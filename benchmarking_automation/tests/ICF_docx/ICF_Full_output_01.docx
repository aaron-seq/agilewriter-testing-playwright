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Q-Heading1"/>
        <w:jc w:val="left"/>
      </w:pPr>
      <w:bookmarkStart w:id="1" w:name="_Heading_1_INFORMED_CONSENT_DOCUMENT_AGREEMENT_TO_BE_IN_A_RESEAR"/>
      <w:r>
        <w:rPr/>
        <w:t>INFORMED CONSENT DOCUMENT AGREEMENT TO BE IN A RESEARCH STUDY</w:t>
      </w:r>
      <w:bookmarkEnd w:id="1"/>
    </w:p>
    <w:p>
      <w:pPr>
        <w:jc w:val="both"/>
      </w:pPr>
      <w:r>
        <w:rPr>
          <w:b/>
        </w:rPr>
        <w:t>Sponsor / Study Title:</w:t>
        <w:tab/>
      </w:r>
      <w:del w:id="9" w:author="AgileWriter" w:date="2026-06-11T09:20:43Z">
        <w:r>
          <w:rPr>
            <w:b/>
          </w:rPr>
          <w:delText xml:space="preserve">&lt;Sponsor&gt;</w:delText>
        </w:r>
      </w:del>
      <w:ins w:id="10" w:author="AgileWriter" w:date="2026-06-11T09:20:43Z">
        <w:commentRangeStart w:id="4"/>
        <w:r>
          <w:rPr/>
          <w:t>Stendarr, Inc.</w:t>
        </w:r>
        <w:commentRangeEnd w:id="4"/>
        <w:r>
          <w:rPr>
            <w:rStyle w:val="CommentReference"/>
          </w:rPr>
          <w:commentReference w:id="4"/>
        </w:r>
      </w:ins>
      <w:r>
        <w:rPr>
          <w:b/>
        </w:rPr>
        <w:t xml:space="preserve"> / </w:t>
      </w:r>
      <w:del w:id="11" w:author="AgileWriter" w:date="2026-06-11T09:20:43Z">
        <w:r>
          <w:rPr>
            <w:b/>
          </w:rPr>
          <w:delText xml:space="preserve">&lt;Full protocol title&gt;</w:delText>
        </w:r>
      </w:del>
      <w:ins w:id="12" w:author="AgileWriter" w:date="2026-06-11T09:20:43Z">
        <w:commentRangeStart w:id="5"/>
        <w:r>
          <w:rPr/>
          <w:t>A First-In-Human, Phase 1, Randomized, Double-Blind, Placebo-Controlled Study to Evaluate the Safety, Tolerability, and Pharmacokinetics of ABC-123 as a Single Dose in Healthy Participants and as Multiple Doses in Participants with Grade 2 Boneitis</w:t>
        </w:r>
        <w:commentRangeEnd w:id="5"/>
        <w:r>
          <w:rPr>
            <w:rStyle w:val="CommentReference"/>
          </w:rPr>
          <w:commentReference w:id="5"/>
        </w:r>
      </w:ins>
    </w:p>
    <w:p>
      <w:pPr>
        <w:jc w:val="both"/>
      </w:pPr>
      <w:r>
        <w:rPr>
          <w:b/>
        </w:rPr>
        <w:t>Protocol Number:</w:t>
        <w:tab/>
      </w:r>
      <w:del w:id="13" w:author="AgileWriter" w:date="2026-06-11T09:20:43Z">
        <w:r>
          <w:rPr>
            <w:b/>
          </w:rPr>
          <w:delText xml:space="preserve">&lt;Protocol Number&gt;</w:delText>
        </w:r>
      </w:del>
      <w:ins w:id="14" w:author="AgileWriter" w:date="2026-06-11T09:20:43Z">
        <w:commentRangeStart w:id="6"/>
        <w:r>
          <w:rPr/>
          <w:t>SKY-2000-101</w:t>
        </w:r>
        <w:commentRangeEnd w:id="6"/>
        <w:r>
          <w:rPr>
            <w:rStyle w:val="CommentReference"/>
          </w:rPr>
          <w:commentReference w:id="6"/>
        </w:r>
      </w:ins>
    </w:p>
    <w:p>
      <w:pPr/>
      <w:r>
        <w:rPr>
          <w:b/>
        </w:rPr>
        <w:t>Principal Investigator: (Study Doctor)</w:t>
        <w:tab/>
      </w:r>
      <w:del w:id="15" w:author="AgileWriter" w:date="2026-06-11T09:20:43Z">
        <w:r>
          <w:rPr>
            <w:b/>
          </w:rPr>
          <w:delText xml:space="preserve">&lt;Principal Investigator Name&gt;</w:delText>
        </w:r>
      </w:del>
      <w:ins w:id="16" w:author="AgileWriter" w:date="2026-06-11T09:20:43Z">
        <w:commentRangeStart w:id="7"/>
        <w:r>
          <w:rPr/>
          <w:t>Medical Investigator</w:t>
        </w:r>
        <w:commentRangeEnd w:id="7"/>
        <w:r>
          <w:rPr>
            <w:rStyle w:val="CommentReference"/>
          </w:rPr>
          <w:commentReference w:id="7"/>
        </w:r>
      </w:ins>
    </w:p>
    <w:p>
      <w:pPr/>
      <w:r>
        <w:rPr>
          <w:b/>
        </w:rPr>
        <w:t>Telephone:</w:t>
        <w:tab/>
      </w:r>
      <w:del w:id="17" w:author="AgileWriter" w:date="2026-06-11T09:20:43Z">
        <w:r>
          <w:rPr>
            <w:b/>
          </w:rPr>
          <w:delText xml:space="preserve">&lt;Telephone&gt;</w:delText>
        </w:r>
      </w:del>
      <w:ins w:id="18" w:author="AgileWriter" w:date="2026-06-11T09:20:43Z">
        <w:commentRangeStart w:id="8"/>
        <w:r>
          <w:rPr/>
          <w:t>(where possible, 3 telephone calls and, if necessary, a certified letter to the participant’s last known mailing address or local equivalent methods)</w:t>
        </w:r>
        <w:commentRangeEnd w:id="8"/>
        <w:r>
          <w:rPr>
            <w:rStyle w:val="CommentReference"/>
          </w:rPr>
          <w:commentReference w:id="8"/>
        </w:r>
      </w:ins>
    </w:p>
    <w:p>
      <w:pPr/>
      <w:r>
        <w:rPr>
          <w:b/>
        </w:rPr>
        <w:t>Address:</w:t>
        <w:tab/>
      </w:r>
      <w:del w:id="19" w:author="AgileWriter" w:date="2026-06-11T09:20:43Z">
        <w:r>
          <w:rPr>
            <w:b/>
          </w:rPr>
          <w:delText xml:space="preserve">&lt;Address&gt;</w:delText>
        </w:r>
      </w:del>
      <w:ins w:id="20" w:author="AgileWriter" w:date="2026-06-11T09:20:43Z">
        <w:commentRangeStart w:id="9"/>
        <w:r>
          <w:rPr/>
          <w:t>123 Fake Street, Anytown, CO, USA 80002</w:t>
        </w:r>
        <w:commentRangeEnd w:id="9"/>
        <w:r>
          <w:rPr>
            <w:rStyle w:val="CommentReference"/>
          </w:rPr>
          <w:commentReference w:id="9"/>
        </w:r>
      </w:ins>
    </w:p>
    <w:p>
      <w:pPr>
        <w:sectPr>
          <w:headerReference w:type="first" r:id="rId11"/>
          <w:headerReference w:type="default" r:id="rId14"/>
          <w:footerReference w:type="default" r:id="rId16"/>
          <w:pgSz w:w="12240" w:h="20160"/>
          <w:pgMar w:top="1440" w:right="1440" w:bottom="1440" w:left="1440" w:header="720" w:footer="720" w:gutter="0"/>
          <w:cols w:space="720"/>
          <w:docGrid w:linePitch="360"/>
        </w:sectPr>
      </w:pPr>
    </w:p>
    <w:p>
      <w:pPr/>
      <w:r>
        <w:rPr>
          <w:b/>
          <w:color w:val="000000"/>
        </w:rPr>
        <w:t>KEY INFORMATION</w:t>
      </w:r>
    </w:p>
    <w:p>
      <w:pPr>
        <w:pStyle w:val="Q-List1-2-3"/>
        <w:numPr>
          <w:ilvl w:val="0"/>
          <w:numId w:val="21"/>
        </w:numPr>
      </w:pPr>
      <w:r>
        <w:rPr>
          <w:color w:val="000000"/>
        </w:rPr>
        <w:t>This is a research study and your participation is voluntary.</w:t>
      </w:r>
    </w:p>
    <w:p>
      <w:pPr>
        <w:pStyle w:val="Q-List1-2-3"/>
        <w:numPr>
          <w:ilvl w:val="0"/>
          <w:numId w:val="21"/>
        </w:numPr>
      </w:pPr>
      <w:r>
        <w:rPr>
          <w:color w:val="000000"/>
        </w:rPr>
        <w:t xml:space="preserve">This study drug is intended to treat patients with </w:t>
      </w:r>
      <w:del w:id="29" w:author="AgileWriter" w:date="2026-06-11T09:20:43Z">
        <w:r>
          <w:rPr>
            <w:color w:val="000000"/>
          </w:rPr>
          <w:delText xml:space="preserve">&lt;disease&gt;</w:delText>
        </w:r>
      </w:del>
      <w:ins w:id="30" w:author="AgileWriter" w:date="2026-06-11T09:20:43Z">
        <w:commentRangeStart w:id="14"/>
        <w:r>
          <w:rPr/>
          <w:t>boneitis</w:t>
        </w:r>
        <w:commentRangeEnd w:id="14"/>
        <w:r>
          <w:rPr>
            <w:rStyle w:val="CommentReference"/>
          </w:rPr>
          <w:commentReference w:id="14"/>
        </w:r>
      </w:ins>
      <w:r>
        <w:rPr>
          <w:color w:val="000000"/>
        </w:rPr>
        <w:t xml:space="preserve"> (</w:t>
      </w:r>
      <w:del w:id="31" w:author="AgileWriter" w:date="2026-06-11T09:20:43Z">
        <w:r>
          <w:rPr>
            <w:color w:val="000000"/>
          </w:rPr>
          <w:delText xml:space="preserve">&lt;brief lay description of disease&gt;</w:delText>
        </w:r>
      </w:del>
      <w:ins w:id="32" w:author="AgileWriter" w:date="2026-06-11T09:20:43Z">
        <w:commentRangeStart w:id="15"/>
        <w:r>
          <w:rPr/>
          <w:t>a disease that causes bones to change shape or disappear</w:t>
        </w:r>
        <w:commentRangeEnd w:id="15"/>
        <w:r>
          <w:rPr>
            <w:rStyle w:val="CommentReference"/>
          </w:rPr>
          <w:commentReference w:id="15"/>
        </w:r>
      </w:ins>
      <w:r>
        <w:rPr>
          <w:color w:val="000000"/>
        </w:rPr>
        <w:t>).</w:t>
      </w:r>
    </w:p>
    <w:p>
      <w:pPr>
        <w:pStyle w:val="Q-List1-2-3"/>
        <w:numPr>
          <w:ilvl w:val="0"/>
          <w:numId w:val="21"/>
        </w:numPr>
      </w:pPr>
      <w:r>
        <w:rPr>
          <w:color w:val="000000"/>
        </w:rPr>
        <w:t>The study drug is “investigational”. This means that it has not been approved by the United States Food and Drug Administration (FDA).</w:t>
      </w:r>
    </w:p>
    <w:p>
      <w:pPr>
        <w:pStyle w:val="Q-List1-2-3"/>
        <w:numPr>
          <w:ilvl w:val="0"/>
          <w:numId w:val="21"/>
        </w:numPr>
      </w:pPr>
      <w:r>
        <w:rPr>
          <w:color w:val="000000"/>
        </w:rPr>
        <w:t xml:space="preserve">This is a </w:t>
      </w:r>
      <w:del w:id="33" w:author="AgileWriter" w:date="2026-06-11T09:20:43Z">
        <w:r>
          <w:rPr>
            <w:color w:val="000000"/>
          </w:rPr>
          <w:delText xml:space="preserve">&lt;type of study (eg, first-in-human, Phase 1, Phase 2)&gt;</w:delText>
        </w:r>
      </w:del>
      <w:ins w:id="34" w:author="AgileWriter" w:date="2026-06-11T09:20:43Z">
        <w:commentRangeStart w:id="16"/>
        <w:r>
          <w:rPr/>
          <w:t>first-in-human, Phase 1</w:t>
        </w:r>
        <w:commentRangeEnd w:id="16"/>
        <w:r>
          <w:rPr>
            <w:rStyle w:val="CommentReference"/>
          </w:rPr>
          <w:commentReference w:id="16"/>
        </w:r>
      </w:ins>
      <w:r>
        <w:rPr>
          <w:color w:val="000000"/>
        </w:rPr>
        <w:t xml:space="preserve"> study. This means the study drug has never been given to humans before. The list of known risks/discomforts is listed later in this informed consent.</w:t>
      </w:r>
    </w:p>
    <w:p>
      <w:pPr>
        <w:pStyle w:val="Q-List1-2-3"/>
        <w:numPr>
          <w:ilvl w:val="0"/>
          <w:numId w:val="21"/>
        </w:numPr>
      </w:pPr>
      <w:r>
        <w:rPr>
          <w:color w:val="000000"/>
        </w:rPr>
        <w:t xml:space="preserve">There will be up to </w:t>
      </w:r>
      <w:del w:id="35" w:author="AgileWriter" w:date="2026-06-11T09:20:43Z">
        <w:r>
          <w:rPr>
            <w:color w:val="000000"/>
          </w:rPr>
          <w:delText xml:space="preserve">&lt;XX participants&gt;</w:delText>
        </w:r>
      </w:del>
      <w:ins w:id="36" w:author="AgileWriter" w:date="2026-06-11T09:20:43Z">
        <w:commentRangeStart w:id="17"/>
        <w:r>
          <w:rPr/>
          <w:t>28 participants</w:t>
        </w:r>
        <w:commentRangeEnd w:id="17"/>
        <w:r>
          <w:rPr>
            <w:rStyle w:val="CommentReference"/>
          </w:rPr>
          <w:commentReference w:id="17"/>
        </w:r>
      </w:ins>
      <w:r>
        <w:rPr>
          <w:color w:val="000000"/>
        </w:rPr>
        <w:t xml:space="preserve"> total in this study.</w:t>
      </w:r>
    </w:p>
    <w:p>
      <w:pPr>
        <w:pStyle w:val="Q-List1-2-3"/>
        <w:numPr>
          <w:ilvl w:val="0"/>
          <w:numId w:val="21"/>
        </w:numPr>
      </w:pPr>
      <w:del w:id="37" w:author="AgileWriter" w:date="2026-06-11T09:20:43Z">
        <w:r>
          <w:rPr>
            <w:color w:val="000000"/>
          </w:rPr>
          <w:delText xml:space="preserve">&lt;Brief lay description of study design including purpose/objectives&gt; </w:delText>
        </w:r>
      </w:del>
    </w:p>
    <w:p>
      <w:pPr>
        <w:pStyle w:val="Q-List1-2-3"/>
        <w:numPr>
          <w:ilvl w:val="0"/>
          <w:numId w:val="22"/>
        </w:numPr>
      </w:pPr>
      <w:ins w:id="38" w:author="AgileWriter" w:date="2026-06-11T09:20:43Z">
        <w:commentRangeStart w:id="18"/>
        <w:r>
          <w:rPr/>
          <w:t>The study design includes a single ascending dose (SAD) component, which is double-blind, randomized, and placebo-controlled, involving up to six cohorts of healthy participants.</w:t>
        </w:r>
        <w:commentRangeEnd w:id="18"/>
        <w:r>
          <w:rPr>
            <w:rStyle w:val="CommentReference"/>
          </w:rPr>
          <w:commentReference w:id="18"/>
        </w:r>
      </w:ins>
    </w:p>
    <w:p>
      <w:pPr>
        <w:pStyle w:val="Q-List1-2-3"/>
        <w:numPr>
          <w:ilvl w:val="0"/>
          <w:numId w:val="22"/>
        </w:numPr>
      </w:pPr>
      <w:ins w:id="39" w:author="AgileWriter" w:date="2026-06-11T09:20:43Z">
        <w:r>
          <w:rPr/>
          <w:t>Safety measurements, such as ECG, vital signs, laboratory tests, and physical examinations, will be conducted at specific intervals according to the Schedule of Activities (SoA).</w:t>
        </w:r>
      </w:ins>
    </w:p>
    <w:p>
      <w:pPr>
        <w:pStyle w:val="Q-List1-2-3"/>
        <w:numPr>
          <w:ilvl w:val="0"/>
          <w:numId w:val="22"/>
        </w:numPr>
      </w:pPr>
      <w:ins w:id="40" w:author="AgileWriter" w:date="2026-06-11T09:20:43Z">
        <w:r>
          <w:rPr/>
          <w:t>The study aims to evaluate the safety, pharmacodynamics, and pharmacokinetics of the investigational medicinal product ABC-123.</w:t>
        </w:r>
      </w:ins>
    </w:p>
    <w:p>
      <w:pPr>
        <w:pStyle w:val="Q-List1-2-3"/>
        <w:numPr>
          <w:ilvl w:val="0"/>
          <w:numId w:val="22"/>
        </w:numPr>
      </w:pPr>
      <w:ins w:id="41" w:author="AgileWriter" w:date="2026-06-11T09:20:43Z">
        <w:r>
          <w:rPr/>
          <w:t>Participants may benefit from medical evaluations and assessments associated with the study procedures.</w:t>
        </w:r>
      </w:ins>
    </w:p>
    <w:p>
      <w:pPr>
        <w:pStyle w:val="Q-BulletList"/>
        <w:numPr>
          <w:ilvl w:val="1"/>
          <w:numId w:val="3"/>
        </w:numPr>
      </w:pPr>
      <w:r>
        <w:rPr>
          <w:color w:val="000000"/>
        </w:rPr>
        <w:t xml:space="preserve">If you participate in </w:t>
      </w:r>
      <w:del w:id="42" w:author="AgileWriter" w:date="2026-06-11T09:20:43Z">
        <w:r>
          <w:rPr>
            <w:color w:val="000000"/>
          </w:rPr>
          <w:delText xml:space="preserve">&lt;lay terminology for SAD portion of study&gt;</w:delText>
        </w:r>
      </w:del>
      <w:ins w:id="43" w:author="AgileWriter" w:date="2026-06-11T09:20:43Z">
        <w:commentRangeStart w:id="19"/>
        <w:r>
          <w:rPr/>
          <w:t>the single ascending dose (SAD) portion of the study</w:t>
        </w:r>
        <w:commentRangeEnd w:id="19"/>
        <w:r>
          <w:rPr>
            <w:rStyle w:val="CommentReference"/>
          </w:rPr>
          <w:commentReference w:id="19"/>
        </w:r>
      </w:ins>
      <w:r>
        <w:rPr>
          <w:color w:val="000000"/>
        </w:rPr>
        <w:t xml:space="preserve">, the study should take about </w:t>
      </w:r>
      <w:del w:id="44" w:author="AgileWriter" w:date="2026-06-11T09:20:43Z">
        <w:r>
          <w:rPr>
            <w:color w:val="000000"/>
          </w:rPr>
          <w:delText xml:space="preserve">&lt;XX applicable time unit&gt;</w:delText>
        </w:r>
      </w:del>
      <w:ins w:id="45" w:author="AgileWriter" w:date="2026-06-11T09:20:43Z">
        <w:commentRangeStart w:id="20"/>
        <w:r>
          <w:rPr/>
          <w:t>2 to 4 weeks</w:t>
        </w:r>
        <w:commentRangeEnd w:id="20"/>
        <w:r>
          <w:rPr>
            <w:rStyle w:val="CommentReference"/>
          </w:rPr>
          <w:commentReference w:id="20"/>
        </w:r>
      </w:ins>
      <w:r>
        <w:rPr>
          <w:color w:val="000000"/>
        </w:rPr>
        <w:t xml:space="preserve"> of your time and you will be given a </w:t>
      </w:r>
      <w:del w:id="46" w:author="AgileWriter" w:date="2026-06-11T09:20:43Z">
        <w:r>
          <w:rPr>
            <w:color w:val="000000"/>
          </w:rPr>
          <w:delText xml:space="preserve">&lt;lay terminology for route of administration of study drug&gt;</w:delText>
        </w:r>
      </w:del>
      <w:ins w:id="47" w:author="AgileWriter" w:date="2026-06-11T09:20:43Z">
        <w:commentRangeStart w:id="21"/>
        <w:r>
          <w:rPr/>
          <w:t>subcutaneous injection</w:t>
        </w:r>
        <w:commentRangeEnd w:id="21"/>
        <w:r>
          <w:rPr>
            <w:rStyle w:val="CommentReference"/>
          </w:rPr>
          <w:commentReference w:id="21"/>
        </w:r>
      </w:ins>
      <w:r>
        <w:rPr>
          <w:color w:val="000000"/>
        </w:rPr>
        <w:t xml:space="preserve"> of </w:t>
      </w:r>
      <w:del w:id="48" w:author="AgileWriter" w:date="2026-06-11T09:20:43Z">
        <w:r>
          <w:rPr>
            <w:color w:val="000000"/>
          </w:rPr>
          <w:delText xml:space="preserve">&lt;study drug ID&gt;</w:delText>
        </w:r>
      </w:del>
      <w:ins w:id="49" w:author="AgileWriter" w:date="2026-06-11T09:20:43Z">
        <w:commentRangeStart w:id="22"/>
        <w:r>
          <w:rPr/>
          <w:t>ABC-123</w:t>
        </w:r>
        <w:commentRangeEnd w:id="22"/>
        <w:r>
          <w:rPr>
            <w:rStyle w:val="CommentReference"/>
          </w:rPr>
          <w:commentReference w:id="22"/>
        </w:r>
      </w:ins>
      <w:r>
        <w:rPr>
          <w:color w:val="000000"/>
        </w:rPr>
        <w:t xml:space="preserve"> or placebo (contains no active ingredient) on Day 1. </w:t>
      </w:r>
    </w:p>
    <w:p>
      <w:pPr>
        <w:pStyle w:val="Q-BulletList"/>
        <w:numPr>
          <w:ilvl w:val="1"/>
          <w:numId w:val="3"/>
        </w:numPr>
      </w:pPr>
      <w:r>
        <w:rPr>
          <w:color w:val="000000"/>
        </w:rPr>
        <w:t xml:space="preserve">If you participate in </w:t>
      </w:r>
      <w:del w:id="50" w:author="AgileWriter" w:date="2026-06-11T09:20:43Z">
        <w:r>
          <w:rPr>
            <w:color w:val="000000"/>
          </w:rPr>
          <w:delText xml:space="preserve">&lt;lay terminology for repeat-dose portion of study&gt;</w:delText>
        </w:r>
      </w:del>
      <w:ins w:id="51" w:author="AgileWriter" w:date="2026-06-11T09:20:43Z">
        <w:commentRangeStart w:id="23"/>
        <w:r>
          <w:rPr/>
          <w:t>the repeat-dose portion of the study</w:t>
        </w:r>
        <w:commentRangeEnd w:id="23"/>
        <w:r>
          <w:rPr>
            <w:rStyle w:val="CommentReference"/>
          </w:rPr>
          <w:commentReference w:id="23"/>
        </w:r>
      </w:ins>
      <w:r>
        <w:rPr>
          <w:color w:val="000000"/>
        </w:rPr>
        <w:t xml:space="preserve">, the study should take about </w:t>
      </w:r>
      <w:del w:id="52" w:author="AgileWriter" w:date="2026-06-11T09:20:43Z">
        <w:r>
          <w:rPr>
            <w:color w:val="000000"/>
          </w:rPr>
          <w:delText xml:space="preserve">&lt;XX applicable time unit&gt;</w:delText>
        </w:r>
      </w:del>
      <w:ins w:id="53" w:author="AgileWriter" w:date="2026-06-11T09:20:43Z">
        <w:commentRangeStart w:id="24"/>
        <w:r>
          <w:rPr/>
          <w:t>1 week</w:t>
        </w:r>
        <w:commentRangeEnd w:id="24"/>
        <w:r>
          <w:rPr>
            <w:rStyle w:val="CommentReference"/>
          </w:rPr>
          <w:commentReference w:id="24"/>
        </w:r>
      </w:ins>
      <w:r>
        <w:rPr>
          <w:color w:val="000000"/>
        </w:rPr>
        <w:t xml:space="preserve"> of your time and you will be given a </w:t>
      </w:r>
      <w:del w:id="54" w:author="AgileWriter" w:date="2026-06-11T09:20:43Z">
        <w:r>
          <w:rPr>
            <w:color w:val="000000"/>
          </w:rPr>
          <w:delText xml:space="preserve">&lt;lay terminology for route of administration of study drug&gt;</w:delText>
        </w:r>
      </w:del>
      <w:ins w:id="55" w:author="AgileWriter" w:date="2026-06-11T09:20:43Z">
        <w:commentRangeStart w:id="25"/>
        <w:r>
          <w:rPr/>
          <w:t>subcutaneous injection</w:t>
        </w:r>
        <w:commentRangeEnd w:id="25"/>
        <w:r>
          <w:rPr>
            <w:rStyle w:val="CommentReference"/>
          </w:rPr>
          <w:commentReference w:id="25"/>
        </w:r>
      </w:ins>
      <w:r>
        <w:rPr>
          <w:color w:val="000000"/>
        </w:rPr>
        <w:t xml:space="preserve"> of </w:t>
      </w:r>
      <w:del w:id="56" w:author="AgileWriter" w:date="2026-06-11T09:20:43Z">
        <w:r>
          <w:rPr>
            <w:color w:val="000000"/>
          </w:rPr>
          <w:delText xml:space="preserve">&lt;study drug ID&gt;</w:delText>
        </w:r>
      </w:del>
      <w:ins w:id="57" w:author="AgileWriter" w:date="2026-06-11T09:20:43Z">
        <w:commentRangeStart w:id="26"/>
        <w:r>
          <w:rPr/>
          <w:t>ABC-123</w:t>
        </w:r>
        <w:commentRangeEnd w:id="26"/>
        <w:r>
          <w:rPr>
            <w:rStyle w:val="CommentReference"/>
          </w:rPr>
          <w:commentReference w:id="26"/>
        </w:r>
      </w:ins>
      <w:r>
        <w:rPr>
          <w:color w:val="000000"/>
        </w:rPr>
        <w:t xml:space="preserve"> or placebo </w:t>
      </w:r>
      <w:del w:id="58" w:author="AgileWriter" w:date="2026-06-11T09:20:43Z">
        <w:r>
          <w:rPr>
            <w:color w:val="000000"/>
          </w:rPr>
          <w:delText xml:space="preserve">&lt;lay terminology for dosing regimen/duration&gt;</w:delText>
        </w:r>
      </w:del>
      <w:ins w:id="59" w:author="AgileWriter" w:date="2026-06-11T09:20:43Z">
        <w:commentRangeStart w:id="27"/>
        <w:r>
          <w:rPr/>
          <w:t>every other week for 3 doses</w:t>
        </w:r>
        <w:commentRangeEnd w:id="27"/>
        <w:r>
          <w:rPr>
            <w:rStyle w:val="CommentReference"/>
          </w:rPr>
          <w:commentReference w:id="27"/>
        </w:r>
      </w:ins>
      <w:r>
        <w:rPr>
          <w:color w:val="000000"/>
        </w:rPr>
        <w:t>.</w:t>
      </w:r>
    </w:p>
    <w:p>
      <w:pPr>
        <w:pStyle w:val="Q-Heading1"/>
        <w:jc w:val="left"/>
      </w:pPr>
      <w:bookmarkStart w:id="2" w:name="_Heading_1_INTRODUCTION"/>
      <w:r>
        <w:rPr/>
        <w:t>INTRODUCTION</w:t>
      </w:r>
      <w:bookmarkEnd w:id="2"/>
    </w:p>
    <w:p>
      <w:pPr/>
      <w:r>
        <w:rPr>
          <w:color w:val="000000"/>
        </w:rPr>
        <w:t>You are deciding if you would like to volunteer for a medical research study. You must read, sign, and date this form before you agree to take part in this study. This form will give you more information about this study. Please ask as many questions as you need to before you decide if you want to be in the study. Do not sign and date this form if you have any questions that have not been answered.</w:t>
      </w:r>
    </w:p>
    <w:p>
      <w:pPr/>
      <w:del w:id="60" w:author="AgileWriter" w:date="2026-06-11T09:20:43Z">
        <w:r>
          <w:rPr>
            <w:color w:val="000000"/>
          </w:rPr>
          <w:delText xml:space="preserve">&lt;CRO Name&gt;</w:delText>
        </w:r>
      </w:del>
      <w:ins w:id="61" w:author="AgileWriter" w:date="2026-06-11T09:20:43Z">
        <w:commentRangeStart w:id="28"/>
        <w:r>
          <w:rPr/>
          <w:t>selected contract research organizations (CRO)</w:t>
        </w:r>
        <w:commentRangeEnd w:id="28"/>
        <w:r>
          <w:rPr>
            <w:rStyle w:val="CommentReference"/>
          </w:rPr>
          <w:commentReference w:id="28"/>
        </w:r>
      </w:ins>
      <w:r>
        <w:rPr>
          <w:color w:val="000000"/>
        </w:rPr>
        <w:t xml:space="preserve"> is being paid by the Sponsor (the company paying for this study) to conduct this research study.</w:t>
      </w:r>
    </w:p>
    <w:p>
      <w:pPr/>
      <w:r>
        <w:rPr>
          <w:color w:val="000000"/>
        </w:rPr>
        <w:t>You must be honest with the study doctor about your health history or you may harm yourself by participating in this study.</w:t>
      </w:r>
    </w:p>
    <w:p>
      <w:pPr>
        <w:sectPr>
          <w:headerReference w:type="default" r:id="rId17"/>
          <w:footerReference w:type="default" r:id="rId18"/>
          <w:pgSz w:w="12240" w:h="20160"/>
          <w:pgMar w:top="1440" w:right="1440" w:bottom="1440" w:left="1440" w:header="720" w:footer="720" w:gutter="0"/>
          <w:cols w:space="720"/>
          <w:docGrid w:linePitch="360"/>
        </w:sectPr>
      </w:pPr>
    </w:p>
    <w:p>
      <w:pPr>
        <w:pStyle w:val="Q-Heading1"/>
        <w:jc w:val="left"/>
      </w:pPr>
      <w:bookmarkStart w:id="3" w:name="_Heading_1_PURPOSE_AND_DESIGN_OF_THE_STUDY"/>
      <w:r>
        <w:rPr/>
        <w:t>PURPOSE AND DESIGN OF THE STUDY</w:t>
      </w:r>
      <w:bookmarkEnd w:id="3"/>
    </w:p>
    <w:p>
      <w:pPr/>
      <w:r>
        <w:rPr>
          <w:color w:val="000000"/>
        </w:rPr>
        <w:t xml:space="preserve">This study drug is an investigational drug intended to treat patients with </w:t>
      </w:r>
      <w:del w:id="70" w:author="AgileWriter" w:date="2026-06-11T09:20:43Z">
        <w:r>
          <w:rPr>
            <w:color w:val="000000"/>
          </w:rPr>
          <w:delText xml:space="preserve">&lt;disease&gt;</w:delText>
        </w:r>
      </w:del>
      <w:ins w:id="71" w:author="AgileWriter" w:date="2026-06-11T09:20:43Z">
        <w:commentRangeStart w:id="33"/>
        <w:r>
          <w:rPr/>
          <w:t>boneitis</w:t>
        </w:r>
        <w:commentRangeEnd w:id="33"/>
        <w:r>
          <w:rPr>
            <w:rStyle w:val="CommentReference"/>
          </w:rPr>
          <w:commentReference w:id="33"/>
        </w:r>
      </w:ins>
      <w:r>
        <w:rPr>
          <w:color w:val="000000"/>
        </w:rPr>
        <w:t xml:space="preserve"> (</w:t>
      </w:r>
      <w:del w:id="72" w:author="AgileWriter" w:date="2026-06-11T09:20:43Z">
        <w:r>
          <w:rPr>
            <w:color w:val="000000"/>
          </w:rPr>
          <w:delText xml:space="preserve">&lt;brief lay description of disease&gt;</w:delText>
        </w:r>
      </w:del>
      <w:ins w:id="73" w:author="AgileWriter" w:date="2026-06-11T09:20:43Z">
        <w:commentRangeStart w:id="34"/>
        <w:r>
          <w:rPr/>
          <w:t>a disease that causes bones to change shape or disappear</w:t>
        </w:r>
        <w:commentRangeEnd w:id="34"/>
        <w:r>
          <w:rPr>
            <w:rStyle w:val="CommentReference"/>
          </w:rPr>
          <w:commentReference w:id="34"/>
        </w:r>
      </w:ins>
      <w:r>
        <w:rPr>
          <w:color w:val="000000"/>
        </w:rPr>
        <w:t xml:space="preserve">). The study drug is "investigational", which means the study drug being tested is not approved by the United States Food and Drug Administration (FDA). In this document, you may see the terms “study drug”, “study treatment”, and “study treatment period”; these are terms used in research studies. This does not mean that you will be receiving medical treatment for any condition. These terms apply to the investigational study drug and parts of the study where you will be receiving this investigational product. </w:t>
      </w:r>
    </w:p>
    <w:p>
      <w:pPr/>
      <w:r>
        <w:rPr>
          <w:color w:val="000000"/>
        </w:rPr>
        <w:t>This is a double-blind, placebo-controlled study, which means that neither you nor the study doctor will know whether you are getting the study drug or placebo. The study staff can get this information if needed. The study drug you receive will be assigned by chance, like the flip of a coin.</w:t>
      </w:r>
    </w:p>
    <w:p>
      <w:pPr/>
      <w:del w:id="74" w:author="AgileWriter" w:date="2026-06-11T09:20:43Z">
        <w:r>
          <w:rPr>
            <w:color w:val="000000"/>
          </w:rPr>
          <w:delText xml:space="preserve">&lt;Brief lay description of study design including purpose/objectives&gt;</w:delText>
        </w:r>
      </w:del>
      <w:ins w:id="75" w:author="AgileWriter" w:date="2026-06-11T09:20:43Z">
        <w:commentRangeStart w:id="35"/>
        <w:r>
          <w:rPr/>
          <w:t>The study is designed as a double-blind, randomized, placebo-controlled trial to evaluate the safety and pharmacokinetics of ABC-123. It includes a Single Ascending Dose (SAD) phase, which involves healthy volunteers, and a repeat-dose component for participants diagnosed with boneitis. The primary objectives are to assess the investigational drug's safety profile and gather data to support future therapeutic developments.</w:t>
        </w:r>
        <w:commentRangeEnd w:id="35"/>
        <w:r>
          <w:rPr>
            <w:rStyle w:val="CommentReference"/>
          </w:rPr>
          <w:commentReference w:id="35"/>
        </w:r>
      </w:ins>
      <w:r>
        <w:rPr>
          <w:color w:val="000000"/>
        </w:rPr>
        <w:t xml:space="preserve"> </w:t>
      </w:r>
    </w:p>
    <w:p>
      <w:pPr/>
      <w:r>
        <w:rPr>
          <w:color w:val="000000"/>
        </w:rPr>
        <w:t xml:space="preserve">During the </w:t>
      </w:r>
      <w:del w:id="76" w:author="AgileWriter" w:date="2026-06-11T09:20:43Z">
        <w:r>
          <w:rPr>
            <w:color w:val="000000"/>
          </w:rPr>
          <w:delText xml:space="preserve">&lt;lay terminology for SAD portion of study&gt;</w:delText>
        </w:r>
      </w:del>
      <w:ins w:id="77" w:author="AgileWriter" w:date="2026-06-11T09:20:43Z">
        <w:commentRangeStart w:id="36"/>
        <w:r>
          <w:rPr/>
          <w:t>single ascending dose (SAD) portion of the study</w:t>
        </w:r>
        <w:commentRangeEnd w:id="36"/>
        <w:r>
          <w:rPr>
            <w:rStyle w:val="CommentReference"/>
          </w:rPr>
          <w:commentReference w:id="36"/>
        </w:r>
      </w:ins>
      <w:r>
        <w:rPr>
          <w:color w:val="000000"/>
        </w:rPr>
        <w:t>:</w:t>
      </w:r>
    </w:p>
    <w:p>
      <w:pPr/>
      <w:r>
        <w:rPr>
          <w:color w:val="000000"/>
        </w:rPr>
        <w:t xml:space="preserve">Up to </w:t>
      </w:r>
      <w:del w:id="78" w:author="AgileWriter" w:date="2026-06-11T09:20:43Z">
        <w:r>
          <w:rPr>
            <w:color w:val="000000"/>
          </w:rPr>
          <w:delText xml:space="preserve">&lt;X cohorts (or groups) of X participants&gt;</w:delText>
        </w:r>
      </w:del>
      <w:ins w:id="79" w:author="AgileWriter" w:date="2026-06-11T09:20:43Z">
        <w:commentRangeStart w:id="37"/>
        <w:r>
          <w:rPr/>
          <w:t>6 cohorts (or groups) of 6 participants</w:t>
        </w:r>
        <w:commentRangeEnd w:id="37"/>
        <w:r>
          <w:rPr>
            <w:rStyle w:val="CommentReference"/>
          </w:rPr>
          <w:commentReference w:id="37"/>
        </w:r>
      </w:ins>
      <w:r>
        <w:rPr>
          <w:color w:val="000000"/>
        </w:rPr>
        <w:t xml:space="preserve"> will be given a </w:t>
      </w:r>
      <w:del w:id="80" w:author="AgileWriter" w:date="2026-06-11T09:20:43Z">
        <w:r>
          <w:rPr>
            <w:color w:val="000000"/>
          </w:rPr>
          <w:delText xml:space="preserve">&lt;lay terminology for route of administration of study drug&gt;</w:delText>
        </w:r>
      </w:del>
      <w:ins w:id="81" w:author="AgileWriter" w:date="2026-06-11T09:20:43Z">
        <w:commentRangeStart w:id="38"/>
        <w:r>
          <w:rPr/>
          <w:t>subcutaneous administration</w:t>
        </w:r>
        <w:commentRangeEnd w:id="38"/>
        <w:r>
          <w:rPr>
            <w:rStyle w:val="CommentReference"/>
          </w:rPr>
          <w:commentReference w:id="38"/>
        </w:r>
      </w:ins>
      <w:r>
        <w:rPr>
          <w:color w:val="000000"/>
        </w:rPr>
        <w:t xml:space="preserve"> of </w:t>
      </w:r>
      <w:del w:id="82" w:author="AgileWriter" w:date="2026-06-11T09:20:43Z">
        <w:r>
          <w:rPr>
            <w:color w:val="000000"/>
          </w:rPr>
          <w:delText xml:space="preserve">&lt;study drug ID&gt;</w:delText>
        </w:r>
      </w:del>
      <w:ins w:id="83" w:author="AgileWriter" w:date="2026-06-11T09:20:43Z">
        <w:commentRangeStart w:id="39"/>
        <w:r>
          <w:rPr/>
          <w:t>ABC-123</w:t>
        </w:r>
        <w:commentRangeEnd w:id="39"/>
        <w:r>
          <w:rPr>
            <w:rStyle w:val="CommentReference"/>
          </w:rPr>
          <w:commentReference w:id="39"/>
        </w:r>
      </w:ins>
      <w:r>
        <w:rPr>
          <w:color w:val="000000"/>
        </w:rPr>
        <w:t xml:space="preserve"> or placebo. The first cohort will receive the starting dose, and later cohorts will be given higher and higher dose levels until a safe limit is found. The starting dose will begin at </w:t>
      </w:r>
      <w:del w:id="84" w:author="AgileWriter" w:date="2026-06-11T09:20:43Z">
        <w:r>
          <w:rPr>
            <w:color w:val="000000"/>
          </w:rPr>
          <w:delText xml:space="preserve">&lt;X mg&gt;</w:delText>
        </w:r>
      </w:del>
      <w:ins w:id="85" w:author="AgileWriter" w:date="2026-06-11T09:20:43Z">
        <w:commentRangeStart w:id="40"/>
        <w:r>
          <w:rPr/>
          <w:t>5 mg</w:t>
        </w:r>
        <w:commentRangeEnd w:id="40"/>
        <w:r>
          <w:rPr>
            <w:rStyle w:val="CommentReference"/>
          </w:rPr>
          <w:commentReference w:id="40"/>
        </w:r>
      </w:ins>
      <w:r>
        <w:rPr>
          <w:color w:val="000000"/>
        </w:rPr>
        <w:t xml:space="preserve">. This is </w:t>
      </w:r>
      <w:del w:id="86" w:author="AgileWriter" w:date="2026-06-11T09:20:43Z">
        <w:r>
          <w:rPr>
            <w:color w:val="000000"/>
          </w:rPr>
          <w:delText xml:space="preserve">&lt;XXXX-fold&gt;</w:delText>
        </w:r>
      </w:del>
      <w:ins w:id="87" w:author="AgileWriter" w:date="2026-06-11T09:20:43Z">
        <w:commentRangeStart w:id="41"/>
        <w:r>
          <w:rPr/>
          <w:t>318-fold</w:t>
        </w:r>
        <w:commentRangeEnd w:id="41"/>
        <w:r>
          <w:rPr>
            <w:rStyle w:val="CommentReference"/>
          </w:rPr>
          <w:commentReference w:id="41"/>
        </w:r>
      </w:ins>
      <w:r>
        <w:rPr>
          <w:color w:val="000000"/>
        </w:rPr>
        <w:t xml:space="preserve"> lower than the highest dose tested in animals. </w:t>
      </w:r>
    </w:p>
    <w:p>
      <w:pPr/>
      <w:del w:id="88" w:author="AgileWriter" w:date="2026-06-11T09:20:43Z">
        <w:r>
          <w:rPr>
            <w:color w:val="000000"/>
          </w:rPr>
          <w:delText xml:space="preserve">&lt;lay terminology summarizing design and enrollment plan for Cohort 1 with sentinel participants&gt;</w:delText>
        </w:r>
      </w:del>
      <w:ins w:id="89" w:author="AgileWriter" w:date="2026-06-11T09:20:43Z">
        <w:commentRangeStart w:id="42"/>
        <w:r>
          <w:rPr/>
          <w:t>Cohort 1 will include 8 participants, with 6 receiving the active drug and 2 receiving a placebo. To ensure safety, 2 sentinel participants will be dosed first, one with the active drug and one with the placebo, followed by the remaining participants after a safety review.</w:t>
        </w:r>
        <w:commentRangeEnd w:id="42"/>
        <w:r>
          <w:rPr>
            <w:rStyle w:val="CommentReference"/>
          </w:rPr>
          <w:commentReference w:id="42"/>
        </w:r>
      </w:ins>
      <w:r>
        <w:rPr>
          <w:color w:val="000000"/>
        </w:rPr>
        <w:t>.</w:t>
      </w:r>
    </w:p>
    <w:p>
      <w:pPr/>
      <w:r>
        <w:rPr>
          <w:color w:val="000000"/>
        </w:rPr>
        <w:t xml:space="preserve">Data from each cohort will be reviewed after </w:t>
      </w:r>
      <w:del w:id="90" w:author="AgileWriter" w:date="2026-06-11T09:20:43Z">
        <w:r>
          <w:rPr>
            <w:color w:val="000000"/>
          </w:rPr>
          <w:delText xml:space="preserve">&lt;Day X&gt;</w:delText>
        </w:r>
      </w:del>
      <w:ins w:id="91" w:author="AgileWriter" w:date="2026-06-11T09:20:43Z">
        <w:commentRangeStart w:id="43"/>
        <w:r>
          <w:rPr/>
          <w:t>Day 7</w:t>
        </w:r>
        <w:commentRangeEnd w:id="43"/>
        <w:r>
          <w:rPr>
            <w:rStyle w:val="CommentReference"/>
          </w:rPr>
          <w:commentReference w:id="43"/>
        </w:r>
      </w:ins>
      <w:r>
        <w:rPr>
          <w:color w:val="000000"/>
        </w:rPr>
        <w:t xml:space="preserve"> and a decision will be made if the study will proceed to the next dose level. The dose level will not be known until that time. It is possible that a dose level may be repeated, or the dose reduced.</w:t>
      </w:r>
    </w:p>
    <w:p>
      <w:pPr/>
      <w:r>
        <w:rPr>
          <w:color w:val="000000"/>
        </w:rPr>
        <w:t xml:space="preserve">During the </w:t>
      </w:r>
      <w:del w:id="92" w:author="AgileWriter" w:date="2026-06-11T09:20:43Z">
        <w:r>
          <w:rPr>
            <w:color w:val="000000"/>
          </w:rPr>
          <w:delText xml:space="preserve">&lt;lay terminology for repeat-dose portion of study&gt;</w:delText>
        </w:r>
      </w:del>
      <w:ins w:id="93" w:author="AgileWriter" w:date="2026-06-11T09:20:43Z">
        <w:commentRangeStart w:id="44"/>
        <w:r>
          <w:rPr/>
          <w:t>repeat-dose phase</w:t>
        </w:r>
        <w:commentRangeEnd w:id="44"/>
        <w:r>
          <w:rPr>
            <w:rStyle w:val="CommentReference"/>
          </w:rPr>
          <w:commentReference w:id="44"/>
        </w:r>
      </w:ins>
      <w:r>
        <w:rPr>
          <w:color w:val="000000"/>
        </w:rPr>
        <w:t>:</w:t>
      </w:r>
    </w:p>
    <w:p>
      <w:pPr/>
      <w:del w:id="94" w:author="AgileWriter" w:date="2026-06-11T09:20:43Z">
        <w:r>
          <w:rPr>
            <w:color w:val="000000"/>
          </w:rPr>
          <w:delText xml:space="preserve">&lt;X cohorts of X participants&gt;</w:delText>
        </w:r>
      </w:del>
      <w:ins w:id="95" w:author="AgileWriter" w:date="2026-06-11T09:20:43Z">
        <w:commentRangeStart w:id="45"/>
        <w:r>
          <w:rPr/>
          <w:t>6 cohorts of 8 participants</w:t>
        </w:r>
        <w:commentRangeEnd w:id="45"/>
        <w:r>
          <w:rPr>
            <w:rStyle w:val="CommentReference"/>
          </w:rPr>
          <w:commentReference w:id="45"/>
        </w:r>
      </w:ins>
      <w:r>
        <w:rPr>
          <w:color w:val="000000"/>
        </w:rPr>
        <w:t xml:space="preserve"> will be given a </w:t>
      </w:r>
      <w:del w:id="96" w:author="AgileWriter" w:date="2026-06-11T09:20:43Z">
        <w:r>
          <w:rPr>
            <w:color w:val="000000"/>
          </w:rPr>
          <w:delText xml:space="preserve">&lt;lay terminology for route of administration of study drug&gt;</w:delText>
        </w:r>
      </w:del>
      <w:ins w:id="97" w:author="AgileWriter" w:date="2026-06-11T09:20:43Z">
        <w:commentRangeStart w:id="46"/>
        <w:r>
          <w:rPr/>
          <w:t>subcutaneous injection</w:t>
        </w:r>
        <w:commentRangeEnd w:id="46"/>
        <w:r>
          <w:rPr>
            <w:rStyle w:val="CommentReference"/>
          </w:rPr>
          <w:commentReference w:id="46"/>
        </w:r>
      </w:ins>
      <w:r>
        <w:rPr>
          <w:color w:val="000000"/>
        </w:rPr>
        <w:t xml:space="preserve"> of </w:t>
      </w:r>
      <w:del w:id="98" w:author="AgileWriter" w:date="2026-06-11T09:20:43Z">
        <w:r>
          <w:rPr>
            <w:color w:val="000000"/>
          </w:rPr>
          <w:delText xml:space="preserve">&lt;study drug ID&gt;</w:delText>
        </w:r>
      </w:del>
      <w:ins w:id="99" w:author="AgileWriter" w:date="2026-06-11T09:20:43Z">
        <w:commentRangeStart w:id="47"/>
        <w:r>
          <w:rPr/>
          <w:t>ABC-123</w:t>
        </w:r>
        <w:commentRangeEnd w:id="47"/>
        <w:r>
          <w:rPr>
            <w:rStyle w:val="CommentReference"/>
          </w:rPr>
          <w:commentReference w:id="47"/>
        </w:r>
      </w:ins>
      <w:r>
        <w:rPr>
          <w:color w:val="000000"/>
        </w:rPr>
        <w:t xml:space="preserve"> or placebo </w:t>
      </w:r>
      <w:del w:id="100" w:author="AgileWriter" w:date="2026-06-11T09:20:43Z">
        <w:r>
          <w:rPr>
            <w:color w:val="000000"/>
          </w:rPr>
          <w:delText xml:space="preserve">&lt;lay terminology for dosing regimen/duration&gt;</w:delText>
        </w:r>
      </w:del>
      <w:ins w:id="101" w:author="AgileWriter" w:date="2026-06-11T09:20:43Z">
        <w:commentRangeStart w:id="48"/>
        <w:r>
          <w:rPr/>
          <w:t>repeat-dose portion lasting up to 18 weeks</w:t>
        </w:r>
        <w:commentRangeEnd w:id="48"/>
        <w:r>
          <w:rPr>
            <w:rStyle w:val="CommentReference"/>
          </w:rPr>
          <w:commentReference w:id="48"/>
        </w:r>
      </w:ins>
      <w:r>
        <w:rPr>
          <w:color w:val="000000"/>
        </w:rPr>
        <w:t xml:space="preserve">. The dose given </w:t>
      </w:r>
      <w:del w:id="102" w:author="AgileWriter" w:date="2026-06-11T09:20:43Z">
        <w:r>
          <w:rPr>
            <w:color w:val="000000"/>
          </w:rPr>
          <w:delText xml:space="preserve">&lt;lay terminology for choice of dose for repeat-dose portion of study based on data from SAD portion of study&gt;</w:delText>
        </w:r>
      </w:del>
      <w:ins w:id="103" w:author="AgileWriter" w:date="2026-06-11T09:20:43Z">
        <w:commentRangeStart w:id="49"/>
        <w:r>
          <w:rPr/>
          <w:t>selection of the dose for the repeat-dose portion of the study was based on safety, tolerability, and PK data obtained during the SAD portion of the study</w:t>
        </w:r>
        <w:commentRangeEnd w:id="49"/>
        <w:r>
          <w:rPr>
            <w:rStyle w:val="CommentReference"/>
          </w:rPr>
          <w:commentReference w:id="49"/>
        </w:r>
      </w:ins>
      <w:r>
        <w:rPr>
          <w:color w:val="000000"/>
        </w:rPr>
        <w:t>.</w:t>
      </w:r>
    </w:p>
    <w:p>
      <w:pPr>
        <w:pStyle w:val="Q-Heading1"/>
        <w:jc w:val="left"/>
      </w:pPr>
      <w:bookmarkStart w:id="4" w:name="_Heading_1_HOW_LONG_THE_STUDY_WILL_LAST_AND_WHO_WILL_BE_IN_THE_S"/>
      <w:r>
        <w:rPr/>
        <w:t>HOW LONG THE STUDY WILL LAST AND WHO WILL BE IN THE STUDY</w:t>
      </w:r>
      <w:bookmarkEnd w:id="4"/>
    </w:p>
    <w:p>
      <w:pPr/>
      <w:r>
        <w:rPr>
          <w:color w:val="000000"/>
        </w:rPr>
        <w:t xml:space="preserve">Healthy men and women, ages </w:t>
      </w:r>
      <w:del w:id="104" w:author="AgileWriter" w:date="2026-06-11T09:20:43Z">
        <w:r>
          <w:rPr>
            <w:color w:val="000000"/>
          </w:rPr>
          <w:delText xml:space="preserve">&lt;insert age eligibility criteria&gt;</w:delText>
        </w:r>
      </w:del>
      <w:ins w:id="105" w:author="AgileWriter" w:date="2026-06-11T09:20:43Z">
        <w:commentRangeStart w:id="50"/>
        <w:r>
          <w:rPr/>
          <w:t>18 to 55 years old</w:t>
        </w:r>
        <w:commentRangeEnd w:id="50"/>
        <w:r>
          <w:rPr>
            <w:rStyle w:val="CommentReference"/>
          </w:rPr>
          <w:commentReference w:id="50"/>
        </w:r>
      </w:ins>
      <w:r>
        <w:rPr>
          <w:color w:val="000000"/>
        </w:rPr>
        <w:t xml:space="preserve">, are expected to be in </w:t>
      </w:r>
      <w:del w:id="106" w:author="AgileWriter" w:date="2026-06-11T09:20:43Z">
        <w:r>
          <w:rPr>
            <w:color w:val="000000"/>
          </w:rPr>
          <w:delText xml:space="preserve">&lt;lay terminology for SAD portion of study&gt;</w:delText>
        </w:r>
      </w:del>
      <w:ins w:id="107" w:author="AgileWriter" w:date="2026-06-11T09:20:43Z">
        <w:commentRangeStart w:id="51"/>
        <w:r>
          <w:rPr/>
          <w:t>a single ascending dose (SAD) design involving healthy participants</w:t>
        </w:r>
        <w:commentRangeEnd w:id="51"/>
        <w:r>
          <w:rPr>
            <w:rStyle w:val="CommentReference"/>
          </w:rPr>
          <w:commentReference w:id="51"/>
        </w:r>
      </w:ins>
      <w:r>
        <w:rPr>
          <w:color w:val="000000"/>
        </w:rPr>
        <w:t xml:space="preserve"> of this study. During the </w:t>
      </w:r>
      <w:del w:id="108" w:author="AgileWriter" w:date="2026-06-11T09:20:43Z">
        <w:r>
          <w:rPr>
            <w:color w:val="000000"/>
          </w:rPr>
          <w:delText xml:space="preserve">&lt;lay terminology for SAD portion of study&gt;</w:delText>
        </w:r>
      </w:del>
      <w:ins w:id="109" w:author="AgileWriter" w:date="2026-06-11T09:20:43Z">
        <w:commentRangeStart w:id="52"/>
        <w:r>
          <w:rPr/>
          <w:t>single ascending dose (SAD) component</w:t>
        </w:r>
        <w:commentRangeEnd w:id="52"/>
        <w:r>
          <w:rPr>
            <w:rStyle w:val="CommentReference"/>
          </w:rPr>
          <w:commentReference w:id="52"/>
        </w:r>
      </w:ins>
      <w:r>
        <w:rPr>
          <w:color w:val="000000"/>
        </w:rPr>
        <w:t xml:space="preserve"> the study will last for the following number of weeks:</w:t>
      </w:r>
    </w:p>
    <w:p>
      <w:pPr>
        <w:pStyle w:val="Q-BulletList"/>
        <w:numPr>
          <w:ilvl w:val="0"/>
          <w:numId w:val="3"/>
        </w:numPr>
      </w:pPr>
      <w:del w:id="110" w:author="AgileWriter" w:date="2026-06-11T09:20:44Z">
        <w:r>
          <w:rPr>
            <w:color w:val="000000"/>
          </w:rPr>
          <w:delText xml:space="preserve">&lt;Cohorts X – X&gt;</w:delText>
        </w:r>
      </w:del>
      <w:ins w:id="111" w:author="AgileWriter" w:date="2026-06-11T09:20:44Z">
        <w:commentRangeStart w:id="53"/>
        <w:r>
          <w:rPr/>
          <w:t>Cohorts 1–6</w:t>
        </w:r>
        <w:commentRangeEnd w:id="53"/>
        <w:r>
          <w:rPr>
            <w:rStyle w:val="CommentReference"/>
          </w:rPr>
          <w:commentReference w:id="53"/>
        </w:r>
      </w:ins>
      <w:r>
        <w:rPr>
          <w:color w:val="000000"/>
        </w:rPr>
        <w:t xml:space="preserve">: </w:t>
      </w:r>
      <w:del w:id="112" w:author="AgileWriter" w:date="2026-06-11T09:20:44Z">
        <w:r>
          <w:rPr>
            <w:color w:val="000000"/>
          </w:rPr>
          <w:delText xml:space="preserve">&lt;lay summary of duration on study including details/time for screening, time in the clinic, follow-up periods&gt;</w:delText>
        </w:r>
      </w:del>
      <w:ins w:id="113" w:author="AgileWriter" w:date="2026-06-11T09:20:44Z">
        <w:commentRangeStart w:id="54"/>
        <w:r>
          <w:rPr/>
          <w:t>up to 15 weeks (up to 5 weeks for screening, repeat-dose every other week for 3 doses SC, and follow-up period)</w:t>
        </w:r>
        <w:commentRangeEnd w:id="54"/>
        <w:r>
          <w:rPr>
            <w:rStyle w:val="CommentReference"/>
          </w:rPr>
          <w:commentReference w:id="54"/>
        </w:r>
      </w:ins>
      <w:r>
        <w:rPr>
          <w:color w:val="000000"/>
        </w:rPr>
        <w:t>.</w:t>
      </w:r>
    </w:p>
    <w:p>
      <w:pPr>
        <w:pStyle w:val="Q-BulletList"/>
        <w:numPr>
          <w:ilvl w:val="0"/>
          <w:numId w:val="3"/>
        </w:numPr>
      </w:pPr>
      <w:del w:id="114" w:author="AgileWriter" w:date="2026-06-11T09:20:44Z">
        <w:r>
          <w:rPr>
            <w:color w:val="000000"/>
          </w:rPr>
          <w:delText xml:space="preserve">&lt;Cohorts X – X&gt;</w:delText>
        </w:r>
      </w:del>
      <w:ins w:id="115" w:author="AgileWriter" w:date="2026-06-11T09:20:44Z">
        <w:commentRangeStart w:id="55"/>
        <w:r>
          <w:rPr/>
          <w:t>Cohorts 1 – 6</w:t>
        </w:r>
        <w:commentRangeEnd w:id="55"/>
        <w:r>
          <w:rPr>
            <w:rStyle w:val="CommentReference"/>
          </w:rPr>
          <w:commentReference w:id="55"/>
        </w:r>
      </w:ins>
      <w:r>
        <w:rPr>
          <w:color w:val="000000"/>
        </w:rPr>
        <w:t xml:space="preserve">: </w:t>
      </w:r>
      <w:del w:id="116" w:author="AgileWriter" w:date="2026-06-11T09:20:44Z">
        <w:r>
          <w:rPr>
            <w:color w:val="000000"/>
          </w:rPr>
          <w:delText xml:space="preserve">&lt;lay summary of duration on study including details/time for screening, time in the clinic, follow-up periods&gt;</w:delText>
        </w:r>
      </w:del>
      <w:ins w:id="117" w:author="AgileWriter" w:date="2026-06-11T09:20:44Z">
        <w:commentRangeStart w:id="56"/>
        <w:r>
          <w:rPr/>
          <w:t>up to 15 weeks, including up to 5 weeks for screening, repeat-dose administration every other week for three doses, and follow-up periods.</w:t>
        </w:r>
        <w:commentRangeEnd w:id="56"/>
        <w:r>
          <w:rPr>
            <w:rStyle w:val="CommentReference"/>
          </w:rPr>
          <w:commentReference w:id="56"/>
        </w:r>
      </w:ins>
      <w:r>
        <w:rPr>
          <w:color w:val="000000"/>
        </w:rPr>
        <w:t>.</w:t>
      </w:r>
    </w:p>
    <w:p>
      <w:pPr/>
      <w:r>
        <w:rPr>
          <w:color w:val="000000"/>
        </w:rPr>
        <w:t xml:space="preserve">Men and women with </w:t>
      </w:r>
      <w:del w:id="118" w:author="AgileWriter" w:date="2026-06-11T09:20:44Z">
        <w:r>
          <w:rPr>
            <w:color w:val="000000"/>
          </w:rPr>
          <w:delText xml:space="preserve">&lt;insert disease criteria&gt;</w:delText>
        </w:r>
      </w:del>
      <w:ins w:id="119" w:author="AgileWriter" w:date="2026-06-11T09:20:44Z">
        <w:commentRangeStart w:id="57"/>
        <w:r>
          <w:rPr/>
          <w:t>known heart disease or clinically significant abnormalities identified in the 12-lead ECG at Screening</w:t>
        </w:r>
        <w:commentRangeEnd w:id="57"/>
        <w:r>
          <w:rPr>
            <w:rStyle w:val="CommentReference"/>
          </w:rPr>
          <w:commentReference w:id="57"/>
        </w:r>
      </w:ins>
      <w:r>
        <w:rPr>
          <w:color w:val="000000"/>
        </w:rPr>
        <w:t xml:space="preserve">, ages </w:t>
      </w:r>
      <w:del w:id="120" w:author="AgileWriter" w:date="2026-06-11T09:20:44Z">
        <w:r>
          <w:rPr>
            <w:color w:val="000000"/>
          </w:rPr>
          <w:delText xml:space="preserve">&lt;insert age eligibility criteria&gt;</w:delText>
        </w:r>
      </w:del>
      <w:ins w:id="121" w:author="AgileWriter" w:date="2026-06-11T09:20:44Z">
        <w:commentRangeStart w:id="58"/>
        <w:r>
          <w:rPr/>
          <w:t>18 to 65 years</w:t>
        </w:r>
        <w:commentRangeEnd w:id="58"/>
        <w:r>
          <w:rPr>
            <w:rStyle w:val="CommentReference"/>
          </w:rPr>
          <w:commentReference w:id="58"/>
        </w:r>
      </w:ins>
      <w:r>
        <w:rPr>
          <w:color w:val="000000"/>
        </w:rPr>
        <w:t xml:space="preserve">, are expected to be in </w:t>
      </w:r>
      <w:del w:id="122" w:author="AgileWriter" w:date="2026-06-11T09:20:44Z">
        <w:r>
          <w:rPr>
            <w:color w:val="000000"/>
          </w:rPr>
          <w:delText xml:space="preserve">&lt;lay terminology for repeat-dose portion of study&gt;</w:delText>
        </w:r>
      </w:del>
      <w:ins w:id="123" w:author="AgileWriter" w:date="2026-06-11T09:20:44Z">
        <w:commentRangeStart w:id="59"/>
        <w:r>
          <w:rPr/>
          <w:t>repeat-dose study</w:t>
        </w:r>
        <w:commentRangeEnd w:id="59"/>
        <w:r>
          <w:rPr>
            <w:rStyle w:val="CommentReference"/>
          </w:rPr>
          <w:commentReference w:id="59"/>
        </w:r>
      </w:ins>
      <w:r>
        <w:rPr>
          <w:color w:val="000000"/>
        </w:rPr>
        <w:t xml:space="preserve"> of this study. During the </w:t>
      </w:r>
      <w:del w:id="124" w:author="AgileWriter" w:date="2026-06-11T09:20:44Z">
        <w:r>
          <w:rPr>
            <w:color w:val="000000"/>
          </w:rPr>
          <w:delText xml:space="preserve">&lt;lay terminology for repeat-dose portion of study&gt;</w:delText>
        </w:r>
      </w:del>
      <w:ins w:id="125" w:author="AgileWriter" w:date="2026-06-11T09:20:44Z">
        <w:commentRangeStart w:id="60"/>
        <w:r>
          <w:rPr/>
          <w:t>repeat-dose portion</w:t>
        </w:r>
        <w:commentRangeEnd w:id="60"/>
        <w:r>
          <w:rPr>
            <w:rStyle w:val="CommentReference"/>
          </w:rPr>
          <w:commentReference w:id="60"/>
        </w:r>
      </w:ins>
      <w:r>
        <w:rPr>
          <w:color w:val="000000"/>
        </w:rPr>
        <w:t xml:space="preserve">, the study will last about </w:t>
      </w:r>
      <w:del w:id="126" w:author="AgileWriter" w:date="2026-06-11T09:20:44Z">
        <w:r>
          <w:rPr>
            <w:color w:val="000000"/>
          </w:rPr>
          <w:delText xml:space="preserve">&lt;lay summary of duration on study including details/ time for screening, time in the clinic, follow-up periods&gt;</w:delText>
        </w:r>
      </w:del>
      <w:ins w:id="127" w:author="AgileWriter" w:date="2026-06-11T09:20:44Z">
        <w:commentRangeStart w:id="61"/>
        <w:r>
          <w:rPr/>
          <w:t>15 weeks, including up to 5 weeks for Screening, followed by 3 doses administered every other week, and concluding with a Follow-up period.</w:t>
        </w:r>
        <w:commentRangeEnd w:id="61"/>
        <w:r>
          <w:rPr>
            <w:rStyle w:val="CommentReference"/>
          </w:rPr>
          <w:commentReference w:id="61"/>
        </w:r>
      </w:ins>
      <w:r>
        <w:rPr>
          <w:color w:val="000000"/>
        </w:rPr>
        <w:t>.</w:t>
      </w:r>
    </w:p>
    <w:p>
      <w:pPr>
        <w:pStyle w:val="Q-Heading1"/>
        <w:jc w:val="left"/>
      </w:pPr>
      <w:bookmarkStart w:id="5" w:name="_Heading_1_TO_BE_IN_THIS_STUDY"/>
      <w:r>
        <w:rPr/>
        <w:t>TO BE IN THIS STUDY</w:t>
      </w:r>
      <w:bookmarkEnd w:id="5"/>
    </w:p>
    <w:p>
      <w:pPr/>
      <w:r>
        <w:rPr>
          <w:color w:val="000000"/>
        </w:rPr>
        <w:t>You cannot be in this study if you meet any of the following criteria:</w:t>
      </w:r>
    </w:p>
    <w:p>
      <w:pPr>
        <w:pStyle w:val="Q-BulletList"/>
        <w:numPr>
          <w:ilvl w:val="0"/>
          <w:numId w:val="3"/>
        </w:numPr>
      </w:pPr>
      <w:r>
        <w:rPr>
          <w:color w:val="000000"/>
        </w:rPr>
        <w:t xml:space="preserve"> </w:t>
      </w:r>
      <w:del w:id="128" w:author="AgileWriter" w:date="2026-06-11T09:20:44Z">
        <w:r>
          <w:rPr>
            <w:color w:val="000000"/>
          </w:rPr>
          <w:delText xml:space="preserve">&lt;bulleted list of lay terminology summarizing the study exclusion criteria&gt;</w:delText>
        </w:r>
      </w:del>
      <w:ins w:id="129" w:author="AgileWriter" w:date="2026-06-11T09:20:44Z">
        <w:commentRangeStart w:id="62"/>
        <w:r>
          <w:rPr/>
          <w:t>Participants with a history of rock-joint or brain wobbles within the last 5 years.</w:t>
        </w:r>
        <w:commentRangeEnd w:id="62"/>
        <w:r>
          <w:rPr>
            <w:rStyle w:val="CommentReference"/>
          </w:rPr>
          <w:commentReference w:id="62"/>
        </w:r>
      </w:ins>
      <w:ins w:id="130" w:author="AgileWriter" w:date="2026-06-11T09:20:44Z">
        <w:r>
          <w:rPr/>
          <w:t>Individuals who have experienced spontaneous combustion.</w:t>
        </w:r>
      </w:ins>
      <w:ins w:id="131" w:author="AgileWriter" w:date="2026-06-11T09:20:44Z">
        <w:r>
          <w:rPr/>
          <w:t>Blood pressure exceeding 155 mmHg systolic or 95 mmHg diastolic.</w:t>
        </w:r>
      </w:ins>
      <w:ins w:id="132" w:author="AgileWriter" w:date="2026-06-11T09:20:44Z">
        <w:r>
          <w:rPr/>
          <w:t>Known heart disease or significant abnormalities in a 12-lead ECG.</w:t>
        </w:r>
      </w:ins>
      <w:ins w:id="133" w:author="AgileWriter" w:date="2026-06-11T09:20:44Z">
        <w:r>
          <w:rPr/>
          <w:t>QT interval corrected for heart rate (QTcF) above 450 msec for males or 470 msec for females.</w:t>
        </w:r>
      </w:ins>
      <w:ins w:id="134" w:author="AgileWriter" w:date="2026-06-11T09:20:44Z">
        <w:r>
          <w:rPr/>
          <w:t>QRS duration greater than 120 msec.</w:t>
        </w:r>
      </w:ins>
      <w:ins w:id="135" w:author="AgileWriter" w:date="2026-06-11T09:20:44Z">
        <w:r>
          <w:rPr/>
          <w:t>PR interval exceeding 220 msec.</w:t>
        </w:r>
      </w:ins>
      <w:ins w:id="136" w:author="AgileWriter" w:date="2026-06-11T09:20:44Z">
        <w:r>
          <w:rPr/>
          <w:t>Conditions affecting QTc measurement reliability.</w:t>
        </w:r>
      </w:ins>
      <w:ins w:id="137" w:author="AgileWriter" w:date="2026-06-11T09:20:44Z">
        <w:r>
          <w:rPr/>
          <w:t>Family history of long QT syndrome.</w:t>
        </w:r>
      </w:ins>
      <w:ins w:id="138" w:author="AgileWriter" w:date="2026-06-11T09:20:44Z">
        <w:r>
          <w:rPr/>
          <w:t>Positive pregnancy test or lactation in female participants.</w:t>
        </w:r>
      </w:ins>
      <w:ins w:id="139" w:author="AgileWriter" w:date="2026-06-11T09:20:44Z">
        <w:r>
          <w:rPr/>
          <w:t>History of substance abuse within 2 years.</w:t>
        </w:r>
      </w:ins>
      <w:ins w:id="140" w:author="AgileWriter" w:date="2026-06-11T09:20:44Z">
        <w:r>
          <w:rPr/>
          <w:t>Previous exposure to ABC-123 or similar therapies.</w:t>
        </w:r>
      </w:ins>
      <w:r>
        <w:rPr>
          <w:color w:val="000000"/>
        </w:rPr>
        <w:t>.</w:t>
      </w:r>
    </w:p>
    <w:p>
      <w:pPr/>
      <w:r>
        <w:rPr>
          <w:color w:val="000000"/>
          <w:u w:val="single"/>
        </w:rPr>
        <w:t>Participant Responsibilities:</w:t>
      </w:r>
    </w:p>
    <w:p>
      <w:pPr/>
      <w:r>
        <w:rPr>
          <w:color w:val="000000"/>
        </w:rPr>
        <w:t>While participating in this research study, you will need to follow these conditions:</w:t>
      </w:r>
    </w:p>
    <w:p>
      <w:pPr>
        <w:pStyle w:val="Q-BulletList"/>
        <w:numPr>
          <w:ilvl w:val="0"/>
          <w:numId w:val="3"/>
        </w:numPr>
      </w:pPr>
      <w:r>
        <w:rPr>
          <w:color w:val="000000"/>
        </w:rPr>
        <w:t xml:space="preserve"> Be able to follow the study directions and procedures.</w:t>
      </w:r>
    </w:p>
    <w:p>
      <w:pPr>
        <w:pStyle w:val="Q-BulletList"/>
        <w:numPr>
          <w:ilvl w:val="0"/>
          <w:numId w:val="3"/>
        </w:numPr>
      </w:pPr>
      <w:r>
        <w:rPr>
          <w:color w:val="000000"/>
        </w:rPr>
        <w:t xml:space="preserve"> Tell the study staff about any side effects or problems.</w:t>
      </w:r>
    </w:p>
    <w:p>
      <w:pPr>
        <w:pStyle w:val="Q-BulletList"/>
        <w:numPr>
          <w:ilvl w:val="0"/>
          <w:numId w:val="3"/>
        </w:numPr>
      </w:pPr>
      <w:r>
        <w:rPr>
          <w:color w:val="000000"/>
        </w:rPr>
        <w:t xml:space="preserve"> Ask questions as you think of them.</w:t>
      </w:r>
    </w:p>
    <w:p>
      <w:pPr>
        <w:pStyle w:val="Q-BulletList"/>
        <w:numPr>
          <w:ilvl w:val="0"/>
          <w:numId w:val="3"/>
        </w:numPr>
      </w:pPr>
      <w:r>
        <w:rPr>
          <w:color w:val="000000"/>
        </w:rPr>
        <w:t xml:space="preserve"> Tell the study doctor or the study staff if you change your mind about staying in the study.</w:t>
      </w:r>
    </w:p>
    <w:p>
      <w:pPr>
        <w:pStyle w:val="Q-BulletList"/>
        <w:numPr>
          <w:ilvl w:val="0"/>
          <w:numId w:val="3"/>
        </w:numPr>
      </w:pPr>
      <w:del w:id="141" w:author="AgileWriter" w:date="2026-06-11T09:20:44Z">
        <w:r>
          <w:rPr>
            <w:color w:val="000000"/>
          </w:rPr>
          <w:delText xml:space="preserve">&lt;Bulleted list of lay terminology summarizing lifestyle considerations including meal requirements, caffeeine, alcohol, tobacco, and activity&gt;</w:delText>
        </w:r>
      </w:del>
    </w:p>
    <w:p>
      <w:pPr>
        <w:pStyle w:val="Q-BulletList"/>
        <w:numPr>
          <w:ilvl w:val="0"/>
          <w:numId w:val="3"/>
        </w:numPr>
      </w:pPr>
      <w:ins w:id="142" w:author="AgileWriter" w:date="2026-06-11T09:20:44Z">
        <w:commentRangeStart w:id="63"/>
        <w:r>
          <w:rPr/>
          <w:t>Participants must abstain from caffeine- or xanthine-containing products (e.g., coffee, tea, cola drinks, and chocolate) from 24 hours before Check-in until Check-out from the CRU.</w:t>
        </w:r>
        <w:commentRangeEnd w:id="63"/>
        <w:r>
          <w:rPr>
            <w:rStyle w:val="CommentReference"/>
          </w:rPr>
          <w:commentReference w:id="63"/>
        </w:r>
      </w:ins>
    </w:p>
    <w:p>
      <w:pPr>
        <w:pStyle w:val="Q-BulletList"/>
        <w:numPr>
          <w:ilvl w:val="0"/>
          <w:numId w:val="3"/>
        </w:numPr>
      </w:pPr>
      <w:ins w:id="143" w:author="AgileWriter" w:date="2026-06-11T09:20:44Z">
        <w:r>
          <w:rPr/>
          <w:t>Alcohol consumption is prohibited from 48 hours before Check-in until Check-out from the CRU.</w:t>
        </w:r>
      </w:ins>
    </w:p>
    <w:p>
      <w:pPr>
        <w:pStyle w:val="Q-BulletList"/>
        <w:numPr>
          <w:ilvl w:val="0"/>
          <w:numId w:val="3"/>
        </w:numPr>
      </w:pPr>
      <w:ins w:id="144" w:author="AgileWriter" w:date="2026-06-11T09:20:44Z">
        <w:r>
          <w:rPr/>
          <w:t>Use of nicotine-containing products, including nicotine patches, is not allowed while in the CRU.</w:t>
        </w:r>
      </w:ins>
    </w:p>
    <w:p>
      <w:pPr>
        <w:pStyle w:val="Q-BulletList"/>
        <w:numPr>
          <w:ilvl w:val="0"/>
          <w:numId w:val="3"/>
        </w:numPr>
      </w:pPr>
      <w:ins w:id="145" w:author="AgileWriter" w:date="2026-06-11T09:20:44Z">
        <w:r>
          <w:rPr/>
          <w:t>Blood donation is restricted from 8 weeks (16 weeks for double red cell donation) prior to Screening until 90 days after the final Follow-up visit.</w:t>
        </w:r>
      </w:ins>
    </w:p>
    <w:p>
      <w:pPr>
        <w:pStyle w:val="Q-BulletList"/>
        <w:numPr>
          <w:ilvl w:val="0"/>
          <w:numId w:val="3"/>
        </w:numPr>
      </w:pPr>
      <w:ins w:id="146" w:author="AgileWriter" w:date="2026-06-11T09:20:44Z">
        <w:r>
          <w:rPr/>
          <w:t>Use of tetrahydrocannabinol, cannabidiol (CBD), or other cannabinoids is prohibited for 14 days prior to Screening through the end of study participation.</w:t>
        </w:r>
      </w:ins>
    </w:p>
    <w:p>
      <w:pPr>
        <w:pStyle w:val="Q-BulletList"/>
        <w:numPr>
          <w:ilvl w:val="0"/>
          <w:numId w:val="3"/>
        </w:numPr>
      </w:pPr>
      <w:ins w:id="147" w:author="AgileWriter" w:date="2026-06-11T09:20:44Z">
        <w:r>
          <w:rPr/>
          <w:t>Vaccinations must be completed at least 14 days before Screening.</w:t>
        </w:r>
      </w:ins>
    </w:p>
    <w:p>
      <w:pPr/>
      <w:r>
        <w:rPr>
          <w:color w:val="000000"/>
        </w:rPr>
        <w:t>This study involves testing an investigational drug developed by the Sponsor. We ask participants to keep information as confidential as possible. This would include not sharing details of the study, including requirements for participation, information received on the risks and benefits of dosing with this study drug, and symptoms or reactions to study drug while enrolled in the study, with persons other than the clinic staff, your family, and your healthcare provider. This would also include not disclosing such information on social media sites or webpages.</w:t>
      </w:r>
    </w:p>
    <w:p>
      <w:pPr>
        <w:pStyle w:val="Q-Heading1"/>
        <w:jc w:val="left"/>
      </w:pPr>
      <w:bookmarkStart w:id="6" w:name="_Heading_1_WHAT_WILL_HAPPEN_DURING_THE_STUDY"/>
      <w:r>
        <w:rPr/>
        <w:t>WHAT WILL HAPPEN DURING THE STUDY</w:t>
      </w:r>
      <w:bookmarkEnd w:id="6"/>
    </w:p>
    <w:p>
      <w:pPr/>
      <w:del w:id="148" w:author="AgileWriter" w:date="2026-06-11T09:20:44Z">
        <w:r>
          <w:rPr>
            <w:b/>
            <w:color w:val="000000"/>
            <w:u w:val="single"/>
          </w:rPr>
          <w:delText xml:space="preserve">&lt;lay terminology for SAD portion of study&gt;</w:delText>
        </w:r>
      </w:del>
      <w:ins w:id="149" w:author="AgileWriter" w:date="2026-06-11T09:20:44Z">
        <w:commentRangeStart w:id="64"/>
        <w:r>
          <w:rPr/>
          <w:t>single ascending dose phase</w:t>
        </w:r>
        <w:commentRangeEnd w:id="64"/>
        <w:r>
          <w:rPr>
            <w:rStyle w:val="CommentReference"/>
          </w:rPr>
          <w:commentReference w:id="64"/>
        </w:r>
      </w:ins>
      <w:r>
        <w:rPr>
          <w:b/>
          <w:color w:val="000000"/>
          <w:u w:val="single"/>
        </w:rPr>
        <w:t>:</w:t>
      </w:r>
    </w:p>
    <w:p>
      <w:pPr/>
      <w:r>
        <w:rPr>
          <w:b/>
        </w:rPr>
        <w:t>Screening</w:t>
      </w:r>
    </w:p>
    <w:p>
      <w:pPr/>
      <w:r>
        <w:rPr>
          <w:color w:val="000000"/>
        </w:rPr>
        <w:t>Before the study starts, you will be asked to sign and date this consent form, give your health history, and tell study staff if you take any over-the-counter or prescription medicines, vitamins or herbs.</w:t>
      </w:r>
    </w:p>
    <w:p>
      <w:pPr/>
      <w:r>
        <w:rPr>
          <w:color w:val="000000"/>
        </w:rPr>
        <w:t>The study doctor will do some tests to find out if you can be in the study. These tests include:</w:t>
      </w:r>
    </w:p>
    <w:p>
      <w:pPr>
        <w:pStyle w:val="Q-BulletList"/>
        <w:numPr>
          <w:ilvl w:val="0"/>
          <w:numId w:val="3"/>
        </w:numPr>
      </w:pPr>
      <w:del w:id="150" w:author="AgileWriter" w:date="2026-06-11T09:20:44Z">
        <w:r>
          <w:rPr>
            <w:color w:val="000000"/>
          </w:rPr>
          <w:delText xml:space="preserve">&lt;Bullet list of lay terminology of all assessments required during screening&gt;</w:delText>
        </w:r>
      </w:del>
      <w:ins w:id="151" w:author="AgileWriter" w:date="2026-06-11T09:20:44Z">
        <w:commentRangeStart w:id="65"/>
        <w:r>
          <w:rPr/>
          <w:t>Medical history review</w:t>
        </w:r>
        <w:commentRangeEnd w:id="65"/>
        <w:r>
          <w:rPr>
            <w:rStyle w:val="CommentReference"/>
          </w:rPr>
          <w:commentReference w:id="65"/>
        </w:r>
      </w:ins>
      <w:ins w:id="152" w:author="AgileWriter" w:date="2026-06-11T09:20:44Z">
        <w:r>
          <w:rPr/>
          <w:t>Physical examination</w:t>
        </w:r>
      </w:ins>
      <w:ins w:id="153" w:author="AgileWriter" w:date="2026-06-11T09:20:44Z">
        <w:r>
          <w:rPr/>
          <w:t>12-lead ECG</w:t>
        </w:r>
      </w:ins>
      <w:ins w:id="154" w:author="AgileWriter" w:date="2026-06-11T09:20:44Z">
        <w:r>
          <w:rPr/>
          <w:t>Vital signs measurements</w:t>
        </w:r>
      </w:ins>
      <w:ins w:id="155" w:author="AgileWriter" w:date="2026-06-11T09:20:44Z">
        <w:r>
          <w:rPr/>
          <w:t>Clinical laboratory evaluations</w:t>
        </w:r>
      </w:ins>
      <w:r>
        <w:rPr>
          <w:color w:val="000000"/>
        </w:rPr>
        <w:t>.</w:t>
      </w:r>
    </w:p>
    <w:p>
      <w:pPr/>
      <w:r>
        <w:rPr>
          <w:color w:val="000000"/>
        </w:rPr>
        <w:t>The Screening Visit may take up to X hours and XX minutes of your time.</w:t>
      </w:r>
    </w:p>
    <w:p>
      <w:pPr/>
      <w:r>
        <w:rPr>
          <w:color w:val="000000"/>
        </w:rPr>
        <w:t xml:space="preserve">If you qualify for the study, you will return to the clinic within </w:t>
      </w:r>
      <w:del w:id="156" w:author="AgileWriter" w:date="2026-06-11T09:20:44Z">
        <w:r>
          <w:rPr>
            <w:color w:val="000000"/>
          </w:rPr>
          <w:delText xml:space="preserve">&lt;XX days&gt;</w:delText>
        </w:r>
      </w:del>
      <w:ins w:id="157" w:author="AgileWriter" w:date="2026-06-11T09:20:44Z">
        <w:commentRangeStart w:id="66"/>
        <w:r>
          <w:rPr/>
          <w:t>35 days</w:t>
        </w:r>
        <w:commentRangeEnd w:id="66"/>
        <w:r>
          <w:rPr>
            <w:rStyle w:val="CommentReference"/>
          </w:rPr>
          <w:commentReference w:id="66"/>
        </w:r>
      </w:ins>
      <w:r>
        <w:rPr>
          <w:color w:val="000000"/>
        </w:rPr>
        <w:t xml:space="preserve"> for the Study Period.</w:t>
      </w:r>
    </w:p>
    <w:p>
      <w:pPr/>
      <w:r>
        <w:rPr>
          <w:b/>
        </w:rPr>
        <w:t>Study Procedures Check-in/Day 1</w:t>
      </w:r>
    </w:p>
    <w:p>
      <w:pPr/>
      <w:r>
        <w:rPr>
          <w:color w:val="000000"/>
        </w:rPr>
        <w:t>The following will be done at Check-in/Day 1.</w:t>
      </w:r>
    </w:p>
    <w:p>
      <w:pPr>
        <w:pStyle w:val="Q-BulletList"/>
        <w:numPr>
          <w:ilvl w:val="0"/>
          <w:numId w:val="3"/>
        </w:numPr>
      </w:pPr>
      <w:r>
        <w:rPr>
          <w:color w:val="000000"/>
        </w:rPr>
        <w:t>You will be asked questions to be sure that you still qualify for this study.</w:t>
      </w:r>
    </w:p>
    <w:p>
      <w:pPr>
        <w:pStyle w:val="Q-BulletList"/>
        <w:numPr>
          <w:ilvl w:val="0"/>
          <w:numId w:val="3"/>
        </w:numPr>
      </w:pPr>
      <w:r>
        <w:rPr>
          <w:color w:val="000000"/>
        </w:rPr>
        <w:t>You will be asked about any changes in your health or over-the-counter or prescription medicines, vitamins or herbs you have taken since your last visit.</w:t>
      </w:r>
    </w:p>
    <w:p>
      <w:pPr>
        <w:pStyle w:val="Q-BulletList"/>
        <w:numPr>
          <w:ilvl w:val="0"/>
          <w:numId w:val="3"/>
        </w:numPr>
      </w:pPr>
      <w:del w:id="158" w:author="AgileWriter" w:date="2026-06-11T09:20:44Z">
        <w:r>
          <w:rPr>
            <w:color w:val="000000"/>
          </w:rPr>
          <w:delText xml:space="preserve">&lt;Bullet list of lay terminology of all assessments required during Check-in/Day1&gt;</w:delText>
        </w:r>
      </w:del>
      <w:ins w:id="159" w:author="AgileWriter" w:date="2026-06-11T09:20:44Z">
        <w:commentRangeStart w:id="67"/>
        <w:r>
          <w:rPr/>
          <w:t>Health assessment including vital signs (blood pressure, pulse rate, respiratory rate, body temperature).</w:t>
        </w:r>
        <w:commentRangeEnd w:id="67"/>
        <w:r>
          <w:rPr>
            <w:rStyle w:val="CommentReference"/>
          </w:rPr>
          <w:commentReference w:id="67"/>
        </w:r>
      </w:ins>
      <w:ins w:id="160" w:author="AgileWriter" w:date="2026-06-11T09:20:44Z">
        <w:r>
          <w:rPr/>
          <w:t>12-lead ECG for heart monitoring.</w:t>
        </w:r>
      </w:ins>
      <w:ins w:id="161" w:author="AgileWriter" w:date="2026-06-11T09:20:44Z">
        <w:r>
          <w:rPr/>
          <w:t>Clinical laboratory tests covering chemistry, hematology, lipid profile, and cytokine assessments.</w:t>
        </w:r>
      </w:ins>
      <w:ins w:id="162" w:author="AgileWriter" w:date="2026-06-11T09:20:44Z">
        <w:r>
          <w:rPr/>
          <w:t>Physical examination.</w:t>
        </w:r>
      </w:ins>
      <w:ins w:id="163" w:author="AgileWriter" w:date="2026-06-11T09:20:44Z">
        <w:r>
          <w:rPr/>
          <w:t>Mental health evaluation.</w:t>
        </w:r>
      </w:ins>
      <w:ins w:id="164" w:author="AgileWriter" w:date="2026-06-11T09:20:44Z">
        <w:r>
          <w:rPr/>
          <w:t>Monitoring of adverse events and concomitant medication usage.</w:t>
        </w:r>
      </w:ins>
      <w:r>
        <w:rPr>
          <w:color w:val="000000"/>
        </w:rPr>
        <w:t>.</w:t>
      </w:r>
    </w:p>
    <w:p>
      <w:pPr/>
      <w:r>
        <w:rPr>
          <w:b/>
          <w:color w:val="000000"/>
        </w:rPr>
        <w:t>In-Patient Period</w:t>
      </w:r>
    </w:p>
    <w:p>
      <w:pPr/>
      <w:r>
        <w:rPr>
          <w:color w:val="000000"/>
        </w:rPr>
        <w:t>The following will be done during the In-Patient part of the study:</w:t>
      </w:r>
    </w:p>
    <w:p>
      <w:pPr>
        <w:pStyle w:val="Q-BulletList"/>
        <w:numPr>
          <w:ilvl w:val="0"/>
          <w:numId w:val="3"/>
        </w:numPr>
      </w:pPr>
      <w:del w:id="165" w:author="AgileWriter" w:date="2026-06-11T09:20:44Z">
        <w:r>
          <w:rPr>
            <w:color w:val="000000"/>
          </w:rPr>
          <w:delText xml:space="preserve">&lt;Bullet list of lay terminology of all assessments required during the in-residence period; note differences in assessments based on the day of “in-residence”&gt;.</w:delText>
        </w:r>
      </w:del>
    </w:p>
    <w:p>
      <w:pPr>
        <w:pStyle w:val="Q-BulletList"/>
        <w:numPr>
          <w:ilvl w:val="0"/>
          <w:numId w:val="3"/>
        </w:numPr>
      </w:pPr>
      <w:ins w:id="166" w:author="AgileWriter" w:date="2026-06-11T09:20:44Z">
        <w:commentRangeStart w:id="68"/>
        <w:r>
          <w:rPr/>
          <w:t>Physical examination and vital sign measurement.</w:t>
        </w:r>
        <w:commentRangeEnd w:id="68"/>
        <w:r>
          <w:rPr>
            <w:rStyle w:val="CommentReference"/>
          </w:rPr>
          <w:commentReference w:id="68"/>
        </w:r>
      </w:ins>
    </w:p>
    <w:p>
      <w:pPr>
        <w:pStyle w:val="Q-BulletList"/>
        <w:numPr>
          <w:ilvl w:val="0"/>
          <w:numId w:val="3"/>
        </w:numPr>
      </w:pPr>
      <w:ins w:id="167" w:author="AgileWriter" w:date="2026-06-11T09:20:44Z">
        <w:r>
          <w:rPr/>
          <w:t>Blood sampling for pharmacokinetics (PK), exploratory pharmacodynamics (PD), and safety biomarkers.</w:t>
        </w:r>
      </w:ins>
    </w:p>
    <w:p>
      <w:pPr>
        <w:pStyle w:val="Q-BulletList"/>
        <w:numPr>
          <w:ilvl w:val="0"/>
          <w:numId w:val="3"/>
        </w:numPr>
      </w:pPr>
      <w:ins w:id="168" w:author="AgileWriter" w:date="2026-06-11T09:20:44Z">
        <w:r>
          <w:rPr/>
          <w:t>Monitoring for adverse events (AEs) and tolerability.</w:t>
        </w:r>
      </w:ins>
    </w:p>
    <w:p>
      <w:pPr>
        <w:pStyle w:val="Q-BulletList"/>
        <w:numPr>
          <w:ilvl w:val="0"/>
          <w:numId w:val="3"/>
        </w:numPr>
      </w:pPr>
      <w:ins w:id="169" w:author="AgileWriter" w:date="2026-06-11T09:20:44Z">
        <w:r>
          <w:rPr/>
          <w:t>Administration of subcutaneous (SC) doses of ABC-123 or placebo.</w:t>
        </w:r>
      </w:ins>
    </w:p>
    <w:p>
      <w:pPr>
        <w:pStyle w:val="Q-BulletList"/>
        <w:numPr>
          <w:ilvl w:val="0"/>
          <w:numId w:val="3"/>
        </w:numPr>
      </w:pPr>
      <w:ins w:id="170" w:author="AgileWriter" w:date="2026-06-11T09:20:44Z">
        <w:r>
          <w:rPr/>
          <w:t>Daily assessments tailored to the study protocol, including additional biomarker sampling where applicable.</w:t>
        </w:r>
      </w:ins>
    </w:p>
    <w:p>
      <w:pPr/>
      <w:del w:id="171" w:author="AgileWriter" w:date="2026-06-11T09:20:44Z">
        <w:r>
          <w:rPr>
            <w:b/>
            <w:color w:val="000000"/>
          </w:rPr>
          <w:delText xml:space="preserve">&lt;Check-out/Day X&gt;</w:delText>
        </w:r>
      </w:del>
      <w:ins w:id="172" w:author="AgileWriter" w:date="2026-06-11T09:20:44Z">
        <w:commentRangeStart w:id="69"/>
        <w:r>
          <w:rPr/>
          <w:t>Participants will undergo Check-out procedures on Day 8 after completing the in-residence period at the Clinical Research Unit (CRU). This marks the transition from the in-residence phase to follow-up visits.</w:t>
        </w:r>
        <w:commentRangeEnd w:id="69"/>
        <w:r>
          <w:rPr>
            <w:rStyle w:val="CommentReference"/>
          </w:rPr>
          <w:commentReference w:id="69"/>
        </w:r>
      </w:ins>
    </w:p>
    <w:p>
      <w:pPr/>
      <w:r>
        <w:rPr>
          <w:color w:val="000000"/>
        </w:rPr>
        <w:t xml:space="preserve">The following will be done at </w:t>
      </w:r>
      <w:del w:id="173" w:author="AgileWriter" w:date="2026-06-11T09:20:44Z">
        <w:r>
          <w:rPr>
            <w:color w:val="000000"/>
          </w:rPr>
          <w:delText xml:space="preserve">&lt;Check-out/Day X&gt;</w:delText>
        </w:r>
      </w:del>
      <w:ins w:id="174" w:author="AgileWriter" w:date="2026-06-11T09:20:44Z">
        <w:commentRangeStart w:id="70"/>
        <w:r>
          <w:rPr/>
          <w:t>Check-out from the Clinical Research Unit (CRU)</w:t>
        </w:r>
        <w:commentRangeEnd w:id="70"/>
        <w:r>
          <w:rPr>
            <w:rStyle w:val="CommentReference"/>
          </w:rPr>
          <w:commentReference w:id="70"/>
        </w:r>
      </w:ins>
      <w:r>
        <w:rPr>
          <w:color w:val="000000"/>
        </w:rPr>
        <w:t>.</w:t>
      </w:r>
    </w:p>
    <w:p>
      <w:pPr>
        <w:pStyle w:val="Q-BulletList"/>
        <w:numPr>
          <w:ilvl w:val="0"/>
          <w:numId w:val="3"/>
        </w:numPr>
      </w:pPr>
      <w:del w:id="175" w:author="AgileWriter" w:date="2026-06-11T09:20:44Z">
        <w:r>
          <w:rPr>
            <w:color w:val="000000"/>
          </w:rPr>
          <w:delText xml:space="preserve">&lt;Bullet list of lay terminology of all assessments required during Check-out/Day X&gt;.</w:delText>
        </w:r>
      </w:del>
    </w:p>
    <w:p>
      <w:pPr>
        <w:pStyle w:val="Q-BulletList"/>
        <w:numPr>
          <w:ilvl w:val="0"/>
          <w:numId w:val="3"/>
        </w:numPr>
      </w:pPr>
      <w:ins w:id="176" w:author="AgileWriter" w:date="2026-06-11T09:20:44Z">
        <w:commentRangeStart w:id="71"/>
        <w:r>
          <w:rPr/>
          <w:t>Physical examination</w:t>
        </w:r>
        <w:commentRangeEnd w:id="71"/>
        <w:r>
          <w:rPr>
            <w:rStyle w:val="CommentReference"/>
          </w:rPr>
          <w:commentReference w:id="71"/>
        </w:r>
      </w:ins>
    </w:p>
    <w:p>
      <w:pPr>
        <w:pStyle w:val="Q-BulletList"/>
        <w:numPr>
          <w:ilvl w:val="0"/>
          <w:numId w:val="3"/>
        </w:numPr>
      </w:pPr>
      <w:ins w:id="177" w:author="AgileWriter" w:date="2026-06-11T09:20:44Z">
        <w:r>
          <w:rPr/>
          <w:t>Blood collection</w:t>
        </w:r>
      </w:ins>
    </w:p>
    <w:p>
      <w:pPr>
        <w:pStyle w:val="Q-BulletList"/>
        <w:numPr>
          <w:ilvl w:val="0"/>
          <w:numId w:val="3"/>
        </w:numPr>
      </w:pPr>
      <w:ins w:id="178" w:author="AgileWriter" w:date="2026-06-11T09:20:44Z">
        <w:r>
          <w:rPr/>
          <w:t>Vital signs measurement</w:t>
        </w:r>
      </w:ins>
    </w:p>
    <w:p>
      <w:pPr>
        <w:pStyle w:val="Q-BulletList"/>
        <w:numPr>
          <w:ilvl w:val="0"/>
          <w:numId w:val="3"/>
        </w:numPr>
      </w:pPr>
      <w:ins w:id="179" w:author="AgileWriter" w:date="2026-06-11T09:20:44Z">
        <w:r>
          <w:rPr/>
          <w:t>Review of concomitant medications</w:t>
        </w:r>
      </w:ins>
    </w:p>
    <w:p>
      <w:pPr>
        <w:pStyle w:val="Q-BulletList"/>
        <w:numPr>
          <w:ilvl w:val="0"/>
          <w:numId w:val="3"/>
        </w:numPr>
      </w:pPr>
      <w:ins w:id="180" w:author="AgileWriter" w:date="2026-06-11T09:20:44Z">
        <w:r>
          <w:rPr/>
          <w:t>Adverse event assessment</w:t>
        </w:r>
      </w:ins>
    </w:p>
    <w:p>
      <w:pPr/>
      <w:r>
        <w:rPr>
          <w:b/>
        </w:rPr>
        <w:t>Follow-Up Visits</w:t>
      </w:r>
    </w:p>
    <w:p>
      <w:pPr/>
      <w:r>
        <w:rPr>
          <w:color w:val="000000"/>
        </w:rPr>
        <w:t>The following procedures will be done at the follow-up visits:</w:t>
      </w:r>
    </w:p>
    <w:p>
      <w:pPr>
        <w:pStyle w:val="Q-BulletList"/>
        <w:numPr>
          <w:ilvl w:val="0"/>
          <w:numId w:val="3"/>
        </w:numPr>
      </w:pPr>
      <w:del w:id="181" w:author="AgileWriter" w:date="2026-06-11T09:20:44Z">
        <w:r>
          <w:rPr>
            <w:color w:val="000000"/>
          </w:rPr>
          <w:delText xml:space="preserve">&lt;Bullet list of lay terminology of all assessments required during the follow-up period; note differences in assessments based on the day and cohort of “follow-up period”&gt;</w:delText>
        </w:r>
      </w:del>
      <w:ins w:id="182" w:author="AgileWriter" w:date="2026-06-11T09:20:44Z">
        <w:commentRangeStart w:id="72"/>
        <w:r>
          <w:rPr/>
          <w:t>Blood sampling for exploratory PD and safety biomarkers, including up to 3 additional samples per treatment period.</w:t>
        </w:r>
        <w:commentRangeEnd w:id="72"/>
        <w:r>
          <w:rPr>
            <w:rStyle w:val="CommentReference"/>
          </w:rPr>
          <w:commentReference w:id="72"/>
        </w:r>
      </w:ins>
      <w:ins w:id="183" w:author="AgileWriter" w:date="2026-06-11T09:20:44Z">
        <w:r>
          <w:rPr/>
          <w:t>Monitoring of liver enzyme levels (ALT, AST) and other hepatic indicators as per the Schedule of Assessments.</w:t>
        </w:r>
      </w:ins>
      <w:ins w:id="184" w:author="AgileWriter" w:date="2026-06-11T09:20:44Z">
        <w:r>
          <w:rPr/>
          <w:t>Physical examinations and detailed history taking for participants with elevated liver enzymes (&gt;3 × ULN).</w:t>
        </w:r>
      </w:ins>
      <w:ins w:id="185" w:author="AgileWriter" w:date="2026-06-11T09:20:44Z">
        <w:r>
          <w:rPr/>
          <w:t>Laboratory tests including ALT, AST, bilirubin levels, alkaline phosphatase, and gamma glutamyltransferase.</w:t>
        </w:r>
      </w:ins>
      <w:ins w:id="186" w:author="AgileWriter" w:date="2026-06-11T09:20:44Z">
        <w:r>
          <w:rPr/>
          <w:t>Liver ultrasound and tests for acetaminophen toxicity and viral hepatitis causes if indicated.</w:t>
        </w:r>
      </w:ins>
      <w:r>
        <w:rPr>
          <w:color w:val="000000"/>
        </w:rPr>
        <w:t>.</w:t>
      </w:r>
    </w:p>
    <w:p>
      <w:pPr/>
      <w:r>
        <w:rPr>
          <w:b/>
        </w:rPr>
        <w:t>Early Discontinuation</w:t>
      </w:r>
    </w:p>
    <w:p>
      <w:pPr/>
      <w:r>
        <w:rPr>
          <w:color w:val="000000"/>
        </w:rPr>
        <w:t>The following will be done if you leave the study early:</w:t>
      </w:r>
    </w:p>
    <w:p>
      <w:pPr>
        <w:pStyle w:val="Q-BulletList"/>
        <w:numPr>
          <w:ilvl w:val="0"/>
          <w:numId w:val="3"/>
        </w:numPr>
      </w:pPr>
      <w:del w:id="187" w:author="AgileWriter" w:date="2026-06-11T09:20:44Z">
        <w:r>
          <w:rPr>
            <w:color w:val="000000"/>
          </w:rPr>
          <w:delText xml:space="preserve">&lt;Bullet list of lay terminology of all assessments required during ED&gt;</w:delText>
        </w:r>
      </w:del>
      <w:ins w:id="188" w:author="AgileWriter" w:date="2026-06-11T09:20:44Z">
        <w:commentRangeStart w:id="73"/>
        <w:r>
          <w:rPr/>
          <w:t>Safety measurements such as 12-lead ECG, vital sign monitoring (blood pressure, pulse rate, respiratory rate, and body temperature), and clinical laboratory tests (chemistry, hematology, lipid profile, cytokine assessments).</w:t>
        </w:r>
        <w:commentRangeEnd w:id="73"/>
        <w:r>
          <w:rPr>
            <w:rStyle w:val="CommentReference"/>
          </w:rPr>
          <w:commentReference w:id="73"/>
        </w:r>
      </w:ins>
      <w:ins w:id="189" w:author="AgileWriter" w:date="2026-06-11T09:20:44Z">
        <w:r>
          <w:rPr/>
          <w:t>Physical examinations and mental health assessments.</w:t>
        </w:r>
      </w:ins>
      <w:ins w:id="190" w:author="AgileWriter" w:date="2026-06-11T09:20:44Z">
        <w:r>
          <w:rPr/>
          <w:t>Monitoring of adverse events and concomitant medication use.</w:t>
        </w:r>
      </w:ins>
      <w:r>
        <w:rPr>
          <w:color w:val="000000"/>
        </w:rPr>
        <w:t>.</w:t>
      </w:r>
    </w:p>
    <w:p>
      <w:pPr/>
      <w:del w:id="191" w:author="AgileWriter" w:date="2026-06-11T09:20:44Z">
        <w:r>
          <w:rPr>
            <w:b/>
            <w:color w:val="000000"/>
            <w:u w:val="single"/>
          </w:rPr>
          <w:delText xml:space="preserve">&lt;lay terminology for repeat-dose portion of study&gt;</w:delText>
        </w:r>
      </w:del>
      <w:ins w:id="192" w:author="AgileWriter" w:date="2026-06-11T09:20:44Z">
        <w:commentRangeStart w:id="74"/>
        <w:r>
          <w:rPr/>
          <w:t>double-blind, randomized, placebo-controlled study design in participants with boneitis.</w:t>
        </w:r>
        <w:commentRangeEnd w:id="74"/>
        <w:r>
          <w:rPr>
            <w:rStyle w:val="CommentReference"/>
          </w:rPr>
          <w:commentReference w:id="74"/>
        </w:r>
      </w:ins>
      <w:r>
        <w:rPr>
          <w:b/>
          <w:color w:val="000000"/>
          <w:u w:val="single"/>
        </w:rPr>
        <w:t>:</w:t>
      </w:r>
    </w:p>
    <w:p>
      <w:pPr/>
      <w:r>
        <w:rPr>
          <w:b/>
        </w:rPr>
        <w:t>Screening</w:t>
      </w:r>
    </w:p>
    <w:p>
      <w:pPr/>
      <w:r>
        <w:rPr>
          <w:color w:val="000000"/>
        </w:rPr>
        <w:t>Before the study starts, you will be asked to sign and date this consent form, give your health history, and tell study staff if you take any over-the-counter or prescription medicines, vitamins or herbs.</w:t>
      </w:r>
    </w:p>
    <w:p>
      <w:pPr/>
      <w:r>
        <w:rPr>
          <w:color w:val="000000"/>
        </w:rPr>
        <w:t>The study doctor will do some tests to find out if you can be in the study. These tests include:</w:t>
      </w:r>
    </w:p>
    <w:p>
      <w:pPr>
        <w:pStyle w:val="Q-BulletList"/>
        <w:numPr>
          <w:ilvl w:val="0"/>
          <w:numId w:val="3"/>
        </w:numPr>
      </w:pPr>
      <w:del w:id="193" w:author="AgileWriter" w:date="2026-06-11T09:20:44Z">
        <w:r>
          <w:rPr>
            <w:color w:val="000000"/>
          </w:rPr>
          <w:delText xml:space="preserve">&lt;Bullet list of lay terminology of all assessments required during screening&gt;</w:delText>
        </w:r>
      </w:del>
      <w:ins w:id="194" w:author="AgileWriter" w:date="2026-06-11T09:20:44Z">
        <w:commentRangeStart w:id="75"/>
        <w:r>
          <w:rPr/>
          <w:t>Medical history review</w:t>
        </w:r>
        <w:commentRangeEnd w:id="75"/>
        <w:r>
          <w:rPr>
            <w:rStyle w:val="CommentReference"/>
          </w:rPr>
          <w:commentReference w:id="75"/>
        </w:r>
      </w:ins>
      <w:ins w:id="195" w:author="AgileWriter" w:date="2026-06-11T09:20:44Z">
        <w:r>
          <w:rPr/>
          <w:t>Physical examination</w:t>
        </w:r>
      </w:ins>
      <w:ins w:id="196" w:author="AgileWriter" w:date="2026-06-11T09:20:44Z">
        <w:r>
          <w:rPr/>
          <w:t>12-lead ECG</w:t>
        </w:r>
      </w:ins>
      <w:ins w:id="197" w:author="AgileWriter" w:date="2026-06-11T09:20:44Z">
        <w:r>
          <w:rPr/>
          <w:t>Vital signs measurements</w:t>
        </w:r>
      </w:ins>
      <w:ins w:id="198" w:author="AgileWriter" w:date="2026-06-11T09:20:44Z">
        <w:r>
          <w:rPr/>
          <w:t>Clinical laboratory evaluations</w:t>
        </w:r>
      </w:ins>
      <w:r>
        <w:rPr>
          <w:color w:val="000000"/>
        </w:rPr>
        <w:t>.</w:t>
      </w:r>
    </w:p>
    <w:p>
      <w:pPr/>
      <w:r>
        <w:rPr>
          <w:color w:val="000000"/>
        </w:rPr>
        <w:t>The Screening Visit may take up to X hours and XX minutes of your time.</w:t>
      </w:r>
    </w:p>
    <w:p>
      <w:pPr/>
      <w:r>
        <w:rPr>
          <w:color w:val="000000"/>
        </w:rPr>
        <w:t xml:space="preserve">If you qualify for the study, you will return to the clinic within </w:t>
      </w:r>
      <w:del w:id="199" w:author="AgileWriter" w:date="2026-06-11T09:20:44Z">
        <w:r>
          <w:rPr>
            <w:color w:val="000000"/>
          </w:rPr>
          <w:delText xml:space="preserve">&lt;XX days&gt;</w:delText>
        </w:r>
      </w:del>
      <w:ins w:id="200" w:author="AgileWriter" w:date="2026-06-11T09:20:44Z">
        <w:commentRangeStart w:id="76"/>
        <w:r>
          <w:rPr/>
          <w:t>35 days</w:t>
        </w:r>
        <w:commentRangeEnd w:id="76"/>
        <w:r>
          <w:rPr>
            <w:rStyle w:val="CommentReference"/>
          </w:rPr>
          <w:commentReference w:id="76"/>
        </w:r>
      </w:ins>
      <w:r>
        <w:rPr>
          <w:color w:val="000000"/>
        </w:rPr>
        <w:t xml:space="preserve"> for the Study Period.</w:t>
      </w:r>
    </w:p>
    <w:p>
      <w:pPr/>
      <w:r>
        <w:rPr>
          <w:b/>
        </w:rPr>
        <w:t>Study Procedures Check-in/Day 1</w:t>
      </w:r>
    </w:p>
    <w:p>
      <w:pPr/>
      <w:r>
        <w:rPr>
          <w:color w:val="000000"/>
        </w:rPr>
        <w:t>The following will be done at Check-in/Day 1.</w:t>
      </w:r>
    </w:p>
    <w:p>
      <w:pPr>
        <w:pStyle w:val="Q-BulletList"/>
        <w:numPr>
          <w:ilvl w:val="0"/>
          <w:numId w:val="3"/>
        </w:numPr>
      </w:pPr>
      <w:r>
        <w:rPr>
          <w:color w:val="000000"/>
        </w:rPr>
        <w:t>You will be asked questions to be sure that you still qualify for this study.</w:t>
      </w:r>
    </w:p>
    <w:p>
      <w:pPr>
        <w:pStyle w:val="Q-BulletList"/>
        <w:numPr>
          <w:ilvl w:val="0"/>
          <w:numId w:val="3"/>
        </w:numPr>
      </w:pPr>
      <w:r>
        <w:rPr>
          <w:color w:val="000000"/>
        </w:rPr>
        <w:t>You will be asked about any changes in your health or over-the-counter or prescription medicines, vitamins or herbs you have taken since your last visit.</w:t>
      </w:r>
    </w:p>
    <w:p>
      <w:pPr>
        <w:pStyle w:val="Q-BulletList"/>
        <w:numPr>
          <w:ilvl w:val="0"/>
          <w:numId w:val="3"/>
        </w:numPr>
      </w:pPr>
      <w:del w:id="201" w:author="AgileWriter" w:date="2026-06-11T09:20:44Z">
        <w:r>
          <w:rPr>
            <w:color w:val="000000"/>
          </w:rPr>
          <w:delText xml:space="preserve">&lt;Bullet list of lay terminology of all assessments required during first Check-in/Day1&gt;.</w:delText>
        </w:r>
      </w:del>
    </w:p>
    <w:p>
      <w:pPr>
        <w:pStyle w:val="Q-BulletList"/>
        <w:numPr>
          <w:ilvl w:val="0"/>
          <w:numId w:val="3"/>
        </w:numPr>
      </w:pPr>
      <w:ins w:id="202" w:author="AgileWriter" w:date="2026-06-11T09:20:44Z">
        <w:commentRangeStart w:id="77"/>
        <w:r>
          <w:rPr/>
          <w:t>12-lead ECG</w:t>
        </w:r>
        <w:commentRangeEnd w:id="77"/>
        <w:r>
          <w:rPr>
            <w:rStyle w:val="CommentReference"/>
          </w:rPr>
          <w:commentReference w:id="77"/>
        </w:r>
      </w:ins>
    </w:p>
    <w:p>
      <w:pPr>
        <w:pStyle w:val="Q-BulletList"/>
        <w:numPr>
          <w:ilvl w:val="0"/>
          <w:numId w:val="3"/>
        </w:numPr>
      </w:pPr>
      <w:ins w:id="203" w:author="AgileWriter" w:date="2026-06-11T09:20:44Z">
        <w:r>
          <w:rPr/>
          <w:t>Vital sign monitoring (including blood pressure, pulse rate, respiratory rate, and body temperature)</w:t>
        </w:r>
      </w:ins>
    </w:p>
    <w:p>
      <w:pPr>
        <w:pStyle w:val="Q-BulletList"/>
        <w:numPr>
          <w:ilvl w:val="0"/>
          <w:numId w:val="3"/>
        </w:numPr>
      </w:pPr>
      <w:ins w:id="204" w:author="AgileWriter" w:date="2026-06-11T09:20:44Z">
        <w:r>
          <w:rPr/>
          <w:t>Clinical laboratory tests (chemistry, hematology, lipid profile, cytokine assessments)</w:t>
        </w:r>
      </w:ins>
    </w:p>
    <w:p>
      <w:pPr>
        <w:pStyle w:val="Q-BulletList"/>
        <w:numPr>
          <w:ilvl w:val="0"/>
          <w:numId w:val="3"/>
        </w:numPr>
      </w:pPr>
      <w:ins w:id="205" w:author="AgileWriter" w:date="2026-06-11T09:20:44Z">
        <w:r>
          <w:rPr/>
          <w:t>Physical examinations</w:t>
        </w:r>
      </w:ins>
    </w:p>
    <w:p>
      <w:pPr>
        <w:pStyle w:val="Q-BulletList"/>
        <w:numPr>
          <w:ilvl w:val="0"/>
          <w:numId w:val="3"/>
        </w:numPr>
      </w:pPr>
      <w:ins w:id="206" w:author="AgileWriter" w:date="2026-06-11T09:20:44Z">
        <w:r>
          <w:rPr/>
          <w:t>Mental health assessments</w:t>
        </w:r>
      </w:ins>
    </w:p>
    <w:p>
      <w:pPr>
        <w:pStyle w:val="Q-BulletList"/>
        <w:numPr>
          <w:ilvl w:val="0"/>
          <w:numId w:val="3"/>
        </w:numPr>
      </w:pPr>
      <w:ins w:id="207" w:author="AgileWriter" w:date="2026-06-11T09:20:44Z">
        <w:r>
          <w:rPr/>
          <w:t>Adverse event monitoring</w:t>
        </w:r>
      </w:ins>
    </w:p>
    <w:p>
      <w:pPr>
        <w:pStyle w:val="Q-BulletList"/>
        <w:numPr>
          <w:ilvl w:val="0"/>
          <w:numId w:val="3"/>
        </w:numPr>
      </w:pPr>
      <w:ins w:id="208" w:author="AgileWriter" w:date="2026-06-11T09:20:44Z">
        <w:r>
          <w:rPr/>
          <w:t>Concomitant medication use tracking</w:t>
        </w:r>
      </w:ins>
    </w:p>
    <w:p>
      <w:pPr/>
      <w:r>
        <w:rPr>
          <w:b/>
          <w:color w:val="000000"/>
        </w:rPr>
        <w:t>First In-Patient Period</w:t>
      </w:r>
    </w:p>
    <w:p>
      <w:pPr/>
      <w:r>
        <w:rPr>
          <w:color w:val="000000"/>
        </w:rPr>
        <w:t>The following will be done during the first In-Patient part of the study</w:t>
      </w:r>
      <w:r>
        <w:rPr/>
        <w:t>.</w:t>
      </w:r>
    </w:p>
    <w:p>
      <w:pPr>
        <w:pStyle w:val="Q-BulletList"/>
        <w:numPr>
          <w:ilvl w:val="0"/>
          <w:numId w:val="3"/>
        </w:numPr>
      </w:pPr>
      <w:del w:id="209" w:author="AgileWriter" w:date="2026-06-11T09:20:44Z">
        <w:r>
          <w:rPr>
            <w:color w:val="000000"/>
          </w:rPr>
          <w:delText xml:space="preserve">&lt;Bullet list of lay terminology of all assessments required during the first in-residence period; note differences in assessments based on the day of “in-residence”&gt;</w:delText>
        </w:r>
      </w:del>
      <w:ins w:id="210" w:author="AgileWriter" w:date="2026-06-11T09:20:44Z">
        <w:commentRangeStart w:id="78"/>
        <w:r>
          <w:rPr/>
          <w:t>Routine physical examinations and vital sign monitoring, including blood pressure, pulse rate, respiratory rate, and body temperature.</w:t>
        </w:r>
        <w:commentRangeEnd w:id="78"/>
        <w:r>
          <w:rPr>
            <w:rStyle w:val="CommentReference"/>
          </w:rPr>
          <w:commentReference w:id="78"/>
        </w:r>
      </w:ins>
      <w:ins w:id="211" w:author="AgileWriter" w:date="2026-06-11T09:20:44Z">
        <w:r>
          <w:rPr/>
          <w:t>12-lead ECG to assess heart function.</w:t>
        </w:r>
      </w:ins>
      <w:ins w:id="212" w:author="AgileWriter" w:date="2026-06-11T09:20:44Z">
        <w:r>
          <w:rPr/>
          <w:t>Clinical laboratory tests, such as blood chemistry, hematology, lipid profile, and cytokine assessments.</w:t>
        </w:r>
      </w:ins>
      <w:ins w:id="213" w:author="AgileWriter" w:date="2026-06-11T09:20:44Z">
        <w:r>
          <w:rPr/>
          <w:t>Mental health evaluations to monitor psychological well-being.</w:t>
        </w:r>
      </w:ins>
      <w:ins w:id="214" w:author="AgileWriter" w:date="2026-06-11T09:20:44Z">
        <w:r>
          <w:rPr/>
          <w:t>Adverse event tracking and recording concomitant medication use.</w:t>
        </w:r>
      </w:ins>
      <w:ins w:id="215" w:author="AgileWriter" w:date="2026-06-11T09:20:44Z">
        <w:r>
          <w:rPr/>
          <w:t>Specific assessments tailored to the day of in-residence, with additional focus on pharmacokinetic and pharmacodynamic sampling as required.</w:t>
        </w:r>
      </w:ins>
      <w:r>
        <w:rPr>
          <w:color w:val="000000"/>
        </w:rPr>
        <w:t>.</w:t>
      </w:r>
    </w:p>
    <w:p>
      <w:pPr/>
      <w:del w:id="216" w:author="AgileWriter" w:date="2026-06-11T09:20:44Z">
        <w:r>
          <w:rPr>
            <w:b/>
            <w:color w:val="000000"/>
          </w:rPr>
          <w:delText xml:space="preserve">&lt;First Check-out/Day X&gt;</w:delText>
        </w:r>
      </w:del>
      <w:ins w:id="217" w:author="AgileWriter" w:date="2026-06-11T09:20:44Z">
        <w:commentRangeStart w:id="79"/>
        <w:r>
          <w:rPr/>
          <w:t>Following Check-out from the CRU, all participants will return for Follow-up study visits up to 6 weeks post dosing in the first 3 cohorts and 10 weeks post dosing in the remaining cohorts, as detailed in the Schedule of Assessments.</w:t>
        </w:r>
        <w:commentRangeEnd w:id="79"/>
        <w:r>
          <w:rPr>
            <w:rStyle w:val="CommentReference"/>
          </w:rPr>
          <w:commentReference w:id="79"/>
        </w:r>
      </w:ins>
    </w:p>
    <w:p>
      <w:pPr/>
      <w:r>
        <w:rPr>
          <w:color w:val="000000"/>
        </w:rPr>
        <w:t xml:space="preserve">The following will be done at </w:t>
      </w:r>
      <w:del w:id="218" w:author="AgileWriter" w:date="2026-06-11T09:20:44Z">
        <w:r>
          <w:rPr>
            <w:b/>
            <w:color w:val="000000"/>
          </w:rPr>
          <w:delText xml:space="preserve">&lt;</w:delText>
        </w:r>
      </w:del>
      <w:del w:id="219" w:author="AgileWriter" w:date="2026-06-11T09:20:44Z">
        <w:r>
          <w:rPr>
            <w:color w:val="000000"/>
          </w:rPr>
          <w:delText xml:space="preserve">first Check-out/Day X&gt;</w:delText>
        </w:r>
      </w:del>
      <w:ins w:id="220" w:author="AgileWriter" w:date="2026-06-11T09:20:44Z">
        <w:commentRangeStart w:id="80"/>
        <w:r>
          <w:rPr/>
          <w:t>Day 8</w:t>
        </w:r>
        <w:commentRangeEnd w:id="80"/>
        <w:r>
          <w:rPr>
            <w:rStyle w:val="CommentReference"/>
          </w:rPr>
          <w:commentReference w:id="80"/>
        </w:r>
      </w:ins>
      <w:r>
        <w:rPr>
          <w:color w:val="000000"/>
        </w:rPr>
        <w:t>.</w:t>
      </w:r>
    </w:p>
    <w:p>
      <w:pPr>
        <w:pStyle w:val="Q-BulletList"/>
        <w:numPr>
          <w:ilvl w:val="0"/>
          <w:numId w:val="3"/>
        </w:numPr>
      </w:pPr>
      <w:del w:id="221" w:author="AgileWriter" w:date="2026-06-11T09:20:44Z">
        <w:r>
          <w:rPr>
            <w:color w:val="000000"/>
          </w:rPr>
          <w:delText xml:space="preserve">&lt;Bullet list of lay terminology of all assessments required during first Check-out&gt;</w:delText>
        </w:r>
      </w:del>
      <w:ins w:id="222" w:author="AgileWriter" w:date="2026-06-11T09:20:44Z">
        <w:commentRangeStart w:id="81"/>
        <w:r>
          <w:rPr/>
          <w:t>12-lead ECG</w:t>
        </w:r>
        <w:commentRangeEnd w:id="81"/>
        <w:r>
          <w:rPr>
            <w:rStyle w:val="CommentReference"/>
          </w:rPr>
          <w:commentReference w:id="81"/>
        </w:r>
      </w:ins>
      <w:ins w:id="223" w:author="AgileWriter" w:date="2026-06-11T09:20:44Z">
        <w:r>
          <w:rPr/>
          <w:t>Vital sign monitoring including blood pressure, pulse rate, respiratory rate, and body temperature</w:t>
        </w:r>
      </w:ins>
      <w:ins w:id="224" w:author="AgileWriter" w:date="2026-06-11T09:20:44Z">
        <w:r>
          <w:rPr/>
          <w:t>Clinical laboratory tests (chemistry, hematology, lipid profile, cytokine assessments)</w:t>
        </w:r>
      </w:ins>
      <w:ins w:id="225" w:author="AgileWriter" w:date="2026-06-11T09:20:44Z">
        <w:r>
          <w:rPr/>
          <w:t>Physical examinations</w:t>
        </w:r>
      </w:ins>
      <w:ins w:id="226" w:author="AgileWriter" w:date="2026-06-11T09:20:44Z">
        <w:r>
          <w:rPr/>
          <w:t>Mental health assessment</w:t>
        </w:r>
      </w:ins>
      <w:ins w:id="227" w:author="AgileWriter" w:date="2026-06-11T09:20:44Z">
        <w:r>
          <w:rPr/>
          <w:t>Monitoring of adverse events and concomitant medication use</w:t>
        </w:r>
      </w:ins>
      <w:r>
        <w:rPr>
          <w:color w:val="000000"/>
        </w:rPr>
        <w:t>.</w:t>
      </w:r>
    </w:p>
    <w:p>
      <w:pPr/>
      <w:r>
        <w:rPr>
          <w:b/>
          <w:color w:val="000000"/>
        </w:rPr>
        <w:t>Out-Patient Period</w:t>
      </w:r>
    </w:p>
    <w:p>
      <w:pPr/>
      <w:r>
        <w:rPr>
          <w:color w:val="000000"/>
        </w:rPr>
        <w:t>The following will be done during the out-patient part of the study.</w:t>
      </w:r>
    </w:p>
    <w:p>
      <w:pPr>
        <w:pStyle w:val="Q-BulletList"/>
        <w:numPr>
          <w:ilvl w:val="0"/>
          <w:numId w:val="3"/>
        </w:numPr>
      </w:pPr>
      <w:del w:id="228" w:author="AgileWriter" w:date="2026-06-11T09:20:44Z">
        <w:r>
          <w:rPr>
            <w:color w:val="000000"/>
          </w:rPr>
          <w:delText xml:space="preserve">&lt;Bullet list of lay terminology of all assessments required during the </w:delText>
        </w:r>
      </w:del>
      <w:del w:id="229" w:author="AgileWriter" w:date="2026-06-11T09:20:44Z">
        <w:r>
          <w:rPr/>
          <w:delText xml:space="preserve">non-residential</w:delText>
        </w:r>
      </w:del>
      <w:del w:id="230" w:author="AgileWriter" w:date="2026-06-11T09:20:44Z">
        <w:r>
          <w:rPr>
            <w:color w:val="000000"/>
          </w:rPr>
          <w:delText xml:space="preserve"> period; note differences in assessments based on the days of “</w:delText>
        </w:r>
      </w:del>
      <w:del w:id="231" w:author="AgileWriter" w:date="2026-06-11T09:20:44Z">
        <w:r>
          <w:rPr/>
          <w:delText xml:space="preserve">non-residential</w:delText>
        </w:r>
      </w:del>
      <w:del w:id="232" w:author="AgileWriter" w:date="2026-06-11T09:20:44Z">
        <w:r>
          <w:rPr>
            <w:color w:val="000000"/>
          </w:rPr>
          <w:delText xml:space="preserve">”&gt;</w:delText>
        </w:r>
      </w:del>
      <w:ins w:id="233" w:author="AgileWriter" w:date="2026-06-11T09:20:44Z">
        <w:commentRangeStart w:id="82"/>
        <w:r>
          <w:rPr/>
          <w:t>Blood sampling for exploratory PD and safety biomarkers.</w:t>
        </w:r>
        <w:commentRangeEnd w:id="82"/>
        <w:r>
          <w:rPr>
            <w:rStyle w:val="CommentReference"/>
          </w:rPr>
          <w:commentReference w:id="82"/>
        </w:r>
      </w:ins>
      <w:ins w:id="234" w:author="AgileWriter" w:date="2026-06-11T09:20:44Z">
        <w:r>
          <w:rPr/>
          <w:t>Collection of whole blood, serum, and plasma for biomarker assessments.</w:t>
        </w:r>
      </w:ins>
      <w:ins w:id="235" w:author="AgileWriter" w:date="2026-06-11T09:20:44Z">
        <w:r>
          <w:rPr/>
          <w:t>Triplicate ECG tracings obtained as closely as possible in succession.</w:t>
        </w:r>
      </w:ins>
      <w:ins w:id="236" w:author="AgileWriter" w:date="2026-06-11T09:20:44Z">
        <w:r>
          <w:rPr/>
          <w:t>Protocol-required laboratory assessments as defined in the SoA.</w:t>
        </w:r>
      </w:ins>
      <w:r>
        <w:rPr>
          <w:color w:val="000000"/>
        </w:rPr>
        <w:t>.</w:t>
      </w:r>
    </w:p>
    <w:p>
      <w:pPr/>
      <w:del w:id="237" w:author="AgileWriter" w:date="2026-06-11T09:20:44Z">
        <w:r>
          <w:rPr>
            <w:b/>
          </w:rPr>
          <w:delText xml:space="preserve">&lt;Second Check-in/Day X&gt;</w:delText>
        </w:r>
      </w:del>
      <w:ins w:id="238" w:author="AgileWriter" w:date="2026-06-11T09:20:44Z">
        <w:commentRangeStart w:id="83"/>
        <w:r>
          <w:rPr/>
          <w:t>Participants will return for their second Check-in, scheduled for Day X, where evaluations and procedures as outlined in the Schedule of Assessments (SoA) will be conducted. This includes follow-up assessments to monitor the effects of the study intervention and ensure participant safety.</w:t>
        </w:r>
        <w:commentRangeEnd w:id="83"/>
        <w:r>
          <w:rPr>
            <w:rStyle w:val="CommentReference"/>
          </w:rPr>
          <w:commentReference w:id="83"/>
        </w:r>
      </w:ins>
    </w:p>
    <w:p>
      <w:pPr/>
      <w:r>
        <w:rPr>
          <w:color w:val="000000"/>
        </w:rPr>
        <w:t xml:space="preserve">The following will be done at </w:t>
      </w:r>
      <w:del w:id="239" w:author="AgileWriter" w:date="2026-06-11T09:20:44Z">
        <w:r>
          <w:rPr>
            <w:color w:val="000000"/>
          </w:rPr>
          <w:delText xml:space="preserve">&lt;second Check-in/Day </w:delText>
        </w:r>
      </w:del>
      <w:del w:id="240" w:author="AgileWriter" w:date="2026-06-11T09:20:44Z">
        <w:r>
          <w:rPr>
            <w:b/>
          </w:rPr>
          <w:delText xml:space="preserve">X&gt;</w:delText>
        </w:r>
      </w:del>
      <w:ins w:id="241" w:author="AgileWriter" w:date="2026-06-11T09:20:44Z">
        <w:commentRangeStart w:id="84"/>
        <w:r>
          <w:rPr/>
          <w:t>second Check-in/Day 2</w:t>
        </w:r>
        <w:commentRangeEnd w:id="84"/>
        <w:r>
          <w:rPr>
            <w:rStyle w:val="CommentReference"/>
          </w:rPr>
          <w:commentReference w:id="84"/>
        </w:r>
      </w:ins>
      <w:r>
        <w:rPr>
          <w:color w:val="000000"/>
        </w:rPr>
        <w:t>.</w:t>
      </w:r>
    </w:p>
    <w:p>
      <w:pPr>
        <w:pStyle w:val="Q-BulletList"/>
        <w:numPr>
          <w:ilvl w:val="0"/>
          <w:numId w:val="3"/>
        </w:numPr>
      </w:pPr>
      <w:r>
        <w:rPr>
          <w:color w:val="000000"/>
        </w:rPr>
        <w:t>You will be asked questions to be sure that you still qualify for this study.</w:t>
      </w:r>
    </w:p>
    <w:p>
      <w:pPr>
        <w:pStyle w:val="Q-BulletList"/>
        <w:numPr>
          <w:ilvl w:val="0"/>
          <w:numId w:val="3"/>
        </w:numPr>
      </w:pPr>
      <w:r>
        <w:rPr>
          <w:color w:val="000000"/>
        </w:rPr>
        <w:t>You will be asked about any changes in your health or over-the-counter or prescription medicines, vitamins or herbs you have taken since your last visit.</w:t>
      </w:r>
    </w:p>
    <w:p>
      <w:pPr>
        <w:pStyle w:val="Q-BulletList"/>
        <w:numPr>
          <w:ilvl w:val="0"/>
          <w:numId w:val="3"/>
        </w:numPr>
      </w:pPr>
      <w:del w:id="242" w:author="AgileWriter" w:date="2026-06-11T09:20:44Z">
        <w:r>
          <w:rPr>
            <w:color w:val="000000"/>
          </w:rPr>
          <w:delText xml:space="preserve">&lt;Bullet list of lay terminology of all assessments required during second Check-in&gt;.</w:delText>
        </w:r>
      </w:del>
    </w:p>
    <w:p>
      <w:pPr>
        <w:pStyle w:val="Q-BulletList"/>
        <w:numPr>
          <w:ilvl w:val="0"/>
          <w:numId w:val="3"/>
        </w:numPr>
      </w:pPr>
      <w:ins w:id="243" w:author="AgileWriter" w:date="2026-06-11T09:20:44Z">
        <w:commentRangeStart w:id="85"/>
        <w:r>
          <w:rPr/>
          <w:t>12-lead ECG</w:t>
        </w:r>
        <w:commentRangeEnd w:id="85"/>
        <w:r>
          <w:rPr>
            <w:rStyle w:val="CommentReference"/>
          </w:rPr>
          <w:commentReference w:id="85"/>
        </w:r>
      </w:ins>
    </w:p>
    <w:p>
      <w:pPr>
        <w:pStyle w:val="Q-BulletList"/>
        <w:numPr>
          <w:ilvl w:val="0"/>
          <w:numId w:val="3"/>
        </w:numPr>
      </w:pPr>
      <w:ins w:id="244" w:author="AgileWriter" w:date="2026-06-11T09:20:44Z">
        <w:r>
          <w:rPr/>
          <w:t>Vital sign monitoring including blood pressure, pulse rate, respiratory rate, and body temperature</w:t>
        </w:r>
      </w:ins>
    </w:p>
    <w:p>
      <w:pPr>
        <w:pStyle w:val="Q-BulletList"/>
        <w:numPr>
          <w:ilvl w:val="0"/>
          <w:numId w:val="3"/>
        </w:numPr>
      </w:pPr>
      <w:ins w:id="245" w:author="AgileWriter" w:date="2026-06-11T09:20:44Z">
        <w:r>
          <w:rPr/>
          <w:t>Clinical laboratory tests (chemistry, hematology, lipid profile, cytokine assessments)</w:t>
        </w:r>
      </w:ins>
    </w:p>
    <w:p>
      <w:pPr>
        <w:pStyle w:val="Q-BulletList"/>
        <w:numPr>
          <w:ilvl w:val="0"/>
          <w:numId w:val="3"/>
        </w:numPr>
      </w:pPr>
      <w:ins w:id="246" w:author="AgileWriter" w:date="2026-06-11T09:20:44Z">
        <w:r>
          <w:rPr/>
          <w:t>Physical examinations</w:t>
        </w:r>
      </w:ins>
    </w:p>
    <w:p>
      <w:pPr>
        <w:pStyle w:val="Q-BulletList"/>
        <w:numPr>
          <w:ilvl w:val="0"/>
          <w:numId w:val="3"/>
        </w:numPr>
      </w:pPr>
      <w:ins w:id="247" w:author="AgileWriter" w:date="2026-06-11T09:20:44Z">
        <w:r>
          <w:rPr/>
          <w:t>Mental health assessment</w:t>
        </w:r>
      </w:ins>
    </w:p>
    <w:p>
      <w:pPr>
        <w:pStyle w:val="Q-BulletList"/>
        <w:numPr>
          <w:ilvl w:val="0"/>
          <w:numId w:val="3"/>
        </w:numPr>
      </w:pPr>
      <w:ins w:id="248" w:author="AgileWriter" w:date="2026-06-11T09:20:44Z">
        <w:r>
          <w:rPr/>
          <w:t>Monitoring of adverse events and concomitant medication use</w:t>
        </w:r>
      </w:ins>
    </w:p>
    <w:p>
      <w:pPr/>
      <w:r>
        <w:rPr>
          <w:b/>
          <w:color w:val="000000"/>
        </w:rPr>
        <w:t>Second In-Patient Period</w:t>
      </w:r>
    </w:p>
    <w:p>
      <w:pPr/>
      <w:r>
        <w:rPr>
          <w:color w:val="000000"/>
        </w:rPr>
        <w:t>The following will be done during the second In-Patient part of the study:</w:t>
      </w:r>
    </w:p>
    <w:p>
      <w:pPr>
        <w:pStyle w:val="Q-BulletList"/>
        <w:numPr>
          <w:ilvl w:val="0"/>
          <w:numId w:val="3"/>
        </w:numPr>
      </w:pPr>
      <w:del w:id="249" w:author="AgileWriter" w:date="2026-06-11T09:20:44Z">
        <w:r>
          <w:rPr>
            <w:color w:val="000000"/>
          </w:rPr>
          <w:delText xml:space="preserve">&lt;Bullet list of lay terminology of all assessments required during the second in-residence period; note differences in assessments based on the day of “in-residence”&gt;</w:delText>
        </w:r>
      </w:del>
      <w:ins w:id="250" w:author="AgileWriter" w:date="2026-06-11T09:20:44Z">
        <w:commentRangeStart w:id="86"/>
        <w:r>
          <w:rPr/>
          <w:t>Blood sampling for exploratory PD and safety biomarkers.</w:t>
        </w:r>
        <w:commentRangeEnd w:id="86"/>
        <w:r>
          <w:rPr>
            <w:rStyle w:val="CommentReference"/>
          </w:rPr>
          <w:commentReference w:id="86"/>
        </w:r>
      </w:ins>
      <w:ins w:id="251" w:author="AgileWriter" w:date="2026-06-11T09:20:44Z">
        <w:r>
          <w:rPr/>
          <w:t>Collection of whole blood, serum, and plasma for biomarker assessments.</w:t>
        </w:r>
      </w:ins>
      <w:ins w:id="252" w:author="AgileWriter" w:date="2026-06-11T09:20:44Z">
        <w:r>
          <w:rPr/>
          <w:t>Venipuncture or cannulation for PK and biomarker samples.</w:t>
        </w:r>
      </w:ins>
      <w:ins w:id="253" w:author="AgileWriter" w:date="2026-06-11T09:20:44Z">
        <w:r>
          <w:rPr/>
          <w:t>Monitoring baseline and post-treatment responses.</w:t>
        </w:r>
      </w:ins>
      <w:ins w:id="254" w:author="AgileWriter" w:date="2026-06-11T09:20:44Z">
        <w:r>
          <w:rPr/>
          <w:t>Physical examinations and medical evaluations.</w:t>
        </w:r>
      </w:ins>
      <w:r>
        <w:rPr>
          <w:color w:val="000000"/>
        </w:rPr>
        <w:t>.</w:t>
      </w:r>
    </w:p>
    <w:p>
      <w:pPr/>
      <w:del w:id="255" w:author="AgileWriter" w:date="2026-06-11T09:20:44Z">
        <w:r>
          <w:rPr>
            <w:b/>
            <w:color w:val="000000"/>
          </w:rPr>
          <w:delText xml:space="preserve">&lt;Final Check-out/Day X&gt;</w:delText>
        </w:r>
      </w:del>
      <w:ins w:id="256" w:author="AgileWriter" w:date="2026-06-11T09:20:44Z">
        <w:commentRangeStart w:id="87"/>
        <w:r>
          <w:rPr/>
          <w:t>Following Check-out from the Clinical Research Unit (CRU), all participants will return for Follow-up study visits up to 6 weeks post dosing in the first three cohorts and 10 weeks post dosing in the remaining cohorts.</w:t>
        </w:r>
        <w:commentRangeEnd w:id="87"/>
        <w:r>
          <w:rPr>
            <w:rStyle w:val="CommentReference"/>
          </w:rPr>
          <w:commentReference w:id="87"/>
        </w:r>
      </w:ins>
    </w:p>
    <w:p>
      <w:pPr/>
      <w:r>
        <w:rPr>
          <w:color w:val="000000"/>
        </w:rPr>
        <w:t xml:space="preserve">The following will be done at </w:t>
      </w:r>
      <w:del w:id="257" w:author="AgileWriter" w:date="2026-06-11T09:20:44Z">
        <w:r>
          <w:rPr>
            <w:color w:val="000000"/>
          </w:rPr>
          <w:delText xml:space="preserve">&lt;final Check-out/Day X&gt;</w:delText>
        </w:r>
      </w:del>
      <w:ins w:id="258" w:author="AgileWriter" w:date="2026-06-11T09:20:44Z">
        <w:commentRangeStart w:id="88"/>
        <w:r>
          <w:rPr/>
          <w:t>Day 8</w:t>
        </w:r>
        <w:commentRangeEnd w:id="88"/>
        <w:r>
          <w:rPr>
            <w:rStyle w:val="CommentReference"/>
          </w:rPr>
          <w:commentReference w:id="88"/>
        </w:r>
      </w:ins>
      <w:r>
        <w:rPr>
          <w:color w:val="000000"/>
        </w:rPr>
        <w:t>.</w:t>
      </w:r>
    </w:p>
    <w:p>
      <w:pPr>
        <w:pStyle w:val="Q-BulletList"/>
        <w:numPr>
          <w:ilvl w:val="0"/>
          <w:numId w:val="3"/>
        </w:numPr>
      </w:pPr>
      <w:del w:id="259" w:author="AgileWriter" w:date="2026-06-11T09:20:44Z">
        <w:r>
          <w:rPr>
            <w:color w:val="000000"/>
          </w:rPr>
          <w:delText xml:space="preserve">&lt;Bullet list of lay terminology of all assessments required during final Check-out&gt;.</w:delText>
        </w:r>
      </w:del>
    </w:p>
    <w:p>
      <w:pPr>
        <w:pStyle w:val="Q-BulletList"/>
        <w:numPr>
          <w:ilvl w:val="0"/>
          <w:numId w:val="3"/>
        </w:numPr>
      </w:pPr>
      <w:ins w:id="260" w:author="AgileWriter" w:date="2026-06-11T09:20:44Z">
        <w:commentRangeStart w:id="89"/>
        <w:r>
          <w:rPr/>
          <w:t>Physical examination</w:t>
        </w:r>
        <w:commentRangeEnd w:id="89"/>
        <w:r>
          <w:rPr>
            <w:rStyle w:val="CommentReference"/>
          </w:rPr>
          <w:commentReference w:id="89"/>
        </w:r>
      </w:ins>
    </w:p>
    <w:p>
      <w:pPr>
        <w:pStyle w:val="Q-BulletList"/>
        <w:numPr>
          <w:ilvl w:val="0"/>
          <w:numId w:val="3"/>
        </w:numPr>
      </w:pPr>
      <w:ins w:id="261" w:author="AgileWriter" w:date="2026-06-11T09:20:44Z">
        <w:r>
          <w:rPr/>
          <w:t>Blood sample collection</w:t>
        </w:r>
      </w:ins>
    </w:p>
    <w:p>
      <w:pPr>
        <w:pStyle w:val="Q-BulletList"/>
        <w:numPr>
          <w:ilvl w:val="0"/>
          <w:numId w:val="3"/>
        </w:numPr>
      </w:pPr>
      <w:ins w:id="262" w:author="AgileWriter" w:date="2026-06-11T09:20:44Z">
        <w:r>
          <w:rPr/>
          <w:t>Vital signs measurement</w:t>
        </w:r>
      </w:ins>
    </w:p>
    <w:p>
      <w:pPr>
        <w:pStyle w:val="Q-BulletList"/>
        <w:numPr>
          <w:ilvl w:val="0"/>
          <w:numId w:val="3"/>
        </w:numPr>
      </w:pPr>
      <w:ins w:id="263" w:author="AgileWriter" w:date="2026-06-11T09:20:44Z">
        <w:r>
          <w:rPr/>
          <w:t>Questionnaire completion</w:t>
        </w:r>
      </w:ins>
    </w:p>
    <w:p>
      <w:pPr>
        <w:pStyle w:val="Q-BulletList"/>
        <w:numPr>
          <w:ilvl w:val="0"/>
          <w:numId w:val="3"/>
        </w:numPr>
      </w:pPr>
      <w:ins w:id="264" w:author="AgileWriter" w:date="2026-06-11T09:20:44Z">
        <w:r>
          <w:rPr/>
          <w:t>Medication reconciliation</w:t>
        </w:r>
      </w:ins>
    </w:p>
    <w:p>
      <w:pPr/>
      <w:r>
        <w:rPr>
          <w:b/>
        </w:rPr>
        <w:t>Follow-Up Visits</w:t>
      </w:r>
    </w:p>
    <w:p>
      <w:pPr/>
      <w:r>
        <w:rPr>
          <w:color w:val="000000"/>
        </w:rPr>
        <w:t>The following procedures will be done at the follow-up visits:</w:t>
      </w:r>
    </w:p>
    <w:p>
      <w:pPr>
        <w:pStyle w:val="Q-BulletList"/>
        <w:numPr>
          <w:ilvl w:val="0"/>
          <w:numId w:val="3"/>
        </w:numPr>
      </w:pPr>
      <w:del w:id="265" w:author="AgileWriter" w:date="2026-06-11T09:20:44Z">
        <w:r>
          <w:rPr>
            <w:color w:val="000000"/>
          </w:rPr>
          <w:delText xml:space="preserve">&lt;Bullet list of lay terminology of all assessments required during the follow-up period; note differences in assessments based on the day and cohort of “follow-up period”&gt;</w:delText>
        </w:r>
      </w:del>
      <w:ins w:id="266" w:author="AgileWriter" w:date="2026-06-11T09:20:44Z">
        <w:commentRangeStart w:id="90"/>
        <w:r>
          <w:rPr/>
          <w:t>Blood sampling for exploratory PD and safety biomarkers, including up to 3 additional samples per treatment period.</w:t>
        </w:r>
        <w:commentRangeEnd w:id="90"/>
        <w:r>
          <w:rPr>
            <w:rStyle w:val="CommentReference"/>
          </w:rPr>
          <w:commentReference w:id="90"/>
        </w:r>
      </w:ins>
      <w:ins w:id="267" w:author="AgileWriter" w:date="2026-06-11T09:20:44Z">
        <w:r>
          <w:rPr/>
          <w:t>Monitoring of liver enzyme levels (ALT, AST) and other hepatic indicators as per the Schedule of Assessments.</w:t>
        </w:r>
      </w:ins>
      <w:ins w:id="268" w:author="AgileWriter" w:date="2026-06-11T09:20:44Z">
        <w:r>
          <w:rPr/>
          <w:t>Physical examinations and detailed history taking for participants with elevated liver enzymes (&gt;3 × ULN).</w:t>
        </w:r>
      </w:ins>
      <w:ins w:id="269" w:author="AgileWriter" w:date="2026-06-11T09:20:44Z">
        <w:r>
          <w:rPr/>
          <w:t>Laboratory tests including ALT, AST, bilirubin levels, alkaline phosphatase, and gamma glutamyltransferase.</w:t>
        </w:r>
      </w:ins>
      <w:ins w:id="270" w:author="AgileWriter" w:date="2026-06-11T09:20:44Z">
        <w:r>
          <w:rPr/>
          <w:t>Liver ultrasound and tests for acetaminophen toxicity and viral hepatitis causes if indicated.</w:t>
        </w:r>
      </w:ins>
      <w:r>
        <w:rPr>
          <w:color w:val="000000"/>
        </w:rPr>
        <w:t>.</w:t>
      </w:r>
    </w:p>
    <w:p>
      <w:pPr/>
      <w:r>
        <w:rPr>
          <w:b/>
        </w:rPr>
        <w:t>Early Discontinuation</w:t>
      </w:r>
    </w:p>
    <w:p>
      <w:pPr/>
      <w:r>
        <w:rPr>
          <w:color w:val="000000"/>
        </w:rPr>
        <w:t>The following will be done if you leave the study early:</w:t>
      </w:r>
    </w:p>
    <w:p>
      <w:pPr>
        <w:pStyle w:val="Q-BulletList"/>
        <w:numPr>
          <w:ilvl w:val="0"/>
          <w:numId w:val="3"/>
        </w:numPr>
      </w:pPr>
      <w:del w:id="271" w:author="AgileWriter" w:date="2026-06-11T09:20:44Z">
        <w:r>
          <w:rPr>
            <w:color w:val="000000"/>
          </w:rPr>
          <w:delText xml:space="preserve">&lt;Bullet list of lay terminology of all assessments required during ED&gt;</w:delText>
        </w:r>
      </w:del>
      <w:ins w:id="272" w:author="AgileWriter" w:date="2026-06-11T09:20:44Z">
        <w:commentRangeStart w:id="91"/>
        <w:r>
          <w:rPr/>
          <w:t>Vital sign monitoring: Includes measurements of blood pressure, pulse rate, respiratory rate, and body temperature.</w:t>
        </w:r>
        <w:commentRangeEnd w:id="91"/>
        <w:r>
          <w:rPr>
            <w:rStyle w:val="CommentReference"/>
          </w:rPr>
          <w:commentReference w:id="91"/>
        </w:r>
      </w:ins>
      <w:ins w:id="273" w:author="AgileWriter" w:date="2026-06-11T09:20:44Z">
        <w:r>
          <w:rPr/>
          <w:t>12-lead ECG: Used to assess heart function.</w:t>
        </w:r>
      </w:ins>
      <w:ins w:id="274" w:author="AgileWriter" w:date="2026-06-11T09:20:44Z">
        <w:r>
          <w:rPr/>
          <w:t>Clinical laboratory tests: Evaluations of chemistry, hematology, lipid profile, and cytokine levels.</w:t>
        </w:r>
      </w:ins>
      <w:ins w:id="275" w:author="AgileWriter" w:date="2026-06-11T09:20:44Z">
        <w:r>
          <w:rPr/>
          <w:t>Physical examinations: Comprehensive health check-ups.</w:t>
        </w:r>
      </w:ins>
      <w:ins w:id="276" w:author="AgileWriter" w:date="2026-06-11T09:20:44Z">
        <w:r>
          <w:rPr/>
          <w:t>Mental health assessments: Evaluations to ensure psychological well-being.</w:t>
        </w:r>
      </w:ins>
      <w:ins w:id="277" w:author="AgileWriter" w:date="2026-06-11T09:20:44Z">
        <w:r>
          <w:rPr/>
          <w:t>Adverse events monitoring: Observations to identify any negative health impacts.</w:t>
        </w:r>
      </w:ins>
      <w:ins w:id="278" w:author="AgileWriter" w:date="2026-06-11T09:20:44Z">
        <w:r>
          <w:rPr/>
          <w:t>Concomitant medication tracking: Documentation of other medications taken during the study.</w:t>
        </w:r>
      </w:ins>
      <w:r>
        <w:rPr>
          <w:color w:val="000000"/>
        </w:rPr>
        <w:t>.</w:t>
      </w:r>
    </w:p>
    <w:p>
      <w:pPr/>
      <w:r>
        <w:rPr>
          <w:u w:val="single"/>
        </w:rPr>
        <w:t>Blood Samples</w:t>
      </w:r>
      <w:r>
        <w:rPr/>
        <w:t>:</w:t>
      </w:r>
    </w:p>
    <w:p>
      <w:pPr/>
      <w:r>
        <w:rPr>
          <w:color w:val="000000"/>
        </w:rPr>
        <w:t>Blood samples will be taken by single needle-sticks or by a tube that is left in your arm. You cannot choose how the blood is taken.</w:t>
      </w:r>
    </w:p>
    <w:p>
      <w:pPr/>
      <w:del w:id="279" w:author="AgileWriter" w:date="2026-06-11T09:20:44Z">
        <w:r>
          <w:rPr>
            <w:b/>
            <w:color w:val="000000"/>
            <w:u w:val="single"/>
          </w:rPr>
          <w:delText xml:space="preserve">&lt;lay terminology for SAD portion of study</w:delText>
        </w:r>
      </w:del>
      <w:del w:id="280" w:author="AgileWriter" w:date="2026-06-11T09:20:44Z">
        <w:r>
          <w:rPr>
            <w:color w:val="000000"/>
            <w:u w:val="single"/>
          </w:rPr>
          <w:delText xml:space="preserve">, Cohorts X-X</w:delText>
        </w:r>
      </w:del>
      <w:del w:id="281" w:author="AgileWriter" w:date="2026-06-11T09:20:44Z">
        <w:r>
          <w:rPr>
            <w:b/>
            <w:color w:val="000000"/>
            <w:u w:val="single"/>
          </w:rPr>
          <w:delText xml:space="preserve">&gt;</w:delText>
        </w:r>
      </w:del>
      <w:ins w:id="282" w:author="AgileWriter" w:date="2026-06-11T09:20:44Z">
        <w:commentRangeStart w:id="92"/>
        <w:r>
          <w:rPr/>
          <w:t>The SAD portion of the study is a single ascending dose design involving healthy participants in up to six cohorts.</w:t>
        </w:r>
        <w:commentRangeEnd w:id="92"/>
        <w:r>
          <w:rPr>
            <w:rStyle w:val="CommentReference"/>
          </w:rPr>
          <w:commentReference w:id="92"/>
        </w:r>
      </w:ins>
      <w:r>
        <w:rPr>
          <w:color w:val="000000"/>
          <w:u w:val="single"/>
        </w:rPr>
        <w:t>:</w:t>
      </w:r>
    </w:p>
    <w:p>
      <w:pPr/>
      <w:r>
        <w:rPr>
          <w:color w:val="000000"/>
        </w:rPr>
        <w:t>There will be about XX blood draws. The total amount of blood drawn will be about XX mL, or about X cup.</w:t>
      </w:r>
    </w:p>
    <w:p>
      <w:pPr/>
      <w:del w:id="283" w:author="AgileWriter" w:date="2026-06-11T09:20:44Z">
        <w:r>
          <w:rPr>
            <w:b/>
            <w:color w:val="000000"/>
            <w:u w:val="single"/>
          </w:rPr>
          <w:delText xml:space="preserve">&lt;lay terminology for SAD portion of study,</w:delText>
        </w:r>
      </w:del>
      <w:del w:id="284" w:author="AgileWriter" w:date="2026-06-11T09:20:44Z">
        <w:r>
          <w:rPr>
            <w:color w:val="000000"/>
            <w:u w:val="single"/>
          </w:rPr>
          <w:delText xml:space="preserve"> Cohorts X-X</w:delText>
        </w:r>
      </w:del>
      <w:del w:id="285" w:author="AgileWriter" w:date="2026-06-11T09:20:44Z">
        <w:r>
          <w:rPr>
            <w:b/>
            <w:color w:val="000000"/>
            <w:u w:val="single"/>
          </w:rPr>
          <w:delText xml:space="preserve">&gt;</w:delText>
        </w:r>
      </w:del>
      <w:ins w:id="286" w:author="AgileWriter" w:date="2026-06-11T09:20:44Z">
        <w:commentRangeStart w:id="93"/>
        <w:r>
          <w:rPr/>
          <w:t>the single ascending dose (SAD) portion of the study, involving cohorts of healthy participants</w:t>
        </w:r>
        <w:commentRangeEnd w:id="93"/>
        <w:r>
          <w:rPr>
            <w:rStyle w:val="CommentReference"/>
          </w:rPr>
          <w:commentReference w:id="93"/>
        </w:r>
      </w:ins>
      <w:r>
        <w:rPr>
          <w:color w:val="000000"/>
          <w:u w:val="single"/>
        </w:rPr>
        <w:t>:</w:t>
      </w:r>
    </w:p>
    <w:p>
      <w:pPr/>
      <w:r>
        <w:rPr>
          <w:color w:val="000000"/>
        </w:rPr>
        <w:t>There will be about XX blood draws. The total amount of blood drawn will be about XX mL, or a little less than X cup.</w:t>
      </w:r>
    </w:p>
    <w:p>
      <w:pPr/>
      <w:del w:id="287" w:author="AgileWriter" w:date="2026-06-11T09:20:44Z">
        <w:r>
          <w:rPr>
            <w:b/>
            <w:color w:val="000000"/>
            <w:u w:val="single"/>
          </w:rPr>
          <w:delText xml:space="preserve">&lt;lay terminology for repeat-dose portion of study&gt;</w:delText>
        </w:r>
      </w:del>
      <w:ins w:id="288" w:author="AgileWriter" w:date="2026-06-11T09:20:44Z">
        <w:commentRangeStart w:id="94"/>
        <w:r>
          <w:rPr/>
          <w:t>the stage of the study where participants receive multiple doses of the investigational drug</w:t>
        </w:r>
        <w:commentRangeEnd w:id="94"/>
        <w:r>
          <w:rPr>
            <w:rStyle w:val="CommentReference"/>
          </w:rPr>
          <w:commentReference w:id="94"/>
        </w:r>
      </w:ins>
      <w:r>
        <w:rPr>
          <w:b/>
          <w:color w:val="000000"/>
          <w:u w:val="single"/>
        </w:rPr>
        <w:t>:</w:t>
      </w:r>
    </w:p>
    <w:p>
      <w:pPr/>
      <w:r>
        <w:rPr>
          <w:color w:val="000000"/>
        </w:rPr>
        <w:t>There will be about XX blood draws. The total amount of blood drawn will be about XX mL, or about X cup.</w:t>
      </w:r>
    </w:p>
    <w:p>
      <w:pPr/>
      <w:r>
        <w:rPr>
          <w:color w:val="000000"/>
        </w:rPr>
        <w:t>For comparison, the standard blood donation is about 480 mL (2 cups). Additional blood may be drawn and additional tests performed for your safety.</w:t>
      </w:r>
    </w:p>
    <w:p>
      <w:pPr>
        <w:pStyle w:val="Q-Heading1"/>
        <w:jc w:val="left"/>
      </w:pPr>
      <w:bookmarkStart w:id="7" w:name="_Heading_1_HIV_HEPATITIS_TESTING"/>
      <w:r>
        <w:rPr/>
        <w:t>HIV, HEPATITIS TESTING</w:t>
      </w:r>
      <w:bookmarkEnd w:id="7"/>
    </w:p>
    <w:p>
      <w:pPr/>
      <w:r>
        <w:rPr>
          <w:color w:val="000000"/>
        </w:rPr>
        <w:t>You must have your blood tested for the hepatitis viruses and for HIV. HIV is the virus that causes AIDS. If you have a positive HIV or hepatitis test you cannot be in the study.</w:t>
      </w:r>
    </w:p>
    <w:p>
      <w:pPr/>
      <w:r>
        <w:rPr>
          <w:color w:val="000000"/>
        </w:rPr>
        <w:t>It may take weeks or months after being infected with HIV for the test to be positive. The HIV test is not always right.</w:t>
      </w:r>
    </w:p>
    <w:p>
      <w:pPr/>
      <w:r>
        <w:rPr>
          <w:color w:val="000000"/>
        </w:rPr>
        <w:t xml:space="preserve">We are required to report positive HIV test results to the </w:t>
      </w:r>
      <w:del w:id="289" w:author="AgileWriter" w:date="2026-06-11T09:20:44Z">
        <w:r>
          <w:rPr>
            <w:color w:val="000000"/>
          </w:rPr>
          <w:delText xml:space="preserve">&lt;local health authority&gt;</w:delText>
        </w:r>
      </w:del>
      <w:ins w:id="290" w:author="AgileWriter" w:date="2026-06-11T09:20:44Z">
        <w:commentRangeStart w:id="95"/>
        <w:r>
          <w:rPr/>
          <w:t>local regulatory authority</w:t>
        </w:r>
        <w:commentRangeEnd w:id="95"/>
        <w:r>
          <w:rPr>
            <w:rStyle w:val="CommentReference"/>
          </w:rPr>
          <w:commentReference w:id="95"/>
        </w:r>
      </w:ins>
      <w:r>
        <w:rPr>
          <w:color w:val="000000"/>
        </w:rPr>
        <w:t xml:space="preserve">. We may also be required to report positive hepatitis test results to the </w:t>
      </w:r>
      <w:del w:id="291" w:author="AgileWriter" w:date="2026-06-11T09:20:44Z">
        <w:r>
          <w:rPr>
            <w:color w:val="000000"/>
          </w:rPr>
          <w:delText xml:space="preserve">&lt;local health authority&gt;</w:delText>
        </w:r>
      </w:del>
      <w:ins w:id="292" w:author="AgileWriter" w:date="2026-06-11T09:20:44Z">
        <w:commentRangeStart w:id="96"/>
        <w:r>
          <w:rPr/>
          <w:t>local regulatory authority</w:t>
        </w:r>
        <w:commentRangeEnd w:id="96"/>
        <w:r>
          <w:rPr>
            <w:rStyle w:val="CommentReference"/>
          </w:rPr>
          <w:commentReference w:id="96"/>
        </w:r>
      </w:ins>
      <w:r>
        <w:rPr>
          <w:color w:val="000000"/>
        </w:rPr>
        <w:t xml:space="preserve">. Positive HIV test results may be required to be reported to the </w:t>
      </w:r>
      <w:del w:id="293" w:author="AgileWriter" w:date="2026-06-11T09:20:44Z">
        <w:r>
          <w:rPr>
            <w:color w:val="000000"/>
          </w:rPr>
          <w:delText xml:space="preserve">&lt;state health authority&gt;</w:delText>
        </w:r>
      </w:del>
      <w:ins w:id="294" w:author="AgileWriter" w:date="2026-06-11T09:20:44Z">
        <w:commentRangeStart w:id="97"/>
        <w:r>
          <w:rPr/>
          <w:t>local regulatory authority</w:t>
        </w:r>
        <w:commentRangeEnd w:id="97"/>
        <w:r>
          <w:rPr>
            <w:rStyle w:val="CommentReference"/>
          </w:rPr>
          <w:commentReference w:id="97"/>
        </w:r>
      </w:ins>
      <w:r>
        <w:rPr>
          <w:color w:val="000000"/>
        </w:rPr>
        <w:t>. If you have any questions about what information is required to be reported, please ask the study doctor or study staff.</w:t>
      </w:r>
    </w:p>
    <w:p>
      <w:pPr/>
      <w:r>
        <w:rPr>
          <w:color w:val="000000"/>
        </w:rPr>
        <w:t>Although this testing is supposed to be private, this cannot be guaranteed. For example, it is possible for a court of law to get health or study records without your permission.</w:t>
      </w:r>
    </w:p>
    <w:p>
      <w:pPr/>
      <w:r>
        <w:rPr>
          <w:color w:val="000000"/>
        </w:rPr>
        <w:t xml:space="preserve">Additionally, in the unlikely event that a </w:t>
      </w:r>
      <w:del w:id="295" w:author="AgileWriter" w:date="2026-06-11T09:20:44Z">
        <w:r>
          <w:rPr>
            <w:color w:val="000000"/>
          </w:rPr>
          <w:delText xml:space="preserve">&lt;CRO Name&gt;</w:delText>
        </w:r>
      </w:del>
      <w:ins w:id="296" w:author="AgileWriter" w:date="2026-06-11T09:20:44Z">
        <w:commentRangeStart w:id="98"/>
        <w:r>
          <w:rPr/>
          <w:t>contract research organization (CRO)</w:t>
        </w:r>
        <w:commentRangeEnd w:id="98"/>
        <w:r>
          <w:rPr>
            <w:rStyle w:val="CommentReference"/>
          </w:rPr>
          <w:commentReference w:id="98"/>
        </w:r>
      </w:ins>
      <w:r>
        <w:rPr>
          <w:color w:val="000000"/>
        </w:rPr>
        <w:t xml:space="preserve"> employee has been exposed to your blood or other body fluid either through a needle stick injury, splash incident or contact with broken skin (for example, cut, bite), additional samples may be collected to determine and confirm whether or not you have a certain infection. Your de-identified results will be released to the injured employee, and to the health care provider evaluating and treating that employee, to aid the injured employee and the medical provider make decisions regarding his/her medical treatment and follow-up care as a result of this on-the- job exposure.</w:t>
      </w:r>
    </w:p>
    <w:p>
      <w:pPr>
        <w:pStyle w:val="Q-Heading1"/>
        <w:jc w:val="left"/>
      </w:pPr>
      <w:bookmarkStart w:id="8" w:name="_Heading_1_PHARMACOGENETICS"/>
      <w:r>
        <w:rPr/>
        <w:t>PHARMACOGENETICS</w:t>
      </w:r>
      <w:bookmarkEnd w:id="8"/>
    </w:p>
    <w:p>
      <w:pPr/>
      <w:r>
        <w:rPr>
          <w:color w:val="000000"/>
        </w:rPr>
        <w:t>As part of this study, we are asking you to provide a blood sample (about X teaspoons) for genetic research. Cells in your blood have DNA that include the genes that provide the instructions for making our bodies, such as how tall you are, the color of your eyes, whether you are male or female, and what diseases you might get. Your DNA can also tell us where in the world your ancestors came from.</w:t>
      </w:r>
    </w:p>
    <w:p>
      <w:pPr/>
      <w:r>
        <w:rPr>
          <w:color w:val="000000"/>
        </w:rPr>
        <w:t xml:space="preserve">Researchers would like to study your DNA to help them understand why medicines like the one being used in this study work in some people and not in others. The researchers may also look at your DNA to help them understand what is causing </w:t>
      </w:r>
      <w:del w:id="297" w:author="AgileWriter" w:date="2026-06-11T09:20:44Z">
        <w:r>
          <w:rPr>
            <w:color w:val="000000"/>
          </w:rPr>
          <w:delText xml:space="preserve">&lt;disease&gt;</w:delText>
        </w:r>
      </w:del>
      <w:ins w:id="298" w:author="AgileWriter" w:date="2026-06-11T09:20:44Z">
        <w:commentRangeStart w:id="99"/>
        <w:r>
          <w:rPr/>
          <w:t>boneitis</w:t>
        </w:r>
        <w:commentRangeEnd w:id="99"/>
        <w:r>
          <w:rPr>
            <w:rStyle w:val="CommentReference"/>
          </w:rPr>
          <w:commentReference w:id="99"/>
        </w:r>
      </w:ins>
      <w:r>
        <w:rPr>
          <w:color w:val="000000"/>
        </w:rPr>
        <w:t>. This information may help researchers make better medicines in the future.</w:t>
      </w:r>
    </w:p>
    <w:p>
      <w:pPr>
        <w:jc w:val="both"/>
      </w:pPr>
      <w:r>
        <w:rPr>
          <w:color w:val="000000"/>
        </w:rPr>
        <w:t xml:space="preserve">Your DNA sample will be labeled with a code and not with your name or birthday to protect your identity and will be stored in a secure location until it is all used up or </w:t>
      </w:r>
      <w:del w:id="299" w:author="AgileWriter" w:date="2026-06-11T09:20:44Z">
        <w:r>
          <w:rPr>
            <w:color w:val="000000"/>
          </w:rPr>
          <w:delText xml:space="preserve">&lt;XX years&gt;</w:delText>
        </w:r>
      </w:del>
      <w:ins w:id="300" w:author="AgileWriter" w:date="2026-06-11T09:20:44Z">
        <w:commentRangeStart w:id="100"/>
        <w:r>
          <w:rPr/>
          <w:t>30 years</w:t>
        </w:r>
        <w:commentRangeEnd w:id="100"/>
        <w:r>
          <w:rPr>
            <w:rStyle w:val="CommentReference"/>
          </w:rPr>
          <w:commentReference w:id="100"/>
        </w:r>
      </w:ins>
      <w:r>
        <w:rPr>
          <w:color w:val="000000"/>
        </w:rPr>
        <w:t>, whichever is sooner. You can ask for your DNA sample to be destroyed at any time and your sample will not be used for any new research, but any research data that has already been generated will not be destroyed.</w:t>
      </w:r>
    </w:p>
    <w:p>
      <w:pPr/>
      <w:r>
        <w:rPr>
          <w:color w:val="000000"/>
        </w:rPr>
        <w:t>You have the right to withdraw your consent to participate in genetic testing at any time by notifying the study doctor in writing and requesting that your sample be destroyed. Your blood sample will be destroyed, but the Sponsor will keep and use any research information it has already obtained. You must provide your request to withdraw from participation in genetic testing to the study doctor in writing at the address listed below:</w:t>
      </w:r>
    </w:p>
    <w:p>
      <w:pPr>
        <w:jc w:val="center"/>
      </w:pPr>
      <w:del w:id="301" w:author="AgileWriter" w:date="2026-06-11T09:20:44Z">
        <w:r>
          <w:rPr>
            <w:color w:val="000000"/>
          </w:rPr>
          <w:delText xml:space="preserve">&lt;CRO Name&gt;</w:delText>
        </w:r>
      </w:del>
      <w:ins w:id="302" w:author="AgileWriter" w:date="2026-06-11T09:20:44Z">
        <w:commentRangeStart w:id="101"/>
        <w:r>
          <w:rPr/>
          <w:t>The contract research organization (CRO) personnel, along with the Sponsor's PK, ADME, biomarker, and clinical scientists, may be unblinded for exploratory biomarker evaluation and development of PK and PD response models during the study.</w:t>
        </w:r>
        <w:commentRangeEnd w:id="101"/>
        <w:r>
          <w:rPr>
            <w:rStyle w:val="CommentReference"/>
          </w:rPr>
          <w:commentReference w:id="101"/>
        </w:r>
      </w:ins>
    </w:p>
    <w:p>
      <w:pPr>
        <w:jc w:val="center"/>
      </w:pPr>
      <w:r>
        <w:rPr>
          <w:color w:val="000000"/>
        </w:rPr>
        <w:t>ATTN: &lt;Firstname Lastname&gt;</w:t>
      </w:r>
    </w:p>
    <w:p>
      <w:pPr>
        <w:jc w:val="center"/>
      </w:pPr>
      <w:r>
        <w:rPr>
          <w:color w:val="000000"/>
        </w:rPr>
        <w:t>Address Line 1</w:t>
      </w:r>
    </w:p>
    <w:p>
      <w:pPr>
        <w:jc w:val="center"/>
      </w:pPr>
      <w:r>
        <w:rPr>
          <w:color w:val="000000"/>
        </w:rPr>
        <w:t>Address Line 2</w:t>
      </w:r>
    </w:p>
    <w:p>
      <w:pPr>
        <w:jc w:val="center"/>
      </w:pPr>
      <w:r>
        <w:rPr>
          <w:color w:val="000000"/>
        </w:rPr>
        <w:t>Address Line 3</w:t>
      </w:r>
    </w:p>
    <w:p>
      <w:pPr/>
      <w:r>
        <w:rPr>
          <w:color w:val="000000"/>
        </w:rPr>
        <w:t>The results of this genetic research will not be returned to you or provided to your study doctor; it will be kept in a secure location to protect your privacy. We will not sell your sample or data, but we may work with other companies to do research on your sample and data.</w:t>
      </w:r>
    </w:p>
    <w:p>
      <w:pPr>
        <w:jc w:val="both"/>
      </w:pPr>
      <w:r>
        <w:rPr>
          <w:color w:val="000000"/>
        </w:rPr>
        <w:t>Sometimes the research involving your sample may lead to new inventions or medicines that have value if they are sold, you would not get any money from these inventions.</w:t>
      </w:r>
    </w:p>
    <w:p>
      <w:pPr/>
      <w:r>
        <w:rPr>
          <w:color w:val="000000"/>
          <w:u w:val="single"/>
        </w:rPr>
        <w:t>Risks:</w:t>
      </w:r>
    </w:p>
    <w:p>
      <w:pPr>
        <w:pStyle w:val="Q-BulletList"/>
        <w:numPr>
          <w:ilvl w:val="0"/>
          <w:numId w:val="3"/>
        </w:numPr>
      </w:pPr>
      <w:r>
        <w:rPr>
          <w:color w:val="000000"/>
        </w:rPr>
        <w:t>Physical risks: you may have a sore arm from where the blood sample is taken.</w:t>
      </w:r>
    </w:p>
    <w:p>
      <w:pPr>
        <w:pStyle w:val="Q-BulletList"/>
        <w:numPr>
          <w:ilvl w:val="0"/>
          <w:numId w:val="3"/>
        </w:numPr>
      </w:pPr>
      <w:r>
        <w:rPr>
          <w:color w:val="000000"/>
        </w:rPr>
        <w:t>Nonphysical risks: Your sample and data will be kept in a secure location, and every effort will be made to protect any information about you. While it is unlikely, it is possible that information about your DNA could be made known.</w:t>
      </w:r>
    </w:p>
    <w:p>
      <w:pPr>
        <w:pStyle w:val="Q-Heading1"/>
        <w:jc w:val="both"/>
      </w:pPr>
      <w:bookmarkStart w:id="9" w:name="_Heading_1_FUTURE_TESTING_OF_BLOOD_SAMPLE"/>
      <w:r>
        <w:rPr/>
        <w:t>FUTURE TESTING OF BLOOD SAMPLE</w:t>
      </w:r>
      <w:bookmarkEnd w:id="9"/>
    </w:p>
    <w:p>
      <w:pPr/>
      <w:r>
        <w:rPr>
          <w:color w:val="000000"/>
        </w:rPr>
        <w:t xml:space="preserve">The sponsor would like to keep the blood samples collected in the course of the study for future research to continue analyzing it for genes involved in the safety, pharmacokinetics (what the body does to a drug) and pharmacodynamics (how a medicine acts in the body) of the study drug, </w:t>
      </w:r>
      <w:del w:id="303" w:author="AgileWriter" w:date="2026-06-11T09:20:44Z">
        <w:r>
          <w:rPr>
            <w:color w:val="000000"/>
          </w:rPr>
          <w:delText xml:space="preserve">&lt;study drug ID&gt;</w:delText>
        </w:r>
      </w:del>
      <w:ins w:id="304" w:author="AgileWriter" w:date="2026-06-11T09:20:44Z">
        <w:commentRangeStart w:id="102"/>
        <w:r>
          <w:rPr/>
          <w:t>ABC-123</w:t>
        </w:r>
        <w:commentRangeEnd w:id="102"/>
        <w:r>
          <w:rPr>
            <w:rStyle w:val="CommentReference"/>
          </w:rPr>
          <w:commentReference w:id="102"/>
        </w:r>
      </w:ins>
      <w:r>
        <w:rPr>
          <w:color w:val="000000"/>
        </w:rPr>
        <w:t>. This information may be useful in increasing the knowledge of differences among individuals in the way they metabolize the investigational product as well as helping in the development of new drugs or improvement of existing drugs. You will not have any right to any such products or inventions or be entitled to any financial benefits from any such products. The information may be published or used for regulatory filings, but your identity will never be disclosed.</w:t>
      </w:r>
    </w:p>
    <w:p>
      <w:pPr/>
      <w:r>
        <w:rPr>
          <w:color w:val="000000"/>
        </w:rPr>
        <w:t xml:space="preserve">The sample will be retained in a secure location until the deoxyribonucleic acid (DNA - the material that determines your unique characteristics such as eye and hair color, and also influences the way your body responds to certain drugs and hereditary disease factors) has been exhausted, until the sponsor instructs the genotyping contractor to destroy the sample in accordance with laboratory procedures, or for </w:t>
      </w:r>
      <w:del w:id="305" w:author="AgileWriter" w:date="2026-06-11T09:20:44Z">
        <w:r>
          <w:rPr>
            <w:color w:val="000000"/>
          </w:rPr>
          <w:delText xml:space="preserve">&lt;XX years&gt;</w:delText>
        </w:r>
      </w:del>
      <w:ins w:id="306" w:author="AgileWriter" w:date="2026-06-11T09:20:44Z">
        <w:commentRangeStart w:id="103"/>
        <w:r>
          <w:rPr/>
          <w:t>2 years</w:t>
        </w:r>
        <w:commentRangeEnd w:id="103"/>
        <w:r>
          <w:rPr>
            <w:rStyle w:val="CommentReference"/>
          </w:rPr>
          <w:commentReference w:id="103"/>
        </w:r>
      </w:ins>
      <w:r>
        <w:rPr>
          <w:color w:val="000000"/>
        </w:rPr>
        <w:t>. During this time, the DNA sample will not be immortalized or sold to anyone.</w:t>
      </w:r>
    </w:p>
    <w:p>
      <w:pPr/>
      <w:r>
        <w:rPr>
          <w:color w:val="000000"/>
        </w:rPr>
        <w:t>The result of the future testing done by the sponsor will not be given to you or the study doctor.</w:t>
      </w:r>
    </w:p>
    <w:p>
      <w:pPr/>
      <w:r>
        <w:rPr>
          <w:color w:val="000000"/>
        </w:rPr>
        <w:t>You have the right to withdraw your consent to participate in future testing at any time by notifying the study doctor in writing and requesting that your sample be destroyed. Your blood sample will be destroyed, but the Sponsor will keep and use any research information it has already obtained. You must provide your request to withdraw from participation in future testing to the study doctor in writing at the address listed below:</w:t>
      </w:r>
    </w:p>
    <w:p>
      <w:pPr>
        <w:jc w:val="center"/>
      </w:pPr>
      <w:del w:id="307" w:author="AgileWriter" w:date="2026-06-11T09:20:44Z">
        <w:r>
          <w:rPr>
            <w:color w:val="000000"/>
          </w:rPr>
          <w:delText xml:space="preserve">&lt;CRO Name&gt;</w:delText>
        </w:r>
      </w:del>
      <w:ins w:id="308" w:author="AgileWriter" w:date="2026-06-11T09:20:44Z">
        <w:commentRangeStart w:id="104"/>
        <w:r>
          <w:rPr/>
          <w:t>The contract research organization (CRO) personnel, along with the Sponsor's clinical and biomarker scientists, may access unblinded data for purposes such as exploratory biomarker evaluation and PK/PD response model development during the study.</w:t>
        </w:r>
        <w:commentRangeEnd w:id="104"/>
        <w:r>
          <w:rPr>
            <w:rStyle w:val="CommentReference"/>
          </w:rPr>
          <w:commentReference w:id="104"/>
        </w:r>
      </w:ins>
    </w:p>
    <w:p>
      <w:pPr>
        <w:jc w:val="center"/>
      </w:pPr>
      <w:r>
        <w:rPr>
          <w:color w:val="000000"/>
        </w:rPr>
        <w:t>ATTN: &lt;Firstname Lastname&gt;</w:t>
      </w:r>
    </w:p>
    <w:p>
      <w:pPr>
        <w:jc w:val="center"/>
      </w:pPr>
      <w:r>
        <w:rPr>
          <w:color w:val="000000"/>
        </w:rPr>
        <w:t>Address Line 1</w:t>
      </w:r>
    </w:p>
    <w:p>
      <w:pPr>
        <w:jc w:val="center"/>
      </w:pPr>
      <w:r>
        <w:rPr>
          <w:color w:val="000000"/>
        </w:rPr>
        <w:t>Address Line 2</w:t>
      </w:r>
    </w:p>
    <w:p>
      <w:pPr>
        <w:jc w:val="center"/>
      </w:pPr>
      <w:r>
        <w:rPr>
          <w:color w:val="000000"/>
        </w:rPr>
        <w:t>Address Line 3</w:t>
      </w:r>
    </w:p>
    <w:p>
      <w:pPr/>
      <w:r>
        <w:rPr>
          <w:color w:val="000000"/>
        </w:rPr>
        <w:t>In order to ensure confidentiality, your sample will be identified only by a barcode identifier. This barcode will be linked to your study identification number and ethnic background.</w:t>
      </w:r>
    </w:p>
    <w:p>
      <w:pPr>
        <w:pStyle w:val="Q-Heading1"/>
        <w:jc w:val="left"/>
      </w:pPr>
      <w:bookmarkStart w:id="10" w:name="_Heading_1_POSSIBLE_SIDE_EFFECTS_AND_RISKS"/>
      <w:r>
        <w:rPr/>
        <w:t>POSSIBLE SIDE EFFECTS AND RISKS</w:t>
      </w:r>
      <w:bookmarkEnd w:id="10"/>
    </w:p>
    <w:p>
      <w:pPr/>
      <w:r>
        <w:rPr>
          <w:color w:val="000000"/>
        </w:rPr>
        <w:t>If you do not understand what any of these side effects mean, please ask the study doctor or study staff to explain these terms to you.</w:t>
      </w:r>
    </w:p>
    <w:p>
      <w:pPr/>
      <w:r>
        <w:rPr>
          <w:color w:val="000000"/>
        </w:rPr>
        <w:t>Because this drug is investigational, all of its side effects may not be known. There may be rare and unknown side effects. Some of these may be life threatening.</w:t>
      </w:r>
    </w:p>
    <w:p>
      <w:pPr>
        <w:jc w:val="both"/>
      </w:pPr>
      <w:r>
        <w:rPr>
          <w:color w:val="000000"/>
        </w:rPr>
        <w:t>You must tell the study doctor or study staff about all side effects that you have. If you are not honest about your side effects, you may harm yourself by staying in this study. The study staff will continue to follow up if you have side effects that are still present at the end of the study.</w:t>
      </w:r>
    </w:p>
    <w:p>
      <w:pPr>
        <w:jc w:val="both"/>
      </w:pPr>
      <w:del w:id="309" w:author="AgileWriter" w:date="2026-06-11T09:20:44Z">
        <w:r>
          <w:rPr/>
          <w:delText xml:space="preserve">&lt;</w:delText>
        </w:r>
      </w:del>
      <w:del w:id="310" w:author="AgileWriter" w:date="2026-06-11T09:20:44Z">
        <w:r>
          <w:rPr>
            <w:color w:val="000000"/>
          </w:rPr>
          <w:delText xml:space="preserve">Study drug ID&gt;</w:delText>
        </w:r>
      </w:del>
      <w:ins w:id="311" w:author="AgileWriter" w:date="2026-06-11T09:20:44Z">
        <w:commentRangeStart w:id="105"/>
        <w:r>
          <w:rPr/>
          <w:t>ABC-123</w:t>
        </w:r>
        <w:commentRangeEnd w:id="105"/>
        <w:r>
          <w:rPr>
            <w:rStyle w:val="CommentReference"/>
          </w:rPr>
          <w:commentReference w:id="105"/>
        </w:r>
      </w:ins>
      <w:r>
        <w:rPr>
          <w:color w:val="000000"/>
        </w:rPr>
        <w:t xml:space="preserve"> has not been given to humans, so no information about side effects are available.</w:t>
      </w:r>
    </w:p>
    <w:p>
      <w:pPr/>
      <w:r>
        <w:rPr>
          <w:color w:val="000000"/>
        </w:rPr>
        <w:t xml:space="preserve">In animal studies, there were no side effects observed at doses approximately </w:t>
      </w:r>
      <w:del w:id="312" w:author="AgileWriter" w:date="2026-06-11T09:20:44Z">
        <w:r>
          <w:rPr>
            <w:color w:val="000000"/>
          </w:rPr>
          <w:delText xml:space="preserve">&lt;XX-fold&gt;</w:delText>
        </w:r>
      </w:del>
      <w:ins w:id="313" w:author="AgileWriter" w:date="2026-06-11T09:20:44Z">
        <w:commentRangeStart w:id="106"/>
        <w:r>
          <w:rPr/>
          <w:t>318-fold</w:t>
        </w:r>
        <w:commentRangeEnd w:id="106"/>
        <w:r>
          <w:rPr>
            <w:rStyle w:val="CommentReference"/>
          </w:rPr>
          <w:commentReference w:id="106"/>
        </w:r>
      </w:ins>
      <w:r>
        <w:rPr>
          <w:color w:val="000000"/>
        </w:rPr>
        <w:t xml:space="preserve"> larger than the highest dose you could receive in this study.</w:t>
      </w:r>
    </w:p>
    <w:p>
      <w:pPr/>
      <w:r>
        <w:rPr>
          <w:color w:val="000000"/>
        </w:rPr>
        <w:t xml:space="preserve">Other drugs similar to </w:t>
      </w:r>
      <w:del w:id="314" w:author="AgileWriter" w:date="2026-06-11T09:20:44Z">
        <w:r>
          <w:rPr>
            <w:color w:val="000000"/>
          </w:rPr>
          <w:delText xml:space="preserve">&lt;study drug ID&gt;</w:delText>
        </w:r>
      </w:del>
      <w:ins w:id="315" w:author="AgileWriter" w:date="2026-06-11T09:20:44Z">
        <w:commentRangeStart w:id="107"/>
        <w:r>
          <w:rPr/>
          <w:t>ABC-123</w:t>
        </w:r>
        <w:commentRangeEnd w:id="107"/>
        <w:r>
          <w:rPr>
            <w:rStyle w:val="CommentReference"/>
          </w:rPr>
          <w:commentReference w:id="107"/>
        </w:r>
      </w:ins>
      <w:r>
        <w:rPr>
          <w:color w:val="000000"/>
        </w:rPr>
        <w:t xml:space="preserve"> have been studied in humans. The most common side effects seen in people given similar drugs include:</w:t>
      </w:r>
    </w:p>
    <w:p>
      <w:pPr>
        <w:pStyle w:val="Q-BulletList"/>
        <w:numPr>
          <w:ilvl w:val="0"/>
          <w:numId w:val="3"/>
        </w:numPr>
      </w:pPr>
      <w:del w:id="316" w:author="AgileWriter" w:date="2026-06-11T09:20:44Z">
        <w:r>
          <w:rPr>
            <w:color w:val="000000"/>
          </w:rPr>
          <w:delText xml:space="preserve">&lt;side effect&gt;</w:delText>
        </w:r>
      </w:del>
    </w:p>
    <w:p>
      <w:pPr>
        <w:pStyle w:val="Q-BulletList"/>
        <w:numPr>
          <w:ilvl w:val="0"/>
          <w:numId w:val="3"/>
        </w:numPr>
      </w:pPr>
      <w:ins w:id="317" w:author="AgileWriter" w:date="2026-06-11T09:20:44Z">
        <w:commentRangeStart w:id="108"/>
        <w:r>
          <w:rPr/>
          <w:t>Amphibious jocularity.</w:t>
        </w:r>
        <w:commentRangeEnd w:id="108"/>
        <w:r>
          <w:rPr>
            <w:rStyle w:val="CommentReference"/>
          </w:rPr>
          <w:commentReference w:id="108"/>
        </w:r>
      </w:ins>
    </w:p>
    <w:p>
      <w:pPr>
        <w:pStyle w:val="Q-BulletList"/>
        <w:numPr>
          <w:ilvl w:val="0"/>
          <w:numId w:val="3"/>
        </w:numPr>
      </w:pPr>
      <w:ins w:id="318" w:author="AgileWriter" w:date="2026-06-11T09:20:44Z">
        <w:r>
          <w:rPr/>
          <w:t>Levitation.</w:t>
        </w:r>
      </w:ins>
    </w:p>
    <w:p>
      <w:pPr>
        <w:pStyle w:val="Q-BulletList"/>
        <w:numPr>
          <w:ilvl w:val="0"/>
          <w:numId w:val="3"/>
        </w:numPr>
      </w:pPr>
      <w:ins w:id="319" w:author="AgileWriter" w:date="2026-06-11T09:20:44Z">
        <w:r>
          <w:rPr/>
          <w:t>The crunge.</w:t>
        </w:r>
      </w:ins>
    </w:p>
    <w:p>
      <w:pPr>
        <w:pStyle w:val="Q-BulletList"/>
        <w:numPr>
          <w:ilvl w:val="0"/>
          <w:numId w:val="3"/>
        </w:numPr>
      </w:pPr>
      <w:del w:id="320" w:author="AgileWriter" w:date="2026-06-11T09:20:44Z">
        <w:r>
          <w:rPr>
            <w:color w:val="000000"/>
          </w:rPr>
          <w:delText xml:space="preserve">&lt;side effect&gt;</w:delText>
        </w:r>
      </w:del>
    </w:p>
    <w:p>
      <w:pPr>
        <w:pStyle w:val="Q-BulletList"/>
        <w:numPr>
          <w:ilvl w:val="0"/>
          <w:numId w:val="3"/>
        </w:numPr>
      </w:pPr>
      <w:ins w:id="321" w:author="AgileWriter" w:date="2026-06-11T09:20:44Z">
        <w:commentRangeStart w:id="109"/>
        <w:r>
          <w:rPr/>
          <w:t>Adverse psychiatric and neurological effects observed in Phase 3 clinical studies of blorp inductors.</w:t>
        </w:r>
        <w:commentRangeEnd w:id="109"/>
        <w:r>
          <w:rPr>
            <w:rStyle w:val="CommentReference"/>
          </w:rPr>
          <w:commentReference w:id="109"/>
        </w:r>
      </w:ins>
    </w:p>
    <w:p>
      <w:pPr>
        <w:pStyle w:val="Q-BulletList"/>
        <w:numPr>
          <w:ilvl w:val="0"/>
          <w:numId w:val="3"/>
        </w:numPr>
      </w:pPr>
      <w:ins w:id="322" w:author="AgileWriter" w:date="2026-06-11T09:20:44Z">
        <w:r>
          <w:rPr/>
          <w:t>General safety and tolerability outside CNS effects, with primary adverse effects being gastrointestinal.</w:t>
        </w:r>
      </w:ins>
    </w:p>
    <w:p>
      <w:pPr>
        <w:pStyle w:val="Q-BulletList"/>
        <w:numPr>
          <w:ilvl w:val="0"/>
          <w:numId w:val="3"/>
        </w:numPr>
      </w:pPr>
      <w:ins w:id="323" w:author="AgileWriter" w:date="2026-06-11T09:20:44Z">
        <w:r>
          <w:rPr/>
          <w:t>Potential CNS-associated adverse effects with ABC-123, including amphibious jocularity, levitation, and the crunge.</w:t>
        </w:r>
      </w:ins>
    </w:p>
    <w:p>
      <w:pPr>
        <w:pStyle w:val="Q-BulletList"/>
        <w:numPr>
          <w:ilvl w:val="0"/>
          <w:numId w:val="3"/>
        </w:numPr>
      </w:pPr>
      <w:ins w:id="324" w:author="AgileWriter" w:date="2026-06-11T09:20:44Z">
        <w:r>
          <w:rPr/>
          <w:t>Participants in ABC-123 clinical program closely monitored for CNS risks.</w:t>
        </w:r>
      </w:ins>
    </w:p>
    <w:p>
      <w:pPr>
        <w:pStyle w:val="Q-BulletList"/>
        <w:numPr>
          <w:ilvl w:val="0"/>
          <w:numId w:val="3"/>
        </w:numPr>
      </w:pPr>
      <w:ins w:id="325" w:author="AgileWriter" w:date="2026-06-11T09:20:44Z">
        <w:r>
          <w:rPr/>
          <w:t>Monitoring for adverse effects resulting from study drug administration.</w:t>
        </w:r>
      </w:ins>
    </w:p>
    <w:p>
      <w:pPr>
        <w:pStyle w:val="Q-BulletList"/>
        <w:numPr>
          <w:ilvl w:val="0"/>
          <w:numId w:val="3"/>
        </w:numPr>
      </w:pPr>
      <w:del w:id="326" w:author="AgileWriter" w:date="2026-06-11T09:20:44Z">
        <w:r>
          <w:rPr>
            <w:color w:val="000000"/>
          </w:rPr>
          <w:delText xml:space="preserve">&lt;side effect&gt;</w:delText>
        </w:r>
      </w:del>
    </w:p>
    <w:p>
      <w:pPr>
        <w:pStyle w:val="Q-BulletList"/>
        <w:numPr>
          <w:ilvl w:val="0"/>
          <w:numId w:val="3"/>
        </w:numPr>
      </w:pPr>
      <w:ins w:id="327" w:author="AgileWriter" w:date="2026-06-11T09:20:44Z">
        <w:commentRangeStart w:id="110"/>
        <w:r>
          <w:rPr/>
          <w:t>Adverse psychiatric and neurological effects observed in Phase 3 clinical studies of blorp inductors.</w:t>
        </w:r>
        <w:commentRangeEnd w:id="110"/>
        <w:r>
          <w:rPr>
            <w:rStyle w:val="CommentReference"/>
          </w:rPr>
          <w:commentReference w:id="110"/>
        </w:r>
      </w:ins>
    </w:p>
    <w:p>
      <w:pPr>
        <w:pStyle w:val="Q-BulletList"/>
        <w:numPr>
          <w:ilvl w:val="0"/>
          <w:numId w:val="3"/>
        </w:numPr>
      </w:pPr>
      <w:ins w:id="328" w:author="AgileWriter" w:date="2026-06-11T09:20:45Z">
        <w:r>
          <w:rPr/>
          <w:t>General safety and tolerability outside CNS effects, with primary adverse effects being gastrointestinal.</w:t>
        </w:r>
      </w:ins>
    </w:p>
    <w:p>
      <w:pPr>
        <w:pStyle w:val="Q-BulletList"/>
        <w:numPr>
          <w:ilvl w:val="0"/>
          <w:numId w:val="3"/>
        </w:numPr>
      </w:pPr>
      <w:ins w:id="329" w:author="AgileWriter" w:date="2026-06-11T09:20:45Z">
        <w:r>
          <w:rPr/>
          <w:t>Potential CNS-associated adverse effects with ABC-123, including amphibious jocularity, levitation, and the crunge.</w:t>
        </w:r>
      </w:ins>
    </w:p>
    <w:p>
      <w:pPr>
        <w:pStyle w:val="Q-BulletList"/>
        <w:numPr>
          <w:ilvl w:val="0"/>
          <w:numId w:val="3"/>
        </w:numPr>
      </w:pPr>
      <w:ins w:id="330" w:author="AgileWriter" w:date="2026-06-11T09:20:45Z">
        <w:r>
          <w:rPr/>
          <w:t>Participants in ABC-123 clinical program closely monitored for CNS risks.</w:t>
        </w:r>
      </w:ins>
    </w:p>
    <w:p>
      <w:pPr>
        <w:pStyle w:val="Q-BulletList"/>
        <w:numPr>
          <w:ilvl w:val="0"/>
          <w:numId w:val="3"/>
        </w:numPr>
      </w:pPr>
      <w:ins w:id="331" w:author="AgileWriter" w:date="2026-06-11T09:20:45Z">
        <w:r>
          <w:rPr/>
          <w:t>Monitoring for adverse effects resulting from study drug administration.</w:t>
        </w:r>
      </w:ins>
    </w:p>
    <w:p>
      <w:pPr>
        <w:pStyle w:val="Q-BulletList"/>
        <w:numPr>
          <w:ilvl w:val="0"/>
          <w:numId w:val="3"/>
        </w:numPr>
      </w:pPr>
      <w:del w:id="332" w:author="AgileWriter" w:date="2026-06-11T09:20:45Z">
        <w:r>
          <w:rPr>
            <w:color w:val="000000"/>
          </w:rPr>
          <w:delText xml:space="preserve">&lt;side effect&gt;</w:delText>
        </w:r>
      </w:del>
    </w:p>
    <w:p>
      <w:pPr>
        <w:pStyle w:val="Q-BulletList"/>
        <w:numPr>
          <w:ilvl w:val="0"/>
          <w:numId w:val="3"/>
        </w:numPr>
      </w:pPr>
      <w:ins w:id="333" w:author="AgileWriter" w:date="2026-06-11T09:20:45Z">
        <w:commentRangeStart w:id="111"/>
        <w:r>
          <w:rPr/>
          <w:t>Amphibious jocularity</w:t>
        </w:r>
        <w:commentRangeEnd w:id="111"/>
        <w:r>
          <w:rPr>
            <w:rStyle w:val="CommentReference"/>
          </w:rPr>
          <w:commentReference w:id="111"/>
        </w:r>
      </w:ins>
    </w:p>
    <w:p>
      <w:pPr>
        <w:pStyle w:val="Q-BulletList"/>
        <w:numPr>
          <w:ilvl w:val="0"/>
          <w:numId w:val="3"/>
        </w:numPr>
      </w:pPr>
      <w:ins w:id="334" w:author="AgileWriter" w:date="2026-06-11T09:20:45Z">
        <w:r>
          <w:rPr/>
          <w:t>Levitation</w:t>
        </w:r>
      </w:ins>
    </w:p>
    <w:p>
      <w:pPr>
        <w:pStyle w:val="Q-BulletList"/>
        <w:numPr>
          <w:ilvl w:val="0"/>
          <w:numId w:val="3"/>
        </w:numPr>
      </w:pPr>
      <w:ins w:id="335" w:author="AgileWriter" w:date="2026-06-11T09:20:45Z">
        <w:r>
          <w:rPr/>
          <w:t>The crunge</w:t>
        </w:r>
      </w:ins>
    </w:p>
    <w:p>
      <w:pPr/>
      <w:r>
        <w:rPr>
          <w:color w:val="000000"/>
        </w:rPr>
        <w:t xml:space="preserve">Although the study drug, </w:t>
      </w:r>
      <w:del w:id="336" w:author="AgileWriter" w:date="2026-06-11T09:20:45Z">
        <w:r>
          <w:rPr>
            <w:color w:val="000000"/>
          </w:rPr>
          <w:delText xml:space="preserve">&lt;study drug ID&gt;</w:delText>
        </w:r>
      </w:del>
      <w:ins w:id="337" w:author="AgileWriter" w:date="2026-06-11T09:20:45Z">
        <w:commentRangeStart w:id="112"/>
        <w:r>
          <w:rPr/>
          <w:t>ABC-123</w:t>
        </w:r>
        <w:commentRangeEnd w:id="112"/>
        <w:r>
          <w:rPr>
            <w:rStyle w:val="CommentReference"/>
          </w:rPr>
          <w:commentReference w:id="112"/>
        </w:r>
      </w:ins>
      <w:r>
        <w:rPr>
          <w:color w:val="000000"/>
        </w:rPr>
        <w:t>, has not been shown to get into the brain, you will be closely monitored for the following side effects that have been seen when taking a similar type of drug that do get into the brain:</w:t>
      </w:r>
    </w:p>
    <w:p>
      <w:pPr>
        <w:pStyle w:val="Q-BulletList"/>
        <w:numPr>
          <w:ilvl w:val="0"/>
          <w:numId w:val="3"/>
        </w:numPr>
      </w:pPr>
      <w:del w:id="338" w:author="AgileWriter" w:date="2026-06-11T09:20:45Z">
        <w:r>
          <w:rPr>
            <w:color w:val="000000"/>
          </w:rPr>
          <w:delText xml:space="preserve">&lt;side effect&gt;</w:delText>
        </w:r>
      </w:del>
    </w:p>
    <w:p>
      <w:pPr>
        <w:pStyle w:val="Q-BulletList"/>
        <w:numPr>
          <w:ilvl w:val="0"/>
          <w:numId w:val="3"/>
        </w:numPr>
      </w:pPr>
      <w:ins w:id="339" w:author="AgileWriter" w:date="2026-06-11T09:20:45Z">
        <w:commentRangeStart w:id="113"/>
        <w:r>
          <w:rPr/>
          <w:t>Amphibious jocularity</w:t>
        </w:r>
        <w:commentRangeEnd w:id="113"/>
        <w:r>
          <w:rPr>
            <w:rStyle w:val="CommentReference"/>
          </w:rPr>
          <w:commentReference w:id="113"/>
        </w:r>
      </w:ins>
    </w:p>
    <w:p>
      <w:pPr>
        <w:pStyle w:val="Q-BulletList"/>
        <w:numPr>
          <w:ilvl w:val="0"/>
          <w:numId w:val="3"/>
        </w:numPr>
      </w:pPr>
      <w:ins w:id="340" w:author="AgileWriter" w:date="2026-06-11T09:20:45Z">
        <w:r>
          <w:rPr/>
          <w:t>Levitation</w:t>
        </w:r>
      </w:ins>
    </w:p>
    <w:p>
      <w:pPr>
        <w:pStyle w:val="Q-BulletList"/>
        <w:numPr>
          <w:ilvl w:val="0"/>
          <w:numId w:val="3"/>
        </w:numPr>
      </w:pPr>
      <w:ins w:id="341" w:author="AgileWriter" w:date="2026-06-11T09:20:45Z">
        <w:r>
          <w:rPr/>
          <w:t>The crunge</w:t>
        </w:r>
      </w:ins>
    </w:p>
    <w:p>
      <w:pPr>
        <w:pStyle w:val="Q-BulletList"/>
        <w:numPr>
          <w:ilvl w:val="0"/>
          <w:numId w:val="3"/>
        </w:numPr>
      </w:pPr>
      <w:del w:id="342" w:author="AgileWriter" w:date="2026-06-11T09:20:45Z">
        <w:r>
          <w:rPr>
            <w:color w:val="000000"/>
          </w:rPr>
          <w:delText xml:space="preserve">&lt;side effect&gt;</w:delText>
        </w:r>
      </w:del>
    </w:p>
    <w:p>
      <w:pPr>
        <w:pStyle w:val="Q-BulletList"/>
        <w:numPr>
          <w:ilvl w:val="0"/>
          <w:numId w:val="3"/>
        </w:numPr>
      </w:pPr>
      <w:ins w:id="343" w:author="AgileWriter" w:date="2026-06-11T09:20:45Z">
        <w:commentRangeStart w:id="114"/>
        <w:r>
          <w:rPr/>
          <w:t>Adverse psychiatric and neurological effects observed in Phase 3 clinical studies of blorp inductors.</w:t>
        </w:r>
        <w:commentRangeEnd w:id="114"/>
        <w:r>
          <w:rPr>
            <w:rStyle w:val="CommentReference"/>
          </w:rPr>
          <w:commentReference w:id="114"/>
        </w:r>
      </w:ins>
    </w:p>
    <w:p>
      <w:pPr>
        <w:pStyle w:val="Q-BulletList"/>
        <w:numPr>
          <w:ilvl w:val="0"/>
          <w:numId w:val="3"/>
        </w:numPr>
      </w:pPr>
      <w:ins w:id="344" w:author="AgileWriter" w:date="2026-06-11T09:20:45Z">
        <w:r>
          <w:rPr/>
          <w:t>General safety and tolerability outside CNS effects, with primary adverse effects being gastrointestinal.</w:t>
        </w:r>
      </w:ins>
    </w:p>
    <w:p>
      <w:pPr>
        <w:pStyle w:val="Q-BulletList"/>
        <w:numPr>
          <w:ilvl w:val="0"/>
          <w:numId w:val="3"/>
        </w:numPr>
      </w:pPr>
      <w:ins w:id="345" w:author="AgileWriter" w:date="2026-06-11T09:20:45Z">
        <w:r>
          <w:rPr/>
          <w:t>Potential CNS-associated adverse effects with ABC-123, including amphibious jocularity, levitation, and the crunge.</w:t>
        </w:r>
      </w:ins>
    </w:p>
    <w:p>
      <w:pPr>
        <w:pStyle w:val="Q-BulletList"/>
        <w:numPr>
          <w:ilvl w:val="0"/>
          <w:numId w:val="3"/>
        </w:numPr>
      </w:pPr>
      <w:ins w:id="346" w:author="AgileWriter" w:date="2026-06-11T09:20:45Z">
        <w:r>
          <w:rPr/>
          <w:t>Participants in ABC-123 clinical program closely monitored for CNS risks.</w:t>
        </w:r>
      </w:ins>
    </w:p>
    <w:p>
      <w:pPr>
        <w:pStyle w:val="Q-BulletList"/>
        <w:numPr>
          <w:ilvl w:val="0"/>
          <w:numId w:val="3"/>
        </w:numPr>
      </w:pPr>
      <w:ins w:id="347" w:author="AgileWriter" w:date="2026-06-11T09:20:45Z">
        <w:r>
          <w:rPr/>
          <w:t>Monitoring for adverse effects resulting from study drug administration.</w:t>
        </w:r>
      </w:ins>
    </w:p>
    <w:p>
      <w:pPr>
        <w:pStyle w:val="Q-BulletList"/>
        <w:numPr>
          <w:ilvl w:val="0"/>
          <w:numId w:val="3"/>
        </w:numPr>
      </w:pPr>
      <w:del w:id="348" w:author="AgileWriter" w:date="2026-06-11T09:20:45Z">
        <w:r>
          <w:rPr>
            <w:color w:val="000000"/>
          </w:rPr>
          <w:delText xml:space="preserve">&lt;side effect&gt;</w:delText>
        </w:r>
      </w:del>
    </w:p>
    <w:p>
      <w:pPr>
        <w:pStyle w:val="Q-BulletList"/>
        <w:numPr>
          <w:ilvl w:val="0"/>
          <w:numId w:val="3"/>
        </w:numPr>
      </w:pPr>
      <w:ins w:id="349" w:author="AgileWriter" w:date="2026-06-11T09:20:45Z">
        <w:commentRangeStart w:id="115"/>
        <w:r>
          <w:rPr/>
          <w:t>Adverse psychiatric and neurological effects observed in Phase 3 clinical studies of blorp inductors.</w:t>
        </w:r>
        <w:commentRangeEnd w:id="115"/>
        <w:r>
          <w:rPr>
            <w:rStyle w:val="CommentReference"/>
          </w:rPr>
          <w:commentReference w:id="115"/>
        </w:r>
      </w:ins>
    </w:p>
    <w:p>
      <w:pPr>
        <w:pStyle w:val="Q-BulletList"/>
        <w:numPr>
          <w:ilvl w:val="0"/>
          <w:numId w:val="3"/>
        </w:numPr>
      </w:pPr>
      <w:ins w:id="350" w:author="AgileWriter" w:date="2026-06-11T09:20:45Z">
        <w:r>
          <w:rPr/>
          <w:t>General safety and tolerability outside CNS effects, with primary adverse effects being gastrointestinal.</w:t>
        </w:r>
      </w:ins>
    </w:p>
    <w:p>
      <w:pPr>
        <w:pStyle w:val="Q-BulletList"/>
        <w:numPr>
          <w:ilvl w:val="0"/>
          <w:numId w:val="3"/>
        </w:numPr>
      </w:pPr>
      <w:ins w:id="351" w:author="AgileWriter" w:date="2026-06-11T09:20:45Z">
        <w:r>
          <w:rPr/>
          <w:t>Potential CNS-associated adverse effects with ABC-123, including amphibious jocularity, levitation, and the crunge.</w:t>
        </w:r>
      </w:ins>
    </w:p>
    <w:p>
      <w:pPr>
        <w:pStyle w:val="Q-BulletList"/>
        <w:numPr>
          <w:ilvl w:val="0"/>
          <w:numId w:val="3"/>
        </w:numPr>
      </w:pPr>
      <w:ins w:id="352" w:author="AgileWriter" w:date="2026-06-11T09:20:45Z">
        <w:r>
          <w:rPr/>
          <w:t>Participants in ABC-123 clinical program closely monitored for CNS risks.</w:t>
        </w:r>
      </w:ins>
    </w:p>
    <w:p>
      <w:pPr>
        <w:pStyle w:val="Q-BulletList"/>
        <w:numPr>
          <w:ilvl w:val="0"/>
          <w:numId w:val="3"/>
        </w:numPr>
      </w:pPr>
      <w:ins w:id="353" w:author="AgileWriter" w:date="2026-06-11T09:20:45Z">
        <w:r>
          <w:rPr/>
          <w:t>Monitoring for adverse effects resulting from study drug administration.</w:t>
        </w:r>
      </w:ins>
    </w:p>
    <w:p>
      <w:pPr>
        <w:pStyle w:val="Q-BulletList"/>
        <w:numPr>
          <w:ilvl w:val="0"/>
          <w:numId w:val="3"/>
        </w:numPr>
      </w:pPr>
      <w:del w:id="354" w:author="AgileWriter" w:date="2026-06-11T09:20:45Z">
        <w:r>
          <w:rPr>
            <w:color w:val="000000"/>
          </w:rPr>
          <w:delText xml:space="preserve">&lt;side effect&gt;</w:delText>
        </w:r>
      </w:del>
    </w:p>
    <w:p>
      <w:pPr>
        <w:pStyle w:val="Q-BulletList"/>
        <w:numPr>
          <w:ilvl w:val="0"/>
          <w:numId w:val="3"/>
        </w:numPr>
      </w:pPr>
      <w:ins w:id="355" w:author="AgileWriter" w:date="2026-06-11T09:20:45Z">
        <w:commentRangeStart w:id="116"/>
        <w:r>
          <w:rPr/>
          <w:t>Adverse psychiatric and neurological effects, such as amphibious jocularity, levitation, and the crunge, have been associated with blorp inductors.</w:t>
        </w:r>
        <w:commentRangeEnd w:id="116"/>
        <w:r>
          <w:rPr>
            <w:rStyle w:val="CommentReference"/>
          </w:rPr>
          <w:commentReference w:id="116"/>
        </w:r>
      </w:ins>
    </w:p>
    <w:p>
      <w:pPr>
        <w:pStyle w:val="Q-BulletList"/>
        <w:numPr>
          <w:ilvl w:val="0"/>
          <w:numId w:val="3"/>
        </w:numPr>
      </w:pPr>
      <w:ins w:id="356" w:author="AgileWriter" w:date="2026-06-11T09:20:45Z">
        <w:r>
          <w:rPr/>
          <w:t>Gastrointestinal issues were the primary adverse effects observed in the studies.</w:t>
        </w:r>
      </w:ins>
    </w:p>
    <w:p>
      <w:pPr>
        <w:pStyle w:val="Q-BulletList"/>
        <w:numPr>
          <w:ilvl w:val="0"/>
          <w:numId w:val="3"/>
        </w:numPr>
      </w:pPr>
      <w:ins w:id="357" w:author="AgileWriter" w:date="2026-06-11T09:20:45Z">
        <w:r>
          <w:rPr/>
          <w:t>Participants in the ABC-123 clinical program will be monitored for CNS-associated risks, including those observed with blorp inductors.</w:t>
        </w:r>
      </w:ins>
    </w:p>
    <w:p>
      <w:pPr>
        <w:pStyle w:val="Q-BulletList"/>
        <w:numPr>
          <w:ilvl w:val="0"/>
          <w:numId w:val="3"/>
        </w:numPr>
      </w:pPr>
      <w:ins w:id="358" w:author="AgileWriter" w:date="2026-06-11T09:20:45Z">
        <w:r>
          <w:rPr/>
          <w:t>No serious adverse effects were observed in blorp knockout mice, supporting the general safety of blorp inductors.</w:t>
        </w:r>
      </w:ins>
    </w:p>
    <w:p>
      <w:pPr/>
      <w:r>
        <w:rPr>
          <w:color w:val="000000"/>
        </w:rPr>
        <w:t>You may form antibodies to the study drug. An antibody is a type of protein that helps protect the body against attack by bacteria and viruses. There is also a chance that if you have these antibodies, this study drug or similar drugs will not work for you in the future.</w:t>
      </w:r>
    </w:p>
    <w:p>
      <w:pPr/>
      <w:r>
        <w:rPr>
          <w:color w:val="000000"/>
        </w:rPr>
        <w:t>All drugs may cause allergic reactions in some people. Below is a list of symptoms of an allergic reaction:</w:t>
      </w:r>
    </w:p>
    <w:p>
      <w:pPr>
        <w:pStyle w:val="Q-BulletList"/>
        <w:numPr>
          <w:ilvl w:val="0"/>
          <w:numId w:val="3"/>
        </w:numPr>
      </w:pPr>
      <w:r>
        <w:rPr>
          <w:color w:val="000000"/>
        </w:rPr>
        <w:t>Swelling of the face, lips, throat, and other areas of the skin</w:t>
      </w:r>
    </w:p>
    <w:p>
      <w:pPr>
        <w:pStyle w:val="Q-BulletList"/>
        <w:numPr>
          <w:ilvl w:val="0"/>
          <w:numId w:val="3"/>
        </w:numPr>
      </w:pPr>
      <w:r>
        <w:rPr>
          <w:color w:val="000000"/>
        </w:rPr>
        <w:t>Difficulty swallowing or breathing</w:t>
      </w:r>
    </w:p>
    <w:p>
      <w:pPr>
        <w:pStyle w:val="Q-BulletList"/>
        <w:numPr>
          <w:ilvl w:val="0"/>
          <w:numId w:val="3"/>
        </w:numPr>
      </w:pPr>
      <w:r>
        <w:rPr>
          <w:color w:val="000000"/>
        </w:rPr>
        <w:t>Raised, red areas on your skin</w:t>
      </w:r>
    </w:p>
    <w:p>
      <w:pPr>
        <w:pStyle w:val="Q-BulletList"/>
        <w:numPr>
          <w:ilvl w:val="0"/>
          <w:numId w:val="3"/>
        </w:numPr>
      </w:pPr>
      <w:r>
        <w:rPr>
          <w:color w:val="000000"/>
        </w:rPr>
        <w:t>Skin rash, itching, flaking, or peeling</w:t>
      </w:r>
    </w:p>
    <w:p>
      <w:pPr/>
      <w:r>
        <w:rPr>
          <w:color w:val="000000"/>
        </w:rPr>
        <w:t>If you have a side effect of the study drug, such as a skin rash or other visible injury, it might be useful to take a digital picture of the affected area to send to the sponsor. By signing and dating this consent, you authorize the study doctor or study staff to take such a picture and provide it to the sponsor. Every effort will be made to protect your identity if a photograph is necessary.</w:t>
      </w:r>
    </w:p>
    <w:p>
      <w:pPr>
        <w:pStyle w:val="Q-Heading1"/>
        <w:jc w:val="left"/>
      </w:pPr>
      <w:bookmarkStart w:id="11" w:name="_Heading_1_ADDITIONAL_RISKS_OR_DISCOMFORTS"/>
      <w:r>
        <w:rPr/>
        <w:t>ADDITIONAL RISKS OR DISCOMFORTS</w:t>
      </w:r>
      <w:bookmarkEnd w:id="11"/>
    </w:p>
    <w:p>
      <w:pPr/>
      <w:r>
        <w:rPr>
          <w:color w:val="000000"/>
          <w:u w:val="single"/>
        </w:rPr>
        <w:t>Blood Samples (taken by single needle-sticks or by a tube that is left in your arm):</w:t>
      </w:r>
    </w:p>
    <w:p>
      <w:pPr/>
      <w:r>
        <w:rPr>
          <w:color w:val="000000"/>
        </w:rPr>
        <w:t>There may be side effects of having blood drawn such as:</w:t>
      </w:r>
    </w:p>
    <w:p>
      <w:pPr>
        <w:pStyle w:val="Q-BulletList"/>
        <w:numPr>
          <w:ilvl w:val="0"/>
          <w:numId w:val="3"/>
        </w:numPr>
      </w:pPr>
      <w:r>
        <w:rPr>
          <w:color w:val="000000"/>
        </w:rPr>
        <w:t>Fainting</w:t>
      </w:r>
    </w:p>
    <w:p>
      <w:pPr>
        <w:pStyle w:val="Q-BulletList"/>
        <w:numPr>
          <w:ilvl w:val="0"/>
          <w:numId w:val="3"/>
        </w:numPr>
      </w:pPr>
      <w:r>
        <w:rPr>
          <w:color w:val="000000"/>
        </w:rPr>
        <w:t>Redness</w:t>
      </w:r>
    </w:p>
    <w:p>
      <w:pPr>
        <w:pStyle w:val="Q-BulletList"/>
        <w:numPr>
          <w:ilvl w:val="0"/>
          <w:numId w:val="3"/>
        </w:numPr>
      </w:pPr>
      <w:r>
        <w:rPr>
          <w:color w:val="000000"/>
        </w:rPr>
        <w:t>Pain</w:t>
      </w:r>
    </w:p>
    <w:p>
      <w:pPr>
        <w:pStyle w:val="Q-BulletList"/>
        <w:numPr>
          <w:ilvl w:val="0"/>
          <w:numId w:val="3"/>
        </w:numPr>
      </w:pPr>
      <w:r>
        <w:rPr>
          <w:color w:val="000000"/>
        </w:rPr>
        <w:t>Bruising</w:t>
      </w:r>
    </w:p>
    <w:p>
      <w:pPr>
        <w:pStyle w:val="Q-BulletList"/>
        <w:numPr>
          <w:ilvl w:val="0"/>
          <w:numId w:val="3"/>
        </w:numPr>
      </w:pPr>
      <w:r>
        <w:rPr>
          <w:color w:val="000000"/>
        </w:rPr>
        <w:t>Bleeding</w:t>
      </w:r>
    </w:p>
    <w:p>
      <w:pPr>
        <w:pStyle w:val="Q-BulletList"/>
        <w:numPr>
          <w:ilvl w:val="0"/>
          <w:numId w:val="3"/>
        </w:numPr>
      </w:pPr>
      <w:r>
        <w:rPr>
          <w:color w:val="000000"/>
        </w:rPr>
        <w:t>Infection</w:t>
      </w:r>
    </w:p>
    <w:p>
      <w:pPr>
        <w:pStyle w:val="Q-BulletList"/>
        <w:numPr>
          <w:ilvl w:val="0"/>
          <w:numId w:val="3"/>
        </w:numPr>
      </w:pPr>
      <w:r>
        <w:rPr>
          <w:color w:val="000000"/>
        </w:rPr>
        <w:t>Blood clots, which may cause inflammation, swelling and pain</w:t>
      </w:r>
    </w:p>
    <w:p>
      <w:pPr>
        <w:pStyle w:val="Q-BulletList"/>
        <w:numPr>
          <w:ilvl w:val="0"/>
          <w:numId w:val="3"/>
        </w:numPr>
      </w:pPr>
      <w:r>
        <w:rPr>
          <w:color w:val="000000"/>
        </w:rPr>
        <w:t>Nerve damage</w:t>
      </w:r>
    </w:p>
    <w:p>
      <w:pPr>
        <w:pStyle w:val="Q-BulletList"/>
        <w:numPr>
          <w:ilvl w:val="0"/>
          <w:numId w:val="3"/>
        </w:numPr>
      </w:pPr>
      <w:r>
        <w:rPr>
          <w:color w:val="000000"/>
        </w:rPr>
        <w:t>Scarring</w:t>
      </w:r>
    </w:p>
    <w:p>
      <w:pPr/>
      <w:r>
        <w:rPr>
          <w:color w:val="000000"/>
        </w:rPr>
        <w:t xml:space="preserve">If you feel faint tell the study staff right away. </w:t>
      </w:r>
      <w:r>
        <w:rPr>
          <w:color w:val="000000"/>
          <w:u w:val="single"/>
        </w:rPr>
        <w:t>Electrocardiogram (ECG):</w:t>
      </w:r>
    </w:p>
    <w:p>
      <w:pPr/>
      <w:r>
        <w:rPr>
          <w:color w:val="000000"/>
        </w:rPr>
        <w:t>The ECG test is a recording of the electrical activity of your heart. The sticky pads used may be cold when applied and sometimes cause some discomfort such as redness or itching. If the hair under the patches needs to be shaved, irritation from shaving also could occur.</w:t>
      </w:r>
    </w:p>
    <w:p>
      <w:pPr/>
      <w:r>
        <w:rPr>
          <w:color w:val="000000"/>
          <w:u w:val="single"/>
        </w:rPr>
        <w:t>Fasting</w:t>
      </w:r>
    </w:p>
    <w:p>
      <w:pPr/>
      <w:r>
        <w:rPr>
          <w:color w:val="000000"/>
        </w:rPr>
        <w:t>Fasting could cause dizziness, headaches, stomach discomfort or fainting.</w:t>
      </w:r>
    </w:p>
    <w:p>
      <w:pPr/>
      <w:r>
        <w:rPr>
          <w:u w:val="single"/>
        </w:rPr>
        <w:t>Risks of using Lidocaine:</w:t>
      </w:r>
    </w:p>
    <w:p>
      <w:pPr/>
      <w:r>
        <w:rPr>
          <w:color w:val="000000"/>
        </w:rPr>
        <w:t>A rare but possible side effect of lidocaine is an extreme allergic reaction. These symptoms may include:</w:t>
      </w:r>
    </w:p>
    <w:p>
      <w:pPr>
        <w:pStyle w:val="Q-BulletList"/>
        <w:numPr>
          <w:ilvl w:val="0"/>
          <w:numId w:val="3"/>
        </w:numPr>
      </w:pPr>
      <w:r>
        <w:rPr>
          <w:color w:val="000000"/>
        </w:rPr>
        <w:t>Severe shortness of breath</w:t>
      </w:r>
    </w:p>
    <w:p>
      <w:pPr>
        <w:pStyle w:val="Q-BulletList"/>
        <w:numPr>
          <w:ilvl w:val="0"/>
          <w:numId w:val="3"/>
        </w:numPr>
      </w:pPr>
      <w:r>
        <w:rPr>
          <w:color w:val="000000"/>
        </w:rPr>
        <w:t>Swelling of the throat</w:t>
      </w:r>
    </w:p>
    <w:p>
      <w:pPr>
        <w:pStyle w:val="Q-BulletList"/>
        <w:numPr>
          <w:ilvl w:val="0"/>
          <w:numId w:val="3"/>
        </w:numPr>
      </w:pPr>
      <w:r>
        <w:rPr>
          <w:color w:val="000000"/>
        </w:rPr>
        <w:t>Redness, swelling, and tenderness of the skin</w:t>
      </w:r>
    </w:p>
    <w:p>
      <w:pPr>
        <w:pStyle w:val="Q-BulletList"/>
        <w:numPr>
          <w:ilvl w:val="0"/>
          <w:numId w:val="3"/>
        </w:numPr>
      </w:pPr>
      <w:r>
        <w:rPr>
          <w:color w:val="000000"/>
        </w:rPr>
        <w:t>Skin rash</w:t>
      </w:r>
    </w:p>
    <w:p>
      <w:pPr/>
      <w:r>
        <w:rPr>
          <w:color w:val="000000"/>
          <w:u w:val="single"/>
        </w:rPr>
        <w:t>Risks of Subcutaneous (SC) Injection:</w:t>
      </w:r>
    </w:p>
    <w:p>
      <w:pPr>
        <w:pStyle w:val="Q-BulletList"/>
        <w:numPr>
          <w:ilvl w:val="0"/>
          <w:numId w:val="3"/>
        </w:numPr>
      </w:pPr>
      <w:r>
        <w:rPr>
          <w:color w:val="000000"/>
        </w:rPr>
        <w:t>Infection</w:t>
      </w:r>
    </w:p>
    <w:p>
      <w:pPr>
        <w:pStyle w:val="Q-BulletList"/>
        <w:numPr>
          <w:ilvl w:val="0"/>
          <w:numId w:val="3"/>
        </w:numPr>
      </w:pPr>
      <w:r>
        <w:rPr>
          <w:color w:val="000000"/>
        </w:rPr>
        <w:t>Pain</w:t>
      </w:r>
    </w:p>
    <w:p>
      <w:pPr>
        <w:pStyle w:val="Q-BulletList"/>
        <w:numPr>
          <w:ilvl w:val="0"/>
          <w:numId w:val="3"/>
        </w:numPr>
      </w:pPr>
      <w:r>
        <w:rPr>
          <w:color w:val="000000"/>
        </w:rPr>
        <w:t>Redness</w:t>
      </w:r>
    </w:p>
    <w:p>
      <w:pPr>
        <w:pStyle w:val="Q-BulletList"/>
        <w:numPr>
          <w:ilvl w:val="0"/>
          <w:numId w:val="3"/>
        </w:numPr>
      </w:pPr>
      <w:r>
        <w:rPr>
          <w:color w:val="000000"/>
        </w:rPr>
        <w:t>Bruising</w:t>
      </w:r>
    </w:p>
    <w:p>
      <w:pPr>
        <w:pStyle w:val="Q-BulletList"/>
        <w:numPr>
          <w:ilvl w:val="0"/>
          <w:numId w:val="3"/>
        </w:numPr>
      </w:pPr>
      <w:r>
        <w:rPr>
          <w:color w:val="000000"/>
        </w:rPr>
        <w:t>Local swelling</w:t>
      </w:r>
    </w:p>
    <w:p>
      <w:pPr>
        <w:pStyle w:val="Q-BulletList"/>
        <w:numPr>
          <w:ilvl w:val="0"/>
          <w:numId w:val="3"/>
        </w:numPr>
      </w:pPr>
      <w:r>
        <w:rPr>
          <w:color w:val="000000"/>
        </w:rPr>
        <w:t>Warmth or drainage</w:t>
      </w:r>
    </w:p>
    <w:p>
      <w:pPr/>
      <w:r>
        <w:rPr>
          <w:b/>
        </w:rPr>
        <w:t>Non-Physical Risks Associated with the Planned Genetic Analysis and Future Research of Biomarker Samples:</w:t>
      </w:r>
    </w:p>
    <w:p>
      <w:pPr/>
      <w:r>
        <w:rPr>
          <w:color w:val="000000"/>
        </w:rPr>
        <w:t>Loss of confidentiality is the primary risk of testing, collecting, and storing tissue/blood samples. It may be possible for DNA to be extracted (through various testing methods) from the donated tissues/blood, which would allow knowledge about you to be gained that you may not want known. Your test results are confidential. The Sponsor will make every effort to protect any information about you, generated from testing and analysis of your samples, from anyone other than the people or companies you read about in this form. We believe that the benefits of learning more about human genetic variation and how it relates to health and disease outweigh the current and potential future risks, but this is something that you must judge for yourself.</w:t>
      </w:r>
    </w:p>
    <w:p>
      <w:pPr/>
      <w:r>
        <w:rPr>
          <w:color w:val="000000"/>
        </w:rPr>
        <w:t>There are also current limited protections afforded to you by a U.S. Federal law, the Genetic Information Non-discrimination Act (GINA), which protects you from discrimination based on your genetic information in both health insurances and employment. All health insurance companies and group health plans provided by employers with 15 or more employees must follow this law.</w:t>
      </w:r>
    </w:p>
    <w:p>
      <w:pPr>
        <w:jc w:val="both"/>
      </w:pPr>
      <w:r>
        <w:rPr>
          <w:color w:val="000000"/>
        </w:rPr>
        <w:t>Be aware that this Federal law does not protect you against genetic discrimination by companies that sell life insurance, disability insurance, or long term-care insurance, nor does it prohibit discrimination based on a genetic disease or disorder that you already know about.</w:t>
      </w:r>
    </w:p>
    <w:p>
      <w:pPr>
        <w:pStyle w:val="Q-Heading1"/>
        <w:jc w:val="both"/>
      </w:pPr>
      <w:bookmarkStart w:id="12" w:name="_Heading_1_BIRTH_CONTROL_AND_DANGERS_OF_PREGNANCY_AND_BREASTFEED"/>
      <w:r>
        <w:rPr/>
        <w:t>BIRTH CONTROL AND DANGERS OF PREGNANCY AND BREASTFEEDING</w:t>
      </w:r>
      <w:bookmarkEnd w:id="12"/>
    </w:p>
    <w:p>
      <w:pPr>
        <w:jc w:val="both"/>
      </w:pPr>
      <w:r>
        <w:rPr>
          <w:color w:val="000000"/>
        </w:rPr>
        <w:t>You must be of non-childbearing potential (not able to have children) to be in this study. This includes:</w:t>
      </w:r>
    </w:p>
    <w:p>
      <w:pPr>
        <w:pStyle w:val="Q-BulletList"/>
        <w:numPr>
          <w:ilvl w:val="0"/>
          <w:numId w:val="3"/>
        </w:numPr>
      </w:pPr>
      <w:del w:id="359" w:author="AgileWriter" w:date="2026-06-11T09:20:45Z">
        <w:r>
          <w:rPr/>
          <w:delText xml:space="preserve">&lt;Bullet list of lay terminology summarizing the protocol criteria for women to be not considered a WOCBP&gt;</w:delText>
        </w:r>
      </w:del>
    </w:p>
    <w:p>
      <w:pPr>
        <w:pStyle w:val="Q-BulletList"/>
        <w:numPr>
          <w:ilvl w:val="0"/>
          <w:numId w:val="3"/>
        </w:numPr>
      </w:pPr>
      <w:ins w:id="360" w:author="AgileWriter" w:date="2026-06-11T09:20:45Z">
        <w:commentRangeStart w:id="117"/>
        <w:r>
          <w:rPr/>
          <w:t>Premenarchal women are not considered WOCBP.</w:t>
        </w:r>
        <w:commentRangeEnd w:id="117"/>
        <w:r>
          <w:rPr>
            <w:rStyle w:val="CommentReference"/>
          </w:rPr>
          <w:commentReference w:id="117"/>
        </w:r>
      </w:ins>
    </w:p>
    <w:p>
      <w:pPr>
        <w:pStyle w:val="Q-BulletList"/>
        <w:numPr>
          <w:ilvl w:val="0"/>
          <w:numId w:val="3"/>
        </w:numPr>
      </w:pPr>
      <w:ins w:id="361" w:author="AgileWriter" w:date="2026-06-11T09:20:45Z">
        <w:r>
          <w:rPr/>
          <w:t>Premenopausal women with documented hysterectomy, bilateral salpingectomy, or bilateral oophorectomy are not considered WOCBP.</w:t>
        </w:r>
      </w:ins>
    </w:p>
    <w:p>
      <w:pPr>
        <w:pStyle w:val="Q-BulletList"/>
        <w:numPr>
          <w:ilvl w:val="0"/>
          <w:numId w:val="3"/>
        </w:numPr>
      </w:pPr>
      <w:ins w:id="362" w:author="AgileWriter" w:date="2026-06-11T09:20:45Z">
        <w:r>
          <w:rPr/>
          <w:t>Women with permanent infertility due to medical causes such as mullerian agenesis or androgen insensitivity are not considered WOCBP.</w:t>
        </w:r>
      </w:ins>
    </w:p>
    <w:p>
      <w:pPr>
        <w:pStyle w:val="Q-BulletList"/>
        <w:numPr>
          <w:ilvl w:val="0"/>
          <w:numId w:val="3"/>
        </w:numPr>
      </w:pPr>
      <w:ins w:id="363" w:author="AgileWriter" w:date="2026-06-11T09:20:45Z">
        <w:r>
          <w:rPr/>
          <w:t>Postmenopausal women, defined as having no menses for 12 months without an alternative medical cause, are not considered WOCBP.</w:t>
        </w:r>
      </w:ins>
    </w:p>
    <w:p>
      <w:pPr>
        <w:pStyle w:val="Q-BulletList"/>
        <w:numPr>
          <w:ilvl w:val="0"/>
          <w:numId w:val="3"/>
        </w:numPr>
      </w:pPr>
      <w:ins w:id="364" w:author="AgileWriter" w:date="2026-06-11T09:20:45Z">
        <w:r>
          <w:rPr/>
          <w:t>High follicle-stimulating hormone (FSH) levels in the postmenopausal range may confirm postmenopausal status in women not using hormonal contraception or hormone replacement therapy (HRT).</w:t>
        </w:r>
      </w:ins>
    </w:p>
    <w:p>
      <w:pPr>
        <w:pStyle w:val="Q-BulletList"/>
        <w:numPr>
          <w:ilvl w:val="0"/>
          <w:numId w:val="3"/>
        </w:numPr>
      </w:pPr>
      <w:ins w:id="365" w:author="AgileWriter" w:date="2026-06-11T09:20:45Z">
        <w:r>
          <w:rPr/>
          <w:t>Females on HRT and whose menopausal status is in doubt must use non-estrogen hormonal contraception or discontinue HRT for confirmation of postmenopausal status.</w:t>
        </w:r>
      </w:ins>
    </w:p>
    <w:p>
      <w:pPr/>
      <w:del w:id="366" w:author="AgileWriter" w:date="2026-06-11T09:20:45Z">
        <w:r>
          <w:rPr>
            <w:color w:val="000000"/>
          </w:rPr>
          <w:delText xml:space="preserve">&lt;Lay terminology summarizing protocol requirement for females receiving HRT and whose menopausual status is in doubt.&gt;</w:delText>
        </w:r>
      </w:del>
      <w:ins w:id="367" w:author="AgileWriter" w:date="2026-06-11T09:20:45Z">
        <w:commentRangeStart w:id="118"/>
        <w:r>
          <w:rPr/>
          <w:t>Females undergoing hormone replacement therapy (HRT) and with uncertain menopausal status must utilize non-estrogen hormonal contraception methods to continue their HRT during the study. Alternatively, they may need to discontinue HRT to confirm their postmenopausal status before enrollment.</w:t>
        </w:r>
        <w:commentRangeEnd w:id="118"/>
        <w:r>
          <w:rPr>
            <w:rStyle w:val="CommentReference"/>
          </w:rPr>
          <w:commentReference w:id="118"/>
        </w:r>
      </w:ins>
    </w:p>
    <w:p>
      <w:pPr/>
      <w:del w:id="368" w:author="AgileWriter" w:date="2026-06-11T09:20:45Z">
        <w:r>
          <w:rPr>
            <w:color w:val="000000"/>
          </w:rPr>
          <w:delText xml:space="preserve">&lt;Lay terminology summarizing protocol requirement for males regarding contraception&gt;</w:delText>
        </w:r>
      </w:del>
      <w:ins w:id="369" w:author="AgileWriter" w:date="2026-06-11T09:20:45Z">
        <w:commentRangeStart w:id="119"/>
        <w:r>
          <w:rPr/>
          <w:t>Male participants are required to use contraception while undergoing the study intervention and for a period of at least 6 months following the final dose. This includes the use of a male condom with spermicide alongside an additional acceptable method of contraception. Moreover, sexual intercourse with pregnant or breastfeeding female partners should be avoided unless condoms are used during this timeframe.</w:t>
        </w:r>
        <w:commentRangeEnd w:id="119"/>
        <w:r>
          <w:rPr>
            <w:rStyle w:val="CommentReference"/>
          </w:rPr>
          <w:commentReference w:id="119"/>
        </w:r>
      </w:ins>
    </w:p>
    <w:p>
      <w:pPr/>
      <w:r>
        <w:rPr>
          <w:color w:val="000000"/>
        </w:rPr>
        <w:t>Acceptable second methods of birth control for female partners include:</w:t>
      </w:r>
    </w:p>
    <w:p>
      <w:pPr>
        <w:pStyle w:val="Q-BulletList"/>
        <w:numPr>
          <w:ilvl w:val="0"/>
          <w:numId w:val="3"/>
        </w:numPr>
      </w:pPr>
      <w:del w:id="370" w:author="AgileWriter" w:date="2026-06-11T09:20:45Z">
        <w:r>
          <w:rPr>
            <w:color w:val="000000"/>
          </w:rPr>
          <w:delText xml:space="preserve">&lt;Bullet list of lay terminology summarizing the protocol listed acceptable second methods of contraception.&gt;</w:delText>
        </w:r>
      </w:del>
    </w:p>
    <w:p>
      <w:pPr>
        <w:pStyle w:val="Q-BulletList"/>
        <w:numPr>
          <w:ilvl w:val="0"/>
          <w:numId w:val="3"/>
        </w:numPr>
      </w:pPr>
      <w:ins w:id="371" w:author="AgileWriter" w:date="2026-06-11T09:20:45Z">
        <w:commentRangeStart w:id="120"/>
        <w:r>
          <w:rPr/>
          <w:t>Use of a male condom with spermicide.</w:t>
        </w:r>
        <w:commentRangeEnd w:id="120"/>
        <w:r>
          <w:rPr>
            <w:rStyle w:val="CommentReference"/>
          </w:rPr>
          <w:commentReference w:id="120"/>
        </w:r>
      </w:ins>
    </w:p>
    <w:p>
      <w:pPr>
        <w:pStyle w:val="Q-BulletList"/>
        <w:numPr>
          <w:ilvl w:val="0"/>
          <w:numId w:val="3"/>
        </w:numPr>
      </w:pPr>
      <w:ins w:id="372" w:author="AgileWriter" w:date="2026-06-11T09:20:45Z">
        <w:r>
          <w:rPr/>
          <w:t>Use of a second method of acceptable contraception, such as intrauterine devices (IUDs), hormonal contraceptives, or sterilization procedures.</w:t>
        </w:r>
      </w:ins>
    </w:p>
    <w:p>
      <w:pPr/>
      <w:r>
        <w:rPr>
          <w:color w:val="000000"/>
        </w:rPr>
        <w:t>Even if you use birth control during the study, there is a chance you or your partner could become pregnant. If you or your partner are pregnant or become pregnant during the study, the study drug may involve unforeseeable risks to the unborn baby. A pregnancy test is not always correct, especially in the early stages of pregnancy.</w:t>
      </w:r>
    </w:p>
    <w:p>
      <w:pPr/>
      <w:del w:id="373" w:author="AgileWriter" w:date="2026-06-11T09:20:45Z">
        <w:r>
          <w:rPr>
            <w:color w:val="000000"/>
          </w:rPr>
          <w:delText xml:space="preserve">&lt;Lay terminology summarizing pregnancy information collection practices for male participants with partners who become pregnant.&gt;</w:delText>
        </w:r>
      </w:del>
      <w:ins w:id="374" w:author="AgileWriter" w:date="2026-06-11T09:20:45Z">
        <w:commentRangeStart w:id="121"/>
        <w:r>
          <w:rPr/>
          <w:t>For male participants whose partners become pregnant during the study, the Investigator will collect relevant pregnancy information. This will include obtaining signed informed consent from the pregnant partner and recording details on the appropriate form. The information will be submitted to the Sponsor within 24 hours of learning about the pregnancy. Follow-up will be conducted to determine the pregnancy outcome, including the health status of the mother and child, which will be reported to the Sponsor. Generally, follow-up will extend up to 6 to 8 weeks after the estimated delivery date. Any pregnancy termination will also be documented, regardless of fetal status or reason for the procedure.</w:t>
        </w:r>
        <w:commentRangeEnd w:id="121"/>
        <w:r>
          <w:rPr>
            <w:rStyle w:val="CommentReference"/>
          </w:rPr>
          <w:commentReference w:id="121"/>
        </w:r>
      </w:ins>
    </w:p>
    <w:p>
      <w:pPr/>
      <w:del w:id="375" w:author="AgileWriter" w:date="2026-06-11T09:20:45Z">
        <w:r>
          <w:rPr>
            <w:color w:val="000000"/>
          </w:rPr>
          <w:delText xml:space="preserve">&lt;Lay terminology summarizing pregnancy information collection practices for female participants who become pregnant.&gt;</w:delText>
        </w:r>
      </w:del>
      <w:ins w:id="376" w:author="AgileWriter" w:date="2026-06-11T09:20:45Z">
        <w:commentRangeStart w:id="122"/>
        <w:r>
          <w:rPr/>
          <w:t>Female participants who become pregnant during the study will cease receiving the study intervention. The Investigator will monitor the pregnancy to determine its outcome, collecting relevant follow-up information about both the participant and the neonate. This data will be shared with the Sponsor. Typically, follow-up will conclude within 6 to 8 weeks after the expected delivery date. Any pregnancy terminations will be documented, regardless of the fetal condition or the reasons for the procedure. Serious adverse events (SAEs) related to the pregnancy and considered connected to the study intervention by the Investigator will be reported to the Sponsor, although the Investigator is not required to actively seek such information from former participants.</w:t>
        </w:r>
        <w:commentRangeEnd w:id="122"/>
        <w:r>
          <w:rPr>
            <w:rStyle w:val="CommentReference"/>
          </w:rPr>
          <w:commentReference w:id="122"/>
        </w:r>
      </w:ins>
    </w:p>
    <w:p>
      <w:pPr>
        <w:pStyle w:val="Q-Heading1"/>
        <w:jc w:val="left"/>
      </w:pPr>
      <w:bookmarkStart w:id="13" w:name="_Heading_1_POSSIBLE_BENEFITS_OF_THE_STUDY"/>
      <w:r>
        <w:rPr/>
        <w:t>POSSIBLE BENEFITS OF THE STUDY</w:t>
      </w:r>
      <w:bookmarkEnd w:id="13"/>
    </w:p>
    <w:p>
      <w:pPr/>
      <w:r>
        <w:rPr>
          <w:color w:val="000000"/>
        </w:rPr>
        <w:t xml:space="preserve">If you are enrolled in </w:t>
      </w:r>
      <w:del w:id="377" w:author="AgileWriter" w:date="2026-06-11T09:20:45Z">
        <w:r>
          <w:rPr>
            <w:color w:val="000000"/>
          </w:rPr>
          <w:delText xml:space="preserve">&lt;lay terminology for SAD portion of study&gt;</w:delText>
        </w:r>
      </w:del>
      <w:ins w:id="378" w:author="AgileWriter" w:date="2026-06-11T09:20:45Z">
        <w:commentRangeStart w:id="123"/>
        <w:r>
          <w:rPr/>
          <w:t>the single ascending dose (SAD) portion of the study</w:t>
        </w:r>
        <w:commentRangeEnd w:id="123"/>
        <w:r>
          <w:rPr>
            <w:rStyle w:val="CommentReference"/>
          </w:rPr>
          <w:commentReference w:id="123"/>
        </w:r>
      </w:ins>
      <w:r>
        <w:rPr>
          <w:color w:val="000000"/>
        </w:rPr>
        <w:t xml:space="preserve"> you will get no medical benefit from this study, other than the benefit of free medical tests. You may receive a chance to be in a research study that may help others.</w:t>
      </w:r>
    </w:p>
    <w:p>
      <w:pPr/>
      <w:r>
        <w:rPr>
          <w:color w:val="000000"/>
        </w:rPr>
        <w:t xml:space="preserve">If you are enrolled in </w:t>
      </w:r>
      <w:del w:id="379" w:author="AgileWriter" w:date="2026-06-11T09:20:45Z">
        <w:r>
          <w:rPr>
            <w:color w:val="000000"/>
          </w:rPr>
          <w:delText xml:space="preserve">&lt;lay terminology for repeat-dose portion of study&gt;</w:delText>
        </w:r>
      </w:del>
      <w:ins w:id="380" w:author="AgileWriter" w:date="2026-06-11T09:20:45Z">
        <w:commentRangeStart w:id="124"/>
        <w:r>
          <w:rPr/>
          <w:t>the repeat-dose portion of the study</w:t>
        </w:r>
        <w:commentRangeEnd w:id="124"/>
        <w:r>
          <w:rPr>
            <w:rStyle w:val="CommentReference"/>
          </w:rPr>
          <w:commentReference w:id="124"/>
        </w:r>
      </w:ins>
      <w:r>
        <w:rPr>
          <w:color w:val="000000"/>
        </w:rPr>
        <w:t xml:space="preserve"> you may benefit from </w:t>
      </w:r>
      <w:del w:id="381" w:author="AgileWriter" w:date="2026-06-11T09:20:45Z">
        <w:r>
          <w:rPr>
            <w:color w:val="000000"/>
          </w:rPr>
          <w:delText xml:space="preserve">&lt;study drug ID&gt;</w:delText>
        </w:r>
      </w:del>
      <w:ins w:id="382" w:author="AgileWriter" w:date="2026-06-11T09:20:45Z">
        <w:commentRangeStart w:id="125"/>
        <w:r>
          <w:rPr/>
          <w:t>ABC-123</w:t>
        </w:r>
        <w:commentRangeEnd w:id="125"/>
        <w:r>
          <w:rPr>
            <w:rStyle w:val="CommentReference"/>
          </w:rPr>
          <w:commentReference w:id="125"/>
        </w:r>
      </w:ins>
      <w:r>
        <w:rPr>
          <w:color w:val="000000"/>
        </w:rPr>
        <w:t xml:space="preserve"> for your </w:t>
      </w:r>
      <w:del w:id="383" w:author="AgileWriter" w:date="2026-06-11T09:20:45Z">
        <w:r>
          <w:rPr>
            <w:color w:val="000000"/>
          </w:rPr>
          <w:delText xml:space="preserve">&lt;study disease&gt;</w:delText>
        </w:r>
      </w:del>
      <w:ins w:id="384" w:author="AgileWriter" w:date="2026-06-11T09:20:45Z">
        <w:commentRangeStart w:id="126"/>
        <w:r>
          <w:rPr/>
          <w:t>boneitis</w:t>
        </w:r>
        <w:commentRangeEnd w:id="126"/>
        <w:r>
          <w:rPr>
            <w:rStyle w:val="CommentReference"/>
          </w:rPr>
          <w:commentReference w:id="126"/>
        </w:r>
      </w:ins>
      <w:r>
        <w:rPr>
          <w:color w:val="000000"/>
        </w:rPr>
        <w:t xml:space="preserve">. </w:t>
      </w:r>
    </w:p>
    <w:p>
      <w:pPr>
        <w:pStyle w:val="Q-Heading1"/>
        <w:jc w:val="left"/>
      </w:pPr>
      <w:bookmarkStart w:id="14" w:name="_Heading_1_ALTERNATIVES_TO_PARTICIPATING_IN_THE_STUDY"/>
      <w:r>
        <w:rPr/>
        <w:t>ALTERNATIVES TO PARTICIPATING IN THE STUDY</w:t>
      </w:r>
      <w:bookmarkEnd w:id="14"/>
    </w:p>
    <w:p>
      <w:pPr/>
      <w:r>
        <w:rPr>
          <w:color w:val="000000"/>
        </w:rPr>
        <w:t xml:space="preserve">Since this study is for research only, if you are enrolled in </w:t>
      </w:r>
      <w:del w:id="385" w:author="AgileWriter" w:date="2026-06-11T09:20:45Z">
        <w:r>
          <w:rPr>
            <w:color w:val="000000"/>
          </w:rPr>
          <w:delText xml:space="preserve">&lt;lay terminology for SAD portion of study&gt;</w:delText>
        </w:r>
      </w:del>
      <w:ins w:id="386" w:author="AgileWriter" w:date="2026-06-11T09:20:45Z">
        <w:commentRangeStart w:id="127"/>
        <w:r>
          <w:rPr/>
          <w:t>single ascending dose study</w:t>
        </w:r>
        <w:commentRangeEnd w:id="127"/>
        <w:r>
          <w:rPr>
            <w:rStyle w:val="CommentReference"/>
          </w:rPr>
          <w:commentReference w:id="127"/>
        </w:r>
      </w:ins>
      <w:r>
        <w:rPr>
          <w:color w:val="000000"/>
        </w:rPr>
        <w:t xml:space="preserve"> the only other choice would be not to be in the study.</w:t>
      </w:r>
    </w:p>
    <w:p>
      <w:pPr/>
      <w:r>
        <w:rPr>
          <w:color w:val="000000"/>
        </w:rPr>
        <w:t xml:space="preserve">If you are enrolled in </w:t>
      </w:r>
      <w:del w:id="387" w:author="AgileWriter" w:date="2026-06-11T09:20:45Z">
        <w:r>
          <w:rPr>
            <w:color w:val="000000"/>
          </w:rPr>
          <w:delText xml:space="preserve">&lt;lay terminology for repeat-dose portion of study&gt;</w:delText>
        </w:r>
      </w:del>
      <w:ins w:id="388" w:author="AgileWriter" w:date="2026-06-11T09:20:45Z">
        <w:commentRangeStart w:id="128"/>
        <w:r>
          <w:rPr/>
          <w:t>the repeat-dose portion of the study</w:t>
        </w:r>
        <w:commentRangeEnd w:id="128"/>
        <w:r>
          <w:rPr>
            <w:rStyle w:val="CommentReference"/>
          </w:rPr>
          <w:commentReference w:id="128"/>
        </w:r>
      </w:ins>
      <w:r>
        <w:rPr>
          <w:color w:val="000000"/>
        </w:rPr>
        <w:t xml:space="preserve"> your study doctor will discuss other potential treatment options for your </w:t>
      </w:r>
      <w:del w:id="389" w:author="AgileWriter" w:date="2026-06-11T09:20:45Z">
        <w:r>
          <w:rPr>
            <w:color w:val="000000"/>
          </w:rPr>
          <w:delText xml:space="preserve">&lt;study disease&gt;</w:delText>
        </w:r>
      </w:del>
      <w:ins w:id="390" w:author="AgileWriter" w:date="2026-06-11T09:20:45Z">
        <w:commentRangeStart w:id="129"/>
        <w:r>
          <w:rPr/>
          <w:t>boneitis</w:t>
        </w:r>
        <w:commentRangeEnd w:id="129"/>
        <w:r>
          <w:rPr>
            <w:rStyle w:val="CommentReference"/>
          </w:rPr>
          <w:commentReference w:id="129"/>
        </w:r>
      </w:ins>
      <w:r>
        <w:rPr>
          <w:color w:val="000000"/>
        </w:rPr>
        <w:t xml:space="preserve">. </w:t>
      </w:r>
    </w:p>
    <w:p>
      <w:pPr>
        <w:pStyle w:val="Q-Heading1"/>
        <w:jc w:val="left"/>
      </w:pPr>
      <w:bookmarkStart w:id="15" w:name="_Heading_1_CONFIDENTIALITY"/>
      <w:r>
        <w:rPr/>
        <w:t>CONFIDENTIALITY</w:t>
      </w:r>
      <w:bookmarkEnd w:id="15"/>
    </w:p>
    <w:p>
      <w:pPr/>
      <w:r>
        <w:rPr>
          <w:color w:val="000000"/>
        </w:rPr>
        <w:t>Your records of being in this study will be kept private except when ordered by law. The following people will have access to your study records:</w:t>
      </w:r>
    </w:p>
    <w:p>
      <w:pPr>
        <w:pStyle w:val="Q-BulletList"/>
        <w:numPr>
          <w:ilvl w:val="0"/>
          <w:numId w:val="3"/>
        </w:numPr>
      </w:pPr>
      <w:r>
        <w:rPr>
          <w:color w:val="000000"/>
        </w:rPr>
        <w:t>The study doctor</w:t>
      </w:r>
    </w:p>
    <w:p>
      <w:pPr>
        <w:pStyle w:val="Q-BulletList"/>
        <w:numPr>
          <w:ilvl w:val="0"/>
          <w:numId w:val="3"/>
        </w:numPr>
      </w:pPr>
      <w:r>
        <w:rPr>
          <w:color w:val="000000"/>
        </w:rPr>
        <w:t>Sponsor company or research institution [including monitor(s) and auditor(s)]</w:t>
      </w:r>
    </w:p>
    <w:p>
      <w:pPr>
        <w:pStyle w:val="Q-BulletList"/>
        <w:numPr>
          <w:ilvl w:val="0"/>
          <w:numId w:val="3"/>
        </w:numPr>
      </w:pPr>
      <w:r>
        <w:rPr>
          <w:color w:val="000000"/>
        </w:rPr>
        <w:t>The United States Food and Drug Administration (FDA)</w:t>
      </w:r>
    </w:p>
    <w:p>
      <w:pPr>
        <w:pStyle w:val="Q-BulletList"/>
        <w:numPr>
          <w:ilvl w:val="0"/>
          <w:numId w:val="3"/>
        </w:numPr>
      </w:pPr>
      <w:r>
        <w:rPr>
          <w:color w:val="000000"/>
        </w:rPr>
        <w:t>Other state or federal regulatory agencies</w:t>
      </w:r>
    </w:p>
    <w:p>
      <w:pPr>
        <w:pStyle w:val="Q-BulletList"/>
        <w:numPr>
          <w:ilvl w:val="0"/>
          <w:numId w:val="3"/>
        </w:numPr>
      </w:pPr>
      <w:del w:id="391" w:author="AgileWriter" w:date="2026-06-11T09:20:45Z">
        <w:r>
          <w:rPr>
            <w:color w:val="000000"/>
          </w:rPr>
          <w:delText xml:space="preserve">&lt;IRB Company&gt;</w:delText>
        </w:r>
      </w:del>
      <w:ins w:id="392" w:author="AgileWriter" w:date="2026-06-11T09:20:45Z">
        <w:commentRangeStart w:id="130"/>
        <w:r>
          <w:rPr/>
          <w:t>Stendarr, Inc.</w:t>
        </w:r>
        <w:commentRangeEnd w:id="130"/>
        <w:r>
          <w:rPr>
            <w:rStyle w:val="CommentReference"/>
          </w:rPr>
          <w:commentReference w:id="130"/>
        </w:r>
      </w:ins>
      <w:r>
        <w:rPr>
          <w:color w:val="000000"/>
        </w:rPr>
        <w:t xml:space="preserve"> IRB</w:t>
      </w:r>
    </w:p>
    <w:p>
      <w:pPr/>
      <w:r>
        <w:rPr>
          <w:color w:val="000000"/>
        </w:rPr>
        <w:t>After the research, identifiers might be removed and your de-identified information or bio-specimens may be used for future research without additional informed consent.</w:t>
      </w:r>
    </w:p>
    <w:p>
      <w:pPr/>
      <w:r>
        <w:rPr>
          <w:color w:val="000000"/>
        </w:rPr>
        <w:t>The sponsor may share the study data with third parties for research and the development of drugs and diagnostics. The study data may be submitted to regulatory authorities for purposes of applying for approval of the study drugs or other drug candidates and diagnostics. It may also be used to better understand kidney disease and may be shared with third parties for presentation and publication purposes. However, your identity will not be disclosed.</w:t>
      </w:r>
    </w:p>
    <w:p>
      <w:pPr>
        <w:jc w:val="both"/>
      </w:pPr>
      <w:r>
        <w:rPr>
          <w:color w:val="000000"/>
        </w:rPr>
        <w:t>A description of this clinical study will be available on  This website will not include information that can identify you. At most, the website will include a summary of the results. You can search this website at any time.</w:t>
      </w:r>
    </w:p>
    <w:p>
      <w:pPr/>
      <w:r>
        <w:rPr>
          <w:color w:val="000000"/>
        </w:rPr>
        <w:t>If you withdraw or are withdrawn from the study, no new information about you will be collected; however, the data collected up to the point of withdrawal can continue to be used.</w:t>
      </w:r>
    </w:p>
    <w:p>
      <w:pPr/>
      <w:r>
        <w:rPr>
          <w:color w:val="000000"/>
        </w:rPr>
        <w:t xml:space="preserve">The Institutional Review Board (IRB), </w:t>
      </w:r>
      <w:del w:id="393" w:author="AgileWriter" w:date="2026-06-11T09:20:45Z">
        <w:r>
          <w:rPr>
            <w:color w:val="000000"/>
          </w:rPr>
          <w:delText xml:space="preserve">&lt;IRB Company&gt;</w:delText>
        </w:r>
      </w:del>
      <w:ins w:id="394" w:author="AgileWriter" w:date="2026-06-11T09:20:45Z">
        <w:commentRangeStart w:id="131"/>
        <w:r>
          <w:rPr/>
          <w:t>appropriate IRB/IEC members</w:t>
        </w:r>
        <w:commentRangeEnd w:id="131"/>
        <w:r>
          <w:rPr>
            <w:rStyle w:val="CommentReference"/>
          </w:rPr>
          <w:commentReference w:id="131"/>
        </w:r>
      </w:ins>
      <w:r>
        <w:rPr>
          <w:color w:val="000000"/>
        </w:rPr>
        <w:t>, and accrediting agencies may inspect and copy your records, which may have your name on them. Therefore, total confidentiality cannot be guaranteed. If the study results are presented at meetings or printed in publications, your name will not be used.</w:t>
      </w:r>
    </w:p>
    <w:p>
      <w:pPr>
        <w:pStyle w:val="Q-Heading1"/>
        <w:jc w:val="left"/>
      </w:pPr>
      <w:bookmarkStart w:id="16" w:name="_Heading_1_IN_CASE_OF_STUDY_RELATED_INJURY"/>
      <w:r>
        <w:rPr/>
        <w:t>IN CASE OF STUDY RELATED INJURY</w:t>
      </w:r>
      <w:bookmarkEnd w:id="16"/>
    </w:p>
    <w:p>
      <w:pPr/>
      <w:r>
        <w:rPr>
          <w:color w:val="000000"/>
        </w:rPr>
        <w:t>If you are injured from your participation in this study, you should contact the study doctor as soon as possible in person or at the telephone number listed on page one of this consent form. Medical care may be obtained in the same way you would ordinarily obtain other medical treatment. If you suffer a physical injury that is directly caused by the study drug given as described in the study protocol or by a properly performed medical procedure required by the protocol, the reasonable costs of necessary medical treatment of the injury will be reimbursed by the Sponsor to the extent these costs are not covered by your insurance or other third-party coverage.</w:t>
      </w:r>
    </w:p>
    <w:p>
      <w:pPr/>
      <w:r>
        <w:rPr>
          <w:color w:val="000000"/>
        </w:rPr>
        <w:t>Expenses for a study-related injury are offered provided that:</w:t>
      </w:r>
    </w:p>
    <w:p>
      <w:pPr>
        <w:pStyle w:val="Q-BulletList"/>
        <w:numPr>
          <w:ilvl w:val="0"/>
          <w:numId w:val="3"/>
        </w:numPr>
      </w:pPr>
      <w:r>
        <w:rPr>
          <w:color w:val="000000"/>
        </w:rPr>
        <w:t>The injury or condition is not the result of the natural course of any underlying disease or medical condition</w:t>
      </w:r>
    </w:p>
    <w:p>
      <w:pPr>
        <w:pStyle w:val="Q-BulletList"/>
        <w:numPr>
          <w:ilvl w:val="0"/>
          <w:numId w:val="3"/>
        </w:numPr>
      </w:pPr>
      <w:r>
        <w:rPr>
          <w:color w:val="000000"/>
        </w:rPr>
        <w:t>The instructions provided in this consent form or given by the study staff have been followed No payment or other forms of compensation are offered (for example, lost wages or discomfort).</w:t>
      </w:r>
    </w:p>
    <w:p>
      <w:pPr/>
      <w:r>
        <w:rPr>
          <w:color w:val="000000"/>
        </w:rPr>
        <w:t>Please be aware that some insurance plans may not pay for research-related injuries. You should contact your insurance company for more information.</w:t>
      </w:r>
    </w:p>
    <w:p>
      <w:pPr/>
      <w:r>
        <w:rPr>
          <w:color w:val="000000"/>
        </w:rPr>
        <w:t>To pay medical expenses, the sponsor will need to know some information about you like your name, date of birth, and Medicare Beneficiary Identifier (MBI). This is because the sponsor has to check to see if you receive Medicare and if you do, report the payment it makes to Medicare.</w:t>
      </w:r>
    </w:p>
    <w:p>
      <w:pPr>
        <w:pStyle w:val="Q-Heading1"/>
        <w:jc w:val="left"/>
      </w:pPr>
      <w:bookmarkStart w:id="17" w:name="_Heading_1_LEGAL_RIGHTS"/>
      <w:r>
        <w:rPr/>
        <w:t>LEGAL RIGHTS</w:t>
      </w:r>
      <w:bookmarkEnd w:id="17"/>
    </w:p>
    <w:p>
      <w:pPr/>
      <w:r>
        <w:rPr>
          <w:color w:val="000000"/>
        </w:rPr>
        <w:t>You will not lose any of your legal rights by signing this consent form.</w:t>
      </w:r>
    </w:p>
    <w:p>
      <w:pPr>
        <w:pStyle w:val="Q-Heading1"/>
        <w:jc w:val="left"/>
      </w:pPr>
      <w:bookmarkStart w:id="18" w:name="_Heading_1_WHOM_TO_CONTACT_ABOUT_THIS_STUDY"/>
      <w:r>
        <w:rPr/>
        <w:t>WHOM TO CONTACT ABOUT THIS STUDY</w:t>
      </w:r>
      <w:bookmarkEnd w:id="18"/>
    </w:p>
    <w:p>
      <w:pPr/>
      <w:r>
        <w:rPr>
          <w:color w:val="000000"/>
        </w:rPr>
        <w:t>During the study, if you experience any medical problems, suffer a research-related injury, or have questions, concerns or complaints about the study, please contact the study doctor at the telephone number listed on the first page of this consent document. If you seek emergency care, or hospitalization is required, alert the treating physician that you are participating in this research study.</w:t>
      </w:r>
    </w:p>
    <w:p>
      <w:pPr/>
      <w:r>
        <w:rPr>
          <w:color w:val="000000"/>
        </w:rPr>
        <w:t>An institutional review board (IRB) is an independent committee established to help protect the rights of research participant. If you have any questions about your rights as a research participant, and/or concerns or complaints regarding this research study, contact:</w:t>
      </w:r>
    </w:p>
    <w:p>
      <w:pPr>
        <w:pStyle w:val="Q-BulletList"/>
        <w:numPr>
          <w:ilvl w:val="0"/>
          <w:numId w:val="3"/>
        </w:numPr>
      </w:pPr>
      <w:r>
        <w:rPr>
          <w:color w:val="000000"/>
        </w:rPr>
        <w:t>By mail:</w:t>
      </w:r>
    </w:p>
    <w:p>
      <w:pPr/>
      <w:r>
        <w:rPr>
          <w:color w:val="000000"/>
        </w:rPr>
        <w:t>Address Line 1</w:t>
      </w:r>
    </w:p>
    <w:p>
      <w:pPr/>
      <w:r>
        <w:rPr>
          <w:color w:val="000000"/>
        </w:rPr>
        <w:t>Address Line 2</w:t>
      </w:r>
    </w:p>
    <w:p>
      <w:pPr/>
      <w:r>
        <w:rPr>
          <w:color w:val="000000"/>
        </w:rPr>
        <w:t>Address Line 3</w:t>
      </w:r>
    </w:p>
    <w:p>
      <w:pPr>
        <w:pStyle w:val="Q-BulletList"/>
        <w:numPr>
          <w:ilvl w:val="0"/>
          <w:numId w:val="3"/>
        </w:numPr>
      </w:pPr>
      <w:r>
        <w:rPr>
          <w:color w:val="000000"/>
        </w:rPr>
        <w:t xml:space="preserve">or call </w:t>
      </w:r>
      <w:r>
        <w:rPr>
          <w:b/>
          <w:color w:val="000000"/>
          <w:u w:val="single"/>
        </w:rPr>
        <w:t>toll free</w:t>
      </w:r>
      <w:r>
        <w:rPr>
          <w:color w:val="000000"/>
        </w:rPr>
        <w:t>:</w:t>
        <w:tab/>
        <w:t>XXX-XXX-XXXX</w:t>
      </w:r>
    </w:p>
    <w:p>
      <w:pPr>
        <w:pStyle w:val="Q-BulletList"/>
        <w:numPr>
          <w:ilvl w:val="0"/>
          <w:numId w:val="3"/>
        </w:numPr>
      </w:pPr>
      <w:r>
        <w:rPr>
          <w:color w:val="000000"/>
        </w:rPr>
        <w:t xml:space="preserve">or by </w:t>
      </w:r>
      <w:r>
        <w:rPr>
          <w:b/>
          <w:color w:val="000000"/>
          <w:u w:val="single"/>
        </w:rPr>
        <w:t>email</w:t>
      </w:r>
      <w:r>
        <w:rPr>
          <w:color w:val="000000"/>
        </w:rPr>
        <w:t>:</w:t>
        <w:tab/>
      </w:r>
      <w:del w:id="395" w:author="AgileWriter" w:date="2026-06-11T09:20:45Z">
        <w:r>
          <w:rPr>
            <w:color w:val="000000"/>
          </w:rPr>
          <w:delText xml:space="preserve">&lt;email address&gt;</w:delText>
        </w:r>
      </w:del>
      <w:ins w:id="396" w:author="AgileWriter" w:date="2026-06-11T09:20:45Z">
        <w:commentRangeStart w:id="132"/>
        <w:r>
          <w:rPr/>
          <w:t>contact@trialstudy.com</w:t>
        </w:r>
        <w:commentRangeEnd w:id="132"/>
        <w:r>
          <w:rPr>
            <w:rStyle w:val="CommentReference"/>
          </w:rPr>
          <w:commentReference w:id="132"/>
        </w:r>
      </w:ins>
    </w:p>
    <w:p>
      <w:pPr/>
      <w:r>
        <w:rPr>
          <w:color w:val="000000"/>
        </w:rPr>
        <w:t xml:space="preserve">Please reference the following number when contacting the Study Participant Adviser: </w:t>
      </w:r>
      <w:r>
        <w:rPr>
          <w:color w:val="000000"/>
          <w:u w:val="single"/>
        </w:rPr>
        <w:t>Pro00050709</w:t>
      </w:r>
      <w:r>
        <w:rPr>
          <w:color w:val="000000"/>
        </w:rPr>
        <w:t>.</w:t>
      </w:r>
    </w:p>
    <w:p>
      <w:pPr/>
      <w:del w:id="397" w:author="AgileWriter" w:date="2026-06-11T09:20:45Z">
        <w:r>
          <w:rPr>
            <w:color w:val="000000"/>
          </w:rPr>
          <w:delText xml:space="preserve">&lt;IRB Company&gt;</w:delText>
        </w:r>
      </w:del>
      <w:ins w:id="398" w:author="AgileWriter" w:date="2026-06-11T09:20:45Z">
        <w:commentRangeStart w:id="133"/>
        <w:r>
          <w:rPr/>
          <w:t>Stendarr, Inc.</w:t>
        </w:r>
        <w:commentRangeEnd w:id="133"/>
        <w:r>
          <w:rPr>
            <w:rStyle w:val="CommentReference"/>
          </w:rPr>
          <w:commentReference w:id="133"/>
        </w:r>
      </w:ins>
      <w:r>
        <w:rPr>
          <w:color w:val="000000"/>
        </w:rPr>
        <w:t xml:space="preserve"> has approved the information in this consent form and has given approval for the study doctor to do the study. This does not mean </w:t>
      </w:r>
      <w:del w:id="399" w:author="AgileWriter" w:date="2026-06-11T09:20:45Z">
        <w:r>
          <w:rPr>
            <w:color w:val="000000"/>
          </w:rPr>
          <w:delText xml:space="preserve">&lt;IRB Company&gt;</w:delText>
        </w:r>
      </w:del>
      <w:ins w:id="400" w:author="AgileWriter" w:date="2026-06-11T09:20:45Z">
        <w:commentRangeStart w:id="134"/>
        <w:r>
          <w:rPr/>
          <w:t>appropriate IRB/IEC</w:t>
        </w:r>
        <w:commentRangeEnd w:id="134"/>
        <w:r>
          <w:rPr>
            <w:rStyle w:val="CommentReference"/>
          </w:rPr>
          <w:commentReference w:id="134"/>
        </w:r>
      </w:ins>
      <w:r>
        <w:rPr>
          <w:color w:val="000000"/>
        </w:rPr>
        <w:t xml:space="preserve"> has approved your being in the study. You must consider the information in this consent form for yourself and decide if you want to be in this study.</w:t>
      </w:r>
    </w:p>
    <w:p>
      <w:pPr>
        <w:pStyle w:val="Q-Heading1"/>
        <w:jc w:val="left"/>
      </w:pPr>
      <w:bookmarkStart w:id="19" w:name="_Heading_1_PAYMENT_FOR_BEING_IN_THE_STUDY"/>
      <w:r>
        <w:rPr/>
        <w:t>PAYMENT FOR BEING IN THE STUDY</w:t>
      </w:r>
      <w:bookmarkEnd w:id="19"/>
    </w:p>
    <w:p>
      <w:pPr/>
      <w:r>
        <w:rPr/>
        <w:t xml:space="preserve">If you are in </w:t>
      </w:r>
      <w:del w:id="401" w:author="AgileWriter" w:date="2026-06-11T09:20:45Z">
        <w:r>
          <w:rPr/>
          <w:delText xml:space="preserve">&lt;lay terminology for SAD portion of study&gt;</w:delText>
        </w:r>
      </w:del>
      <w:ins w:id="402" w:author="AgileWriter" w:date="2026-06-11T09:20:45Z">
        <w:commentRangeStart w:id="135"/>
        <w:r>
          <w:rPr/>
          <w:t>the single ascending dose (SAD) portion of the study</w:t>
        </w:r>
        <w:commentRangeEnd w:id="135"/>
        <w:r>
          <w:rPr>
            <w:rStyle w:val="CommentReference"/>
          </w:rPr>
          <w:commentReference w:id="135"/>
        </w:r>
      </w:ins>
      <w:r>
        <w:rPr/>
        <w:t xml:space="preserve">, Cohorts X-X, you may receive up to $XXXX.00 for being in this study. This money covers the costs for time spent at the clinic and is to help cover travel expenses to and from </w:t>
      </w:r>
      <w:del w:id="403" w:author="AgileWriter" w:date="2026-06-11T09:20:45Z">
        <w:r>
          <w:rPr/>
          <w:delText xml:space="preserve">&lt;CRO Name&gt;</w:delText>
        </w:r>
      </w:del>
      <w:ins w:id="404" w:author="AgileWriter" w:date="2026-06-11T09:20:45Z">
        <w:commentRangeStart w:id="136"/>
        <w:r>
          <w:rPr/>
          <w:t>selected contract research organizations (CRO)</w:t>
        </w:r>
        <w:commentRangeEnd w:id="136"/>
        <w:r>
          <w:rPr>
            <w:rStyle w:val="CommentReference"/>
          </w:rPr>
          <w:commentReference w:id="136"/>
        </w:r>
      </w:ins>
      <w:r>
        <w:rPr/>
        <w:t>. You will be paid per completed visit as follows:</w:t>
      </w:r>
    </w:p>
    <w:tbl>
      <w:tblPr>
        <w:tblStyle w:val="TableGrid"/>
        <w:tblW w:type="auto" w:w="0"/>
        <w:tblLook w:firstColumn="1" w:firstRow="1" w:lastColumn="0" w:lastRow="0" w:noHBand="0" w:noVBand="1" w:val="04A0"/>
      </w:tblPr>
      <w:tblGrid>
        <w:gridCol w:w="3120"/>
        <w:gridCol w:w="3120"/>
        <w:gridCol w:w="3120"/>
      </w:tblGrid>
      <w:tr>
        <w:tc>
          <w:tcPr>
            <w:tcW w:type="dxa" w:w="3120"/>
          </w:tcPr>
          <w:p>
            <w:pPr/>
            <w:r>
              <w:rPr>
                <w:b/>
                <w:color w:val="000000"/>
              </w:rPr>
              <w:t>In-Residence Period</w:t>
            </w:r>
          </w:p>
        </w:tc>
        <w:tc>
          <w:tcPr>
            <w:tcW w:type="dxa" w:w="3120"/>
          </w:tcPr>
          <w:p>
            <w:pPr/>
            <w:r>
              <w:rPr>
                <w:b/>
                <w:color w:val="000000"/>
              </w:rPr>
              <w:t>Visit</w:t>
            </w:r>
          </w:p>
        </w:tc>
        <w:tc>
          <w:tcPr>
            <w:tcW w:type="dxa" w:w="3120"/>
          </w:tcPr>
          <w:p>
            <w:pPr/>
            <w:r>
              <w:rPr>
                <w:b/>
                <w:color w:val="000000"/>
              </w:rPr>
              <w:t>Compensation (amount)</w:t>
            </w:r>
          </w:p>
        </w:tc>
      </w:tr>
      <w:tr>
        <w:tc>
          <w:tcPr>
            <w:tcW w:type="dxa" w:w="3120"/>
          </w:tcPr>
          <w:p>
            <w:pPr/>
            <w:r>
              <w:rPr>
                <w:b/>
                <w:color w:val="000000"/>
              </w:rPr>
              <w:t>In-Residence Period</w:t>
            </w:r>
          </w:p>
        </w:tc>
        <w:tc>
          <w:tcPr>
            <w:tcW w:type="dxa" w:w="3120"/>
          </w:tcPr>
          <w:p>
            <w:pPr/>
            <w:r>
              <w:rPr>
                <w:color w:val="000000"/>
              </w:rPr>
              <w:t>Check-in / Day 1</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2</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3</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4</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5</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6</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7</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8</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11 Follow-Up Visit</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15 Follow-Up Visit</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22 Follow-Up Visit</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29 Follow-Up Visit</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43 Follow-Up Visit</w:t>
            </w:r>
          </w:p>
        </w:tc>
        <w:tc>
          <w:tcPr>
            <w:tcW w:type="dxa" w:w="3120"/>
          </w:tcPr>
          <w:p>
            <w:pPr/>
            <w:r>
              <w:rPr>
                <w:color w:val="000000"/>
              </w:rPr>
              <w:t>$XXX.00</w:t>
            </w:r>
          </w:p>
        </w:tc>
      </w:tr>
      <w:tr>
        <w:tc>
          <w:tcPr>
            <w:tcW w:type="dxa" w:w="3120"/>
          </w:tcPr>
          <w:p/>
        </w:tc>
        <w:tc>
          <w:tcPr>
            <w:tcW w:type="dxa" w:w="3120"/>
          </w:tcPr>
          <w:p>
            <w:pPr/>
            <w:r>
              <w:rPr>
                <w:color w:val="000000"/>
              </w:rPr>
              <w:t>Total</w:t>
            </w:r>
          </w:p>
        </w:tc>
        <w:tc>
          <w:tcPr>
            <w:tcW w:type="dxa" w:w="3120"/>
          </w:tcPr>
          <w:p>
            <w:pPr/>
            <w:r>
              <w:rPr>
                <w:color w:val="000000"/>
              </w:rPr>
              <w:t>$XXXX.00</w:t>
            </w:r>
          </w:p>
        </w:tc>
      </w:tr>
    </w:tbl>
    <w:p>
      <w:pPr/>
      <w:r>
        <w:rPr>
          <w:color w:val="000000"/>
        </w:rPr>
        <w:t xml:space="preserve">If you are in </w:t>
      </w:r>
      <w:del w:id="405" w:author="AgileWriter" w:date="2026-06-11T09:20:46Z">
        <w:r>
          <w:rPr>
            <w:color w:val="000000"/>
          </w:rPr>
          <w:delText xml:space="preserve">&lt;lay terminology for SAD portion of study&gt;</w:delText>
        </w:r>
      </w:del>
      <w:ins w:id="406" w:author="AgileWriter" w:date="2026-06-11T09:20:46Z">
        <w:commentRangeStart w:id="137"/>
        <w:r>
          <w:rPr/>
          <w:t>the single ascending dose portion of the study</w:t>
        </w:r>
        <w:commentRangeEnd w:id="137"/>
        <w:r>
          <w:rPr>
            <w:rStyle w:val="CommentReference"/>
          </w:rPr>
          <w:commentReference w:id="137"/>
        </w:r>
      </w:ins>
      <w:r>
        <w:rPr>
          <w:color w:val="000000"/>
        </w:rPr>
        <w:t xml:space="preserve">, Cohorts X-X, you may receive up to $XXXX.00 for being in this study. This money covers the costs for time spent at the clinic and is to help cover travel expenses to and from </w:t>
      </w:r>
      <w:del w:id="407" w:author="AgileWriter" w:date="2026-06-11T09:20:46Z">
        <w:r>
          <w:rPr>
            <w:color w:val="000000"/>
          </w:rPr>
          <w:delText xml:space="preserve">&lt;CRO Name&gt;</w:delText>
        </w:r>
      </w:del>
      <w:ins w:id="408" w:author="AgileWriter" w:date="2026-06-11T09:20:46Z">
        <w:commentRangeStart w:id="138"/>
        <w:r>
          <w:rPr/>
          <w:t>the contract research organization (CRO)</w:t>
        </w:r>
        <w:commentRangeEnd w:id="138"/>
        <w:r>
          <w:rPr>
            <w:rStyle w:val="CommentReference"/>
          </w:rPr>
          <w:commentReference w:id="138"/>
        </w:r>
      </w:ins>
      <w:r>
        <w:rPr>
          <w:color w:val="000000"/>
        </w:rPr>
        <w:t>. You will be paid per completed visit as follows:</w:t>
      </w:r>
    </w:p>
    <w:tbl>
      <w:tblPr>
        <w:tblStyle w:val="TableGrid"/>
        <w:tblW w:type="auto" w:w="0"/>
        <w:tblLook w:firstColumn="1" w:firstRow="1" w:lastColumn="0" w:lastRow="0" w:noHBand="0" w:noVBand="1" w:val="04A0"/>
      </w:tblPr>
      <w:tblGrid>
        <w:gridCol w:w="3120"/>
        <w:gridCol w:w="3120"/>
        <w:gridCol w:w="3120"/>
      </w:tblGrid>
      <w:tr>
        <w:tc>
          <w:tcPr>
            <w:tcW w:type="dxa" w:w="3120"/>
          </w:tcPr>
          <w:p>
            <w:pPr/>
            <w:r>
              <w:rPr>
                <w:b/>
                <w:color w:val="000000"/>
              </w:rPr>
              <w:t>In-Residence Period</w:t>
            </w:r>
          </w:p>
        </w:tc>
        <w:tc>
          <w:tcPr>
            <w:tcW w:type="dxa" w:w="3120"/>
          </w:tcPr>
          <w:p>
            <w:pPr/>
            <w:r>
              <w:rPr>
                <w:b/>
                <w:color w:val="000000"/>
              </w:rPr>
              <w:t>Visit</w:t>
            </w:r>
          </w:p>
        </w:tc>
        <w:tc>
          <w:tcPr>
            <w:tcW w:type="dxa" w:w="3120"/>
          </w:tcPr>
          <w:p>
            <w:pPr/>
            <w:r>
              <w:rPr>
                <w:b/>
                <w:color w:val="000000"/>
              </w:rPr>
              <w:t>Compensation (amount)</w:t>
            </w:r>
          </w:p>
        </w:tc>
      </w:tr>
      <w:tr>
        <w:tc>
          <w:tcPr>
            <w:tcW w:type="dxa" w:w="3120"/>
          </w:tcPr>
          <w:p>
            <w:pPr/>
            <w:r>
              <w:rPr>
                <w:b/>
                <w:color w:val="000000"/>
              </w:rPr>
              <w:t>In-Residence Period</w:t>
            </w:r>
          </w:p>
        </w:tc>
        <w:tc>
          <w:tcPr>
            <w:tcW w:type="dxa" w:w="3120"/>
          </w:tcPr>
          <w:p>
            <w:pPr/>
            <w:r>
              <w:rPr>
                <w:color w:val="000000"/>
              </w:rPr>
              <w:t>Check-in / Day 1</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2</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3</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4</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5</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6</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7</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8</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11 Follow-Up Visit</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15 Follow-Up Visit</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22 Follow-Up Visit</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29 Follow-Up Visit</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43 Follow-Up Visit</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57 Follow-Up Visit</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71 Follow-Up Visit</w:t>
            </w:r>
          </w:p>
        </w:tc>
        <w:tc>
          <w:tcPr>
            <w:tcW w:type="dxa" w:w="3120"/>
          </w:tcPr>
          <w:p>
            <w:pPr/>
            <w:r>
              <w:rPr>
                <w:color w:val="000000"/>
              </w:rPr>
              <w:t>$XXX.00</w:t>
            </w:r>
          </w:p>
        </w:tc>
      </w:tr>
      <w:tr>
        <w:tc>
          <w:tcPr>
            <w:tcW w:type="dxa" w:w="3120"/>
          </w:tcPr>
          <w:p/>
        </w:tc>
        <w:tc>
          <w:tcPr>
            <w:tcW w:type="dxa" w:w="3120"/>
          </w:tcPr>
          <w:p>
            <w:pPr/>
            <w:r>
              <w:rPr>
                <w:color w:val="000000"/>
              </w:rPr>
              <w:t>Total</w:t>
            </w:r>
          </w:p>
        </w:tc>
        <w:tc>
          <w:tcPr>
            <w:tcW w:type="dxa" w:w="3120"/>
          </w:tcPr>
          <w:p>
            <w:pPr/>
            <w:r>
              <w:rPr>
                <w:color w:val="000000"/>
              </w:rPr>
              <w:t>$XXXX.00</w:t>
            </w:r>
          </w:p>
        </w:tc>
      </w:tr>
    </w:tbl>
    <w:p>
      <w:pPr>
        <w:jc w:val="both"/>
      </w:pPr>
      <w:r>
        <w:rPr>
          <w:color w:val="000000"/>
        </w:rPr>
        <w:t xml:space="preserve">If you are in </w:t>
      </w:r>
      <w:del w:id="409" w:author="AgileWriter" w:date="2026-06-11T09:20:46Z">
        <w:r>
          <w:rPr>
            <w:color w:val="000000"/>
          </w:rPr>
          <w:delText xml:space="preserve">&lt;lay terminology for repeat-dose portion of study&gt;</w:delText>
        </w:r>
      </w:del>
      <w:ins w:id="410" w:author="AgileWriter" w:date="2026-06-11T09:20:46Z">
        <w:commentRangeStart w:id="139"/>
        <w:r>
          <w:rPr/>
          <w:t>the repeat-dose component of the study</w:t>
        </w:r>
        <w:commentRangeEnd w:id="139"/>
        <w:r>
          <w:rPr>
            <w:rStyle w:val="CommentReference"/>
          </w:rPr>
          <w:commentReference w:id="139"/>
        </w:r>
      </w:ins>
      <w:r>
        <w:rPr>
          <w:color w:val="000000"/>
        </w:rPr>
        <w:t xml:space="preserve">, you may receive up to $XXXX.00 for being in this study. This money covers the costs for time spent at the clinic and is to help cover travel expenses to and from </w:t>
      </w:r>
      <w:del w:id="411" w:author="AgileWriter" w:date="2026-06-11T09:20:46Z">
        <w:r>
          <w:rPr>
            <w:color w:val="000000"/>
          </w:rPr>
          <w:delText xml:space="preserve">&lt;CRO Name&gt;</w:delText>
        </w:r>
      </w:del>
      <w:ins w:id="412" w:author="AgileWriter" w:date="2026-06-11T09:20:46Z">
        <w:commentRangeStart w:id="140"/>
        <w:r>
          <w:rPr/>
          <w:t>the contract research organization</w:t>
        </w:r>
        <w:commentRangeEnd w:id="140"/>
        <w:r>
          <w:rPr>
            <w:rStyle w:val="CommentReference"/>
          </w:rPr>
          <w:commentReference w:id="140"/>
        </w:r>
      </w:ins>
      <w:r>
        <w:rPr>
          <w:color w:val="000000"/>
        </w:rPr>
        <w:t>.</w:t>
      </w:r>
    </w:p>
    <w:p>
      <w:pPr>
        <w:jc w:val="both"/>
      </w:pPr>
      <w:r>
        <w:rPr>
          <w:color w:val="000000"/>
        </w:rPr>
        <w:t>You will be paid per completed visit as follows:</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pPr/>
            <w:r>
              <w:rPr>
                <w:b/>
                <w:color w:val="000000"/>
              </w:rPr>
              <w:t>Visit</w:t>
            </w:r>
          </w:p>
        </w:tc>
        <w:tc>
          <w:tcPr>
            <w:tcW w:type="dxa" w:w="3120"/>
          </w:tcPr>
          <w:p>
            <w:pPr/>
            <w:r>
              <w:rPr>
                <w:b/>
                <w:color w:val="000000"/>
              </w:rPr>
              <w:t>Compensation (amount)</w:t>
            </w:r>
          </w:p>
        </w:tc>
      </w:tr>
      <w:tr>
        <w:tc>
          <w:tcPr>
            <w:tcW w:type="dxa" w:w="3120"/>
          </w:tcPr>
          <w:p>
            <w:pPr/>
            <w:r>
              <w:rPr>
                <w:b/>
                <w:color w:val="000000"/>
              </w:rPr>
              <w:t>In-Residence Period</w:t>
            </w:r>
          </w:p>
        </w:tc>
        <w:tc>
          <w:tcPr>
            <w:tcW w:type="dxa" w:w="3120"/>
          </w:tcPr>
          <w:p>
            <w:pPr/>
            <w:r>
              <w:rPr>
                <w:color w:val="000000"/>
              </w:rPr>
              <w:t>Check-in / Day 1</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2</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3</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4</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5</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6</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7</w:t>
            </w:r>
          </w:p>
        </w:tc>
        <w:tc>
          <w:tcPr>
            <w:tcW w:type="dxa" w:w="3120"/>
          </w:tcPr>
          <w:p>
            <w:pPr/>
            <w:r>
              <w:rPr>
                <w:color w:val="000000"/>
              </w:rPr>
              <w:t>$XXX.00</w:t>
            </w:r>
          </w:p>
        </w:tc>
      </w:tr>
      <w:tr>
        <w:tc>
          <w:tcPr>
            <w:tcW w:type="dxa" w:w="3120"/>
          </w:tcPr>
          <w:p>
            <w:pPr/>
            <w:r>
              <w:rPr>
                <w:b/>
                <w:color w:val="000000"/>
              </w:rPr>
              <w:t>Out-Patient Visits</w:t>
            </w:r>
          </w:p>
        </w:tc>
        <w:tc>
          <w:tcPr>
            <w:tcW w:type="dxa" w:w="3120"/>
          </w:tcPr>
          <w:p>
            <w:pPr/>
            <w:r>
              <w:rPr>
                <w:color w:val="000000"/>
              </w:rPr>
              <w:t>Day 8 Out-Patient Visit</w:t>
            </w:r>
          </w:p>
        </w:tc>
        <w:tc>
          <w:tcPr>
            <w:tcW w:type="dxa" w:w="3120"/>
          </w:tcPr>
          <w:p>
            <w:pPr/>
            <w:r>
              <w:rPr>
                <w:color w:val="000000"/>
              </w:rPr>
              <w:t>$XXX.00</w:t>
            </w:r>
          </w:p>
        </w:tc>
      </w:tr>
      <w:tr>
        <w:tc>
          <w:tcPr>
            <w:tcW w:type="dxa" w:w="3120"/>
          </w:tcPr>
          <w:p>
            <w:pPr/>
            <w:r>
              <w:rPr>
                <w:b/>
                <w:color w:val="000000"/>
              </w:rPr>
              <w:t>Out-Patient Visits</w:t>
            </w:r>
          </w:p>
        </w:tc>
        <w:tc>
          <w:tcPr>
            <w:tcW w:type="dxa" w:w="3120"/>
          </w:tcPr>
          <w:p>
            <w:pPr/>
            <w:r>
              <w:rPr>
                <w:color w:val="000000"/>
              </w:rPr>
              <w:t>Day 15 Out-Patient Visit</w:t>
            </w:r>
          </w:p>
        </w:tc>
        <w:tc>
          <w:tcPr>
            <w:tcW w:type="dxa" w:w="3120"/>
          </w:tcPr>
          <w:p>
            <w:pPr/>
            <w:r>
              <w:rPr>
                <w:color w:val="000000"/>
              </w:rPr>
              <w:t>$XXX.00</w:t>
            </w:r>
          </w:p>
        </w:tc>
      </w:tr>
      <w:tr>
        <w:tc>
          <w:tcPr>
            <w:tcW w:type="dxa" w:w="3120"/>
          </w:tcPr>
          <w:p>
            <w:pPr/>
            <w:r>
              <w:rPr>
                <w:b/>
                <w:color w:val="000000"/>
              </w:rPr>
              <w:t>Out-Patient Visits</w:t>
            </w:r>
          </w:p>
        </w:tc>
        <w:tc>
          <w:tcPr>
            <w:tcW w:type="dxa" w:w="3120"/>
          </w:tcPr>
          <w:p>
            <w:pPr/>
            <w:r>
              <w:rPr>
                <w:color w:val="000000"/>
              </w:rPr>
              <w:t>Day 22 Out-Patient Visit</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28</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29</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30</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31</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32</w:t>
            </w:r>
          </w:p>
        </w:tc>
        <w:tc>
          <w:tcPr>
            <w:tcW w:type="dxa" w:w="3120"/>
          </w:tcPr>
          <w:p>
            <w:pPr/>
            <w:r>
              <w:rPr>
                <w:color w:val="000000"/>
              </w:rPr>
              <w:t>$XXX.00</w:t>
            </w:r>
          </w:p>
        </w:tc>
      </w:tr>
      <w:tr>
        <w:tc>
          <w:tcPr>
            <w:tcW w:type="dxa" w:w="3120"/>
          </w:tcPr>
          <w:p>
            <w:pPr/>
            <w:r>
              <w:rPr>
                <w:b/>
                <w:color w:val="000000"/>
              </w:rPr>
              <w:t>In-Residence Period</w:t>
            </w:r>
          </w:p>
        </w:tc>
        <w:tc>
          <w:tcPr>
            <w:tcW w:type="dxa" w:w="3120"/>
          </w:tcPr>
          <w:p>
            <w:pPr/>
            <w:r>
              <w:rPr>
                <w:color w:val="000000"/>
              </w:rPr>
              <w:t>Day 33</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36</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39</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43</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50</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64</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78</w:t>
            </w:r>
          </w:p>
        </w:tc>
        <w:tc>
          <w:tcPr>
            <w:tcW w:type="dxa" w:w="3120"/>
          </w:tcPr>
          <w:p>
            <w:pPr/>
            <w:r>
              <w:rPr>
                <w:color w:val="000000"/>
              </w:rPr>
              <w:t>$XXX.00</w:t>
            </w:r>
          </w:p>
        </w:tc>
      </w:tr>
      <w:tr>
        <w:tc>
          <w:tcPr>
            <w:tcW w:type="dxa" w:w="3120"/>
          </w:tcPr>
          <w:p>
            <w:pPr/>
            <w:r>
              <w:rPr>
                <w:b/>
                <w:color w:val="000000"/>
              </w:rPr>
              <w:t>Follow-Up Period</w:t>
            </w:r>
          </w:p>
        </w:tc>
        <w:tc>
          <w:tcPr>
            <w:tcW w:type="dxa" w:w="3120"/>
          </w:tcPr>
          <w:p>
            <w:pPr/>
            <w:r>
              <w:rPr>
                <w:color w:val="000000"/>
              </w:rPr>
              <w:t>Day 92</w:t>
            </w:r>
          </w:p>
        </w:tc>
        <w:tc>
          <w:tcPr>
            <w:tcW w:type="dxa" w:w="3120"/>
          </w:tcPr>
          <w:p>
            <w:pPr/>
            <w:r>
              <w:rPr>
                <w:color w:val="000000"/>
              </w:rPr>
              <w:t>$XXX.00</w:t>
            </w:r>
          </w:p>
        </w:tc>
      </w:tr>
      <w:tr>
        <w:tc>
          <w:tcPr>
            <w:tcW w:type="dxa" w:w="3120"/>
          </w:tcPr>
          <w:p/>
        </w:tc>
        <w:tc>
          <w:tcPr>
            <w:tcW w:type="dxa" w:w="3120"/>
          </w:tcPr>
          <w:p>
            <w:pPr/>
            <w:r>
              <w:rPr>
                <w:color w:val="000000"/>
              </w:rPr>
              <w:t>Total</w:t>
            </w:r>
          </w:p>
        </w:tc>
        <w:tc>
          <w:tcPr>
            <w:tcW w:type="dxa" w:w="3120"/>
          </w:tcPr>
          <w:p>
            <w:pPr/>
            <w:r>
              <w:rPr>
                <w:color w:val="000000"/>
              </w:rPr>
              <w:t>$XXXX.00</w:t>
            </w:r>
          </w:p>
        </w:tc>
      </w:tr>
    </w:tbl>
    <w:p>
      <w:pPr>
        <w:jc w:val="both"/>
      </w:pPr>
      <w:r>
        <w:rPr>
          <w:color w:val="000000"/>
        </w:rPr>
        <w:t>If you choose to leave or are withdrawn from the study for any reason before finishing all visits, you will be paid for each completed visit. You will receive payment within 2 weeks after your last study visit, or if you choose to leave or are withdrawn from the study for any reason.</w:t>
      </w:r>
    </w:p>
    <w:p>
      <w:pPr>
        <w:jc w:val="both"/>
      </w:pPr>
      <w:r>
        <w:rPr>
          <w:color w:val="000000"/>
        </w:rPr>
        <w:t>You will not be paid for the screening visit.</w:t>
      </w:r>
    </w:p>
    <w:p>
      <w:pPr>
        <w:jc w:val="both"/>
      </w:pPr>
      <w:r>
        <w:rPr>
          <w:color w:val="000000"/>
        </w:rPr>
        <w:t>No other payment will be offered to you. You will receive your payment within two weeks of your final visit.</w:t>
      </w:r>
    </w:p>
    <w:p>
      <w:pPr>
        <w:jc w:val="both"/>
      </w:pPr>
      <w:r>
        <w:rPr>
          <w:color w:val="000000"/>
        </w:rPr>
        <w:t>If you are a backup participant who has to stay the night in the clinic, you will be paid $XXX.00 per night. If you do not have to stay the night, you will be paid $XX.00.</w:t>
      </w:r>
    </w:p>
    <w:p>
      <w:pPr/>
      <w:r>
        <w:rPr>
          <w:color w:val="000000"/>
        </w:rPr>
        <w:t xml:space="preserve">You must follow the </w:t>
      </w:r>
      <w:del w:id="413" w:author="AgileWriter" w:date="2026-06-11T09:20:46Z">
        <w:r>
          <w:rPr>
            <w:color w:val="000000"/>
          </w:rPr>
          <w:delText xml:space="preserve">&lt;CRO Name&gt;</w:delText>
        </w:r>
      </w:del>
      <w:ins w:id="414" w:author="AgileWriter" w:date="2026-06-11T09:20:46Z">
        <w:commentRangeStart w:id="141"/>
        <w:r>
          <w:rPr/>
          <w:t>contract research organization (CRO)</w:t>
        </w:r>
        <w:commentRangeEnd w:id="141"/>
        <w:r>
          <w:rPr>
            <w:rStyle w:val="CommentReference"/>
          </w:rPr>
          <w:commentReference w:id="141"/>
        </w:r>
      </w:ins>
      <w:r>
        <w:rPr>
          <w:color w:val="000000"/>
        </w:rPr>
        <w:t xml:space="preserve"> in-patient clinic rules of conduct while you are taking part in this study. If you do not follow the rules, part of your payment (not to exceed the amount of the additional payment) may be taken away. You may not be able to take part in other studies at </w:t>
      </w:r>
      <w:del w:id="415" w:author="AgileWriter" w:date="2026-06-11T09:20:46Z">
        <w:r>
          <w:rPr>
            <w:color w:val="000000"/>
          </w:rPr>
          <w:delText xml:space="preserve">&lt;CRO Name&gt;</w:delText>
        </w:r>
      </w:del>
      <w:ins w:id="416" w:author="AgileWriter" w:date="2026-06-11T09:20:46Z">
        <w:commentRangeStart w:id="142"/>
        <w:r>
          <w:rPr/>
          <w:t>the contract research organization (CRO)</w:t>
        </w:r>
        <w:commentRangeEnd w:id="142"/>
        <w:r>
          <w:rPr>
            <w:rStyle w:val="CommentReference"/>
          </w:rPr>
          <w:commentReference w:id="142"/>
        </w:r>
      </w:ins>
      <w:r>
        <w:rPr>
          <w:color w:val="000000"/>
        </w:rPr>
        <w:t xml:space="preserve">. These rules will be reviewed with you at the screening visit and are available on the </w:t>
      </w:r>
      <w:del w:id="417" w:author="AgileWriter" w:date="2026-06-11T09:20:46Z">
        <w:r>
          <w:rPr>
            <w:color w:val="000000"/>
          </w:rPr>
          <w:delText xml:space="preserve">&lt;CRO Name&gt;</w:delText>
        </w:r>
      </w:del>
      <w:ins w:id="418" w:author="AgileWriter" w:date="2026-06-11T09:20:46Z">
        <w:commentRangeStart w:id="143"/>
        <w:r>
          <w:rPr/>
          <w:t>contract research organization (CRO)</w:t>
        </w:r>
        <w:commentRangeEnd w:id="143"/>
        <w:r>
          <w:rPr>
            <w:rStyle w:val="CommentReference"/>
          </w:rPr>
          <w:commentReference w:id="143"/>
        </w:r>
      </w:ins>
      <w:r>
        <w:rPr>
          <w:color w:val="000000"/>
        </w:rPr>
        <w:t xml:space="preserve"> website.</w:t>
      </w:r>
    </w:p>
    <w:p>
      <w:pPr/>
      <w:r>
        <w:rPr>
          <w:color w:val="000000"/>
        </w:rPr>
        <w:t>You may be required to report the payment received for this study to the Internal Revenue Service as taxable income.</w:t>
      </w:r>
    </w:p>
    <w:p>
      <w:pPr>
        <w:pStyle w:val="Q-Heading1"/>
        <w:jc w:val="left"/>
      </w:pPr>
      <w:bookmarkStart w:id="20" w:name="_Heading_1_VOLUNTEERING_TO_BE_IN_THE_STUDY"/>
      <w:r>
        <w:rPr/>
        <w:t>VOLUNTEERING TO BE IN THE STUDY</w:t>
      </w:r>
      <w:bookmarkEnd w:id="20"/>
    </w:p>
    <w:p>
      <w:pPr/>
      <w:r>
        <w:rPr>
          <w:color w:val="000000"/>
        </w:rPr>
        <w:t>It is your choice if you want to be in the study. No one can force you to be in the study. You may not want to be in this study or you may leave the study at any time without penalty or loss of benefits to which you are otherwise entitled. All participants are considered a back-up until told otherwise. No one can be sure they will be in a study.</w:t>
      </w:r>
    </w:p>
    <w:p>
      <w:pPr/>
      <w:r>
        <w:rPr>
          <w:color w:val="000000"/>
        </w:rPr>
        <w:t xml:space="preserve">The study doctor, the sponsor company, </w:t>
      </w:r>
      <w:del w:id="419" w:author="AgileWriter" w:date="2026-06-11T09:20:47Z">
        <w:r>
          <w:rPr>
            <w:color w:val="000000"/>
          </w:rPr>
          <w:delText xml:space="preserve">&lt;IRB Company&gt;</w:delText>
        </w:r>
      </w:del>
      <w:ins w:id="420" w:author="AgileWriter" w:date="2026-06-11T09:20:47Z">
        <w:commentRangeStart w:id="144"/>
        <w:r>
          <w:rPr/>
          <w:t>appropriate IRB/IEC members</w:t>
        </w:r>
        <w:commentRangeEnd w:id="144"/>
        <w:r>
          <w:rPr>
            <w:rStyle w:val="CommentReference"/>
          </w:rPr>
          <w:commentReference w:id="144"/>
        </w:r>
      </w:ins>
      <w:r>
        <w:rPr>
          <w:color w:val="000000"/>
        </w:rPr>
        <w:t>, or the FDA may take you out of the study without your permission, at any time, for the following reasons:</w:t>
      </w:r>
    </w:p>
    <w:p>
      <w:pPr>
        <w:pStyle w:val="Q-BulletList"/>
        <w:numPr>
          <w:ilvl w:val="0"/>
          <w:numId w:val="3"/>
        </w:numPr>
      </w:pPr>
      <w:r>
        <w:rPr>
          <w:color w:val="000000"/>
        </w:rPr>
        <w:t>If you do not follow the study doctor’s instructions</w:t>
      </w:r>
    </w:p>
    <w:p>
      <w:pPr>
        <w:pStyle w:val="Q-BulletList"/>
        <w:numPr>
          <w:ilvl w:val="0"/>
          <w:numId w:val="3"/>
        </w:numPr>
      </w:pPr>
      <w:r>
        <w:rPr>
          <w:color w:val="000000"/>
        </w:rPr>
        <w:t>If we find out you should not be in the study</w:t>
      </w:r>
    </w:p>
    <w:p>
      <w:pPr>
        <w:pStyle w:val="Q-BulletList"/>
        <w:numPr>
          <w:ilvl w:val="0"/>
          <w:numId w:val="3"/>
        </w:numPr>
      </w:pPr>
      <w:r>
        <w:rPr>
          <w:color w:val="000000"/>
        </w:rPr>
        <w:t>If the study is stopped</w:t>
      </w:r>
    </w:p>
    <w:p>
      <w:pPr>
        <w:pStyle w:val="Q-BulletList"/>
        <w:numPr>
          <w:ilvl w:val="0"/>
          <w:numId w:val="3"/>
        </w:numPr>
      </w:pPr>
      <w:r>
        <w:rPr>
          <w:color w:val="000000"/>
        </w:rPr>
        <w:t>If it becomes harmful to your health</w:t>
      </w:r>
    </w:p>
    <w:p>
      <w:pPr/>
      <w:r>
        <w:rPr>
          <w:color w:val="000000"/>
        </w:rPr>
        <w:t>If you leave the study or if you are taken out of the study, you may be asked to remain at the research site for observation or completion of additional safety procedures (such as ECGs, vital signs, safety labs, etc.). If you leave the study early or if you are taken out of the study, you will be asked to complete a final visit to have some end of study evaluations or tests performed. If information generated from this study is published or presented, your identity will not be revealed. If you leave the study, no more information about you will be collected for this study. However, all of the information you gave us before you left the study will still be used.</w:t>
      </w:r>
    </w:p>
    <w:p>
      <w:pPr>
        <w:pStyle w:val="Q-Heading1"/>
        <w:jc w:val="left"/>
      </w:pPr>
      <w:bookmarkStart w:id="21" w:name="_Heading_1_ADDITIONAL_COSTS"/>
      <w:r>
        <w:rPr/>
        <w:t>ADDITIONAL COSTS</w:t>
      </w:r>
      <w:bookmarkEnd w:id="21"/>
    </w:p>
    <w:p>
      <w:pPr/>
      <w:r>
        <w:rPr>
          <w:color w:val="000000"/>
        </w:rPr>
        <w:t>There is no cost to you during the study for any of the following:</w:t>
      </w:r>
    </w:p>
    <w:p>
      <w:pPr>
        <w:pStyle w:val="Q-BulletList"/>
        <w:numPr>
          <w:ilvl w:val="0"/>
          <w:numId w:val="3"/>
        </w:numPr>
      </w:pPr>
      <w:r>
        <w:rPr>
          <w:color w:val="000000"/>
        </w:rPr>
        <w:t>Any study test or procedure, including physical exam and blood tests</w:t>
      </w:r>
    </w:p>
    <w:p>
      <w:pPr>
        <w:pStyle w:val="Q-BulletList"/>
        <w:numPr>
          <w:ilvl w:val="0"/>
          <w:numId w:val="3"/>
        </w:numPr>
      </w:pPr>
      <w:r>
        <w:rPr>
          <w:color w:val="000000"/>
        </w:rPr>
        <w:t>Study drug</w:t>
      </w:r>
    </w:p>
    <w:p>
      <w:pPr>
        <w:pStyle w:val="Q-Heading1"/>
        <w:jc w:val="left"/>
      </w:pPr>
      <w:bookmarkStart w:id="22" w:name="_Heading_1_NEW_FINDINGS"/>
      <w:r>
        <w:rPr/>
        <w:t>NEW FINDINGS</w:t>
      </w:r>
      <w:bookmarkEnd w:id="22"/>
    </w:p>
    <w:p>
      <w:pPr>
        <w:sectPr>
          <w:headerReference w:type="default" r:id="rId19"/>
          <w:footerReference w:type="default" r:id="rId20"/>
          <w:pgSz w:w="12240" w:h="20160"/>
          <w:pgMar w:top="1440" w:right="1440" w:bottom="1440" w:left="1440" w:header="720" w:footer="720" w:gutter="0"/>
          <w:cols w:space="720"/>
          <w:docGrid w:linePitch="360"/>
        </w:sectPr>
      </w:pPr>
    </w:p>
    <w:p>
      <w:pPr>
        <w:pStyle w:val="Q-Heading1"/>
        <w:jc w:val="left"/>
      </w:pPr>
      <w:bookmarkStart w:id="23" w:name="_Heading_1_AGREEMENT_TO_BE_IN_THE_STUDY"/>
      <w:r>
        <w:rPr/>
        <w:t>AGREEMENT TO BE IN THE STUDY</w:t>
      </w:r>
      <w:bookmarkEnd w:id="23"/>
    </w:p>
    <w:p>
      <w:pPr/>
      <w:r>
        <w:rPr>
          <w:color w:val="000000"/>
        </w:rPr>
        <w:t>This consent form contains important information to help you decide if you want to be in the study. If you have any questions that are not answered in this consent form, ask one of the study staff.</w:t>
      </w:r>
    </w:p>
    <w:p>
      <w:pPr/>
      <w:r>
        <w:rPr>
          <w:color w:val="000000"/>
        </w:rPr>
        <w:t xml:space="preserve">Please answer </w:t>
      </w:r>
      <w:r>
        <w:rPr>
          <w:b/>
          <w:color w:val="000000"/>
        </w:rPr>
        <w:t xml:space="preserve">YES </w:t>
      </w:r>
      <w:r>
        <w:rPr>
          <w:color w:val="000000"/>
        </w:rPr>
        <w:t xml:space="preserve">or </w:t>
      </w:r>
      <w:r>
        <w:rPr>
          <w:b/>
          <w:color w:val="000000"/>
        </w:rPr>
        <w:t xml:space="preserve">NO </w:t>
      </w:r>
      <w:r>
        <w:rPr>
          <w:color w:val="000000"/>
        </w:rPr>
        <w:t>to the following questions:</w:t>
      </w:r>
    </w:p>
    <w:p>
      <w:pPr>
        <w:pStyle w:val="Q-List1-2-3"/>
        <w:numPr>
          <w:ilvl w:val="0"/>
          <w:numId w:val="23"/>
        </w:numPr>
      </w:pPr>
      <w:r>
        <w:rPr>
          <w:color w:val="000000"/>
        </w:rPr>
        <w:t>Is this document in a language you understand?</w:t>
      </w:r>
    </w:p>
    <w:p>
      <w:pPr>
        <w:pStyle w:val="Q-List1-2-3"/>
        <w:numPr>
          <w:ilvl w:val="0"/>
          <w:numId w:val="23"/>
        </w:numPr>
      </w:pPr>
      <w:r>
        <w:rPr>
          <w:color w:val="000000"/>
        </w:rPr>
        <w:t>Do you understand the information in this consent form?</w:t>
      </w:r>
    </w:p>
    <w:p>
      <w:pPr>
        <w:pStyle w:val="Q-List1-2-3"/>
        <w:numPr>
          <w:ilvl w:val="0"/>
          <w:numId w:val="23"/>
        </w:numPr>
      </w:pPr>
      <w:r>
        <w:rPr>
          <w:color w:val="000000"/>
        </w:rPr>
        <w:t>Have you been given enough time to ask questions and talk about the study?</w:t>
      </w:r>
    </w:p>
    <w:p>
      <w:pPr>
        <w:pStyle w:val="Q-List1-2-3"/>
        <w:numPr>
          <w:ilvl w:val="0"/>
          <w:numId w:val="23"/>
        </w:numPr>
      </w:pPr>
      <w:r>
        <w:rPr>
          <w:color w:val="000000"/>
        </w:rPr>
        <w:t>Have all of your questions been answered to your satisfaction?</w:t>
      </w:r>
    </w:p>
    <w:p>
      <w:pPr>
        <w:pStyle w:val="Q-List1-2-3"/>
        <w:numPr>
          <w:ilvl w:val="0"/>
          <w:numId w:val="23"/>
        </w:numPr>
      </w:pPr>
      <w:r>
        <w:rPr>
          <w:color w:val="000000"/>
        </w:rPr>
        <w:t>Do you think you received enough information about the study?</w:t>
      </w:r>
    </w:p>
    <w:p>
      <w:pPr>
        <w:pStyle w:val="Q-List1-2-3"/>
        <w:numPr>
          <w:ilvl w:val="0"/>
          <w:numId w:val="23"/>
        </w:numPr>
      </w:pPr>
      <w:r>
        <w:rPr>
          <w:color w:val="000000"/>
        </w:rPr>
        <w:t>Do you volunteer to be in this study of your own free will and without being pressured by the study doctor or study staff?</w:t>
      </w:r>
    </w:p>
    <w:p>
      <w:pPr>
        <w:pStyle w:val="Q-List1-2-3"/>
        <w:numPr>
          <w:ilvl w:val="0"/>
          <w:numId w:val="23"/>
        </w:numPr>
      </w:pPr>
      <w:r>
        <w:rPr>
          <w:color w:val="000000"/>
        </w:rPr>
        <w:t>Do you know that you can leave the study at any time without giving a reason and without affecting your health care?</w:t>
      </w:r>
    </w:p>
    <w:p>
      <w:pPr>
        <w:pStyle w:val="Q-List1-2-3"/>
        <w:numPr>
          <w:ilvl w:val="0"/>
          <w:numId w:val="23"/>
        </w:numPr>
      </w:pPr>
      <w:r>
        <w:rPr>
          <w:color w:val="000000"/>
        </w:rPr>
        <w:t>Do you know that your health records from this study may be reviewed by the sponsor company and by government authorities?</w:t>
      </w:r>
    </w:p>
    <w:p>
      <w:pPr>
        <w:pStyle w:val="Q-List1-2-3"/>
        <w:numPr>
          <w:ilvl w:val="0"/>
          <w:numId w:val="23"/>
        </w:numPr>
      </w:pPr>
      <w:r>
        <w:rPr>
          <w:color w:val="000000"/>
        </w:rPr>
        <w:t>Do you know that you cannot be in another study while you are in this study?</w:t>
      </w:r>
    </w:p>
    <w:p>
      <w:pPr>
        <w:pStyle w:val="Q-Heading1"/>
        <w:jc w:val="left"/>
      </w:pPr>
      <w:bookmarkStart w:id="24" w:name="_Heading_1_IF_YOU_ANSWERED_NO_TO_ANY_OF_THE_ABOVE_QUESTIONS_OR_Y"/>
      <w:r>
        <w:rPr/>
        <w:t>IF YOU ANSWERED “NO” TO ANY OF THE ABOVE QUESTIONS, OR YOU ARE UNABLE TO ANSWER ANY OF THE ABOVE QUESTIONS,</w:t>
      </w:r>
      <w:bookmarkEnd w:id="24"/>
    </w:p>
    <w:p>
      <w:pPr/>
      <w:r>
        <w:rPr>
          <w:b/>
        </w:rPr>
        <w:t>YOU SHOULD NOT SIGN AND DATE THIS CONSENT FORM.</w:t>
      </w:r>
    </w:p>
    <w:p>
      <w:pPr/>
      <w:r>
        <w:rPr>
          <w:b/>
        </w:rPr>
        <w:t>You will be given a signed and dated copy of this consent form to keep.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r>
              <w:rPr>
                <w:color w:val="000000"/>
              </w:rPr>
              <w:t>Printed Name of Adult Study Participant</w:t>
            </w:r>
          </w:p>
        </w:tc>
        <w:tc>
          <w:tcPr>
            <w:tcW w:type="dxa" w:w="7020"/>
            <w:gridSpan w:val="3"/>
          </w:tcPr>
          <w:p/>
        </w:tc>
      </w:tr>
      <w:tr>
        <w:tc>
          <w:tcPr>
            <w:tcW w:type="dxa" w:w="2340"/>
          </w:tcPr>
          <w:p>
            <w:pPr/>
            <w:r>
              <w:rPr>
                <w:color w:val="000000"/>
              </w:rPr>
              <w:t>Signature of Adult Study Participant</w:t>
            </w:r>
          </w:p>
        </w:tc>
        <w:tc>
          <w:tcPr>
            <w:tcW w:type="dxa" w:w="2340"/>
          </w:tcPr>
          <w:p>
            <w:pPr/>
            <w:r>
              <w:rPr>
                <w:color w:val="000000"/>
              </w:rPr>
              <w:t>Date</w:t>
            </w:r>
          </w:p>
        </w:tc>
        <w:tc>
          <w:tcPr>
            <w:tcW w:type="dxa" w:w="2340"/>
          </w:tcPr>
          <w:p>
            <w:pPr>
              <w:jc w:val="right"/>
            </w:pPr>
            <w:r>
              <w:rPr>
                <w:color w:val="000000"/>
              </w:rPr>
              <w:t>Time (24-hour clock)</w:t>
            </w:r>
          </w:p>
        </w:tc>
        <w:tc>
          <w:tcPr>
            <w:tcW w:type="dxa" w:w="2340"/>
          </w:tcPr>
          <w:p/>
        </w:tc>
      </w:tr>
      <w:tr>
        <w:tc>
          <w:tcPr>
            <w:tcW w:type="dxa" w:w="2340"/>
          </w:tcPr>
          <w:p>
            <w:pPr/>
            <w:r>
              <w:rPr>
                <w:color w:val="000000"/>
              </w:rPr>
              <w:t>Printed Name of Person Explaining Consent Form</w:t>
            </w:r>
          </w:p>
        </w:tc>
        <w:tc>
          <w:tcPr>
            <w:tcW w:type="dxa" w:w="2340"/>
          </w:tcPr>
          <w:p/>
        </w:tc>
        <w:tc>
          <w:tcPr>
            <w:tcW w:type="dxa" w:w="2340"/>
          </w:tcPr>
          <w:p/>
        </w:tc>
        <w:tc>
          <w:tcPr>
            <w:tcW w:type="dxa" w:w="2340"/>
          </w:tcPr>
          <w:p/>
        </w:tc>
      </w:tr>
      <w:tr>
        <w:tc>
          <w:tcPr>
            <w:tcW w:type="dxa" w:w="2340"/>
          </w:tcPr>
          <w:p>
            <w:pPr/>
            <w:r>
              <w:rPr>
                <w:color w:val="000000"/>
              </w:rPr>
              <w:t>Signature of Person Explaining Consent Form</w:t>
            </w:r>
          </w:p>
        </w:tc>
        <w:tc>
          <w:tcPr>
            <w:tcW w:type="dxa" w:w="2340"/>
          </w:tcPr>
          <w:p>
            <w:pPr/>
            <w:r>
              <w:rPr>
                <w:color w:val="000000"/>
              </w:rPr>
              <w:t>Date</w:t>
            </w:r>
          </w:p>
        </w:tc>
        <w:tc>
          <w:tcPr>
            <w:tcW w:type="dxa" w:w="2340"/>
          </w:tcPr>
          <w:p>
            <w:pPr>
              <w:jc w:val="right"/>
            </w:pPr>
            <w:r>
              <w:rPr>
                <w:color w:val="000000"/>
              </w:rPr>
              <w:t>Time (24-hour clock)</w:t>
            </w:r>
          </w:p>
        </w:tc>
        <w:tc>
          <w:tcPr>
            <w:tcW w:type="dxa" w:w="2340"/>
          </w:tcPr>
          <w:p/>
        </w:tc>
      </w:tr>
    </w:tbl>
    <w:sectPr w:rsidR="00A42343" w:rsidRPr="00F92B20">
      <w:pgSz w:w="12240" w:h="2016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Text after (head): /Protocol: &lt;Protocol Number&gt;</w:t>
      </w:r>
    </w:p>
    <w:p>
      <w:pPr>
        <w:pStyle w:val="CommentText"/>
      </w:pPr>
      <w:r>
        <w:t>- Search query: Retrieve details about the sponsor name specifically mentioned in the document.</w:t>
      </w:r>
    </w:p>
    <w:p>
      <w:pPr>
        <w:pStyle w:val="CommentText"/>
      </w:pPr>
    </w:p>
    <w:p>
      <w:pPr>
        <w:pStyle w:val="CommentText"/>
      </w:pPr>
      <w:r>
        <w:t>The placeholder was resolved using the sponsor name provided in the context.</w:t>
      </w:r>
    </w:p>
    <w:p>
      <w:pPr>
        <w:pStyle w:val="CommentText"/>
      </w:pPr>
    </w:p>
    <w:p>
      <w:pPr>
        <w:pStyle w:val="CommentText"/>
      </w:pPr>
      <w:r>
        <w:t>Sources:</w:t>
      </w:r>
    </w:p>
    <w:p>
      <w:pPr>
        <w:pStyle w:val="CommentText"/>
      </w:pPr>
      <w:r>
        <w:t>- Protocol Example (28Sep2023).docx &gt; TITLE PAGE</w:t>
      </w:r>
    </w:p>
  </w:comment>
  <w:comment w:id="1"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Text before (tail): &lt;Sponsor Name&gt;/Protocol:</w:t>
      </w:r>
    </w:p>
    <w:p>
      <w:pPr>
        <w:pStyle w:val="CommentText"/>
      </w:pPr>
      <w:r>
        <w:t>- Search query: Retrieve specific protocol numbers mentioned in the source text.</w:t>
      </w:r>
    </w:p>
    <w:p>
      <w:pPr>
        <w:pStyle w:val="CommentText"/>
      </w:pPr>
    </w:p>
    <w:p>
      <w:pPr>
        <w:pStyle w:val="CommentText"/>
      </w:pPr>
      <w:r>
        <w:t>The placeholder was resolved using the provided protocol number context.</w:t>
      </w:r>
    </w:p>
    <w:p>
      <w:pPr>
        <w:pStyle w:val="CommentText"/>
      </w:pPr>
    </w:p>
    <w:p>
      <w:pPr>
        <w:pStyle w:val="CommentText"/>
      </w:pPr>
      <w:r>
        <w:t>Sources:</w:t>
      </w:r>
    </w:p>
    <w:p>
      <w:pPr>
        <w:pStyle w:val="CommentText"/>
      </w:pPr>
      <w:r>
        <w:t>- Protocol Example (28Sep2023).docx &gt; TITLE PAGE</w:t>
      </w:r>
    </w:p>
  </w:comment>
  <w:comment w:id="2"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xml:space="preserve">- Text after (head): &lt;IRB Company Name&gt; IRB Approved Version </w:t>
      </w:r>
    </w:p>
    <w:p>
      <w:pPr>
        <w:pStyle w:val="CommentText"/>
      </w:pPr>
      <w:r>
        <w:t>- Search query: Retrieve information related to the Principal Investigator or Medical Investigator roles within clinical trials.</w:t>
      </w:r>
    </w:p>
    <w:p>
      <w:pPr>
        <w:pStyle w:val="CommentText"/>
      </w:pPr>
    </w:p>
    <w:p>
      <w:pPr>
        <w:pStyle w:val="CommentText"/>
      </w:pPr>
      <w:r>
        <w:t>Replaced the placeholder with 'Medical Investigator' based on the context provided.</w:t>
      </w:r>
    </w:p>
    <w:p>
      <w:pPr>
        <w:pStyle w:val="CommentText"/>
      </w:pPr>
    </w:p>
    <w:p>
      <w:pPr>
        <w:pStyle w:val="CommentText"/>
      </w:pPr>
      <w:r>
        <w:t>Sources:</w:t>
      </w:r>
    </w:p>
    <w:p>
      <w:pPr>
        <w:pStyle w:val="CommentText"/>
      </w:pPr>
      <w:r>
        <w:t>- Protocol Example (28Sep2023).docx &gt; TITLE PAGE &gt; Sponsor Signatory:</w:t>
      </w:r>
    </w:p>
  </w:comment>
  <w:comment w:id="3"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Text before (tail): &lt;Principal Investigator Name&gt;</w:t>
      </w:r>
    </w:p>
    <w:p>
      <w:pPr>
        <w:pStyle w:val="CommentText"/>
      </w:pPr>
      <w:r>
        <w:t>- Text after (head): IRB Approved Version DD Mon YYYY</w:t>
      </w:r>
    </w:p>
    <w:p>
      <w:pPr>
        <w:pStyle w:val="CommentText"/>
      </w:pPr>
      <w:r>
        <w:t>- Search query: Retrieve context about IRB-related entities or sponsor names.</w:t>
      </w:r>
    </w:p>
    <w:p>
      <w:pPr>
        <w:pStyle w:val="CommentText"/>
      </w:pPr>
    </w:p>
    <w:p>
      <w:pPr>
        <w:pStyle w:val="CommentText"/>
      </w:pPr>
      <w:r>
        <w:t>The placeholder was resolved using the provided sponsor name context.</w:t>
      </w:r>
    </w:p>
    <w:p>
      <w:pPr>
        <w:pStyle w:val="CommentText"/>
      </w:pPr>
    </w:p>
    <w:p>
      <w:pPr>
        <w:pStyle w:val="CommentText"/>
      </w:pPr>
      <w:r>
        <w:t>Sources:</w:t>
      </w:r>
    </w:p>
    <w:p>
      <w:pPr>
        <w:pStyle w:val="CommentText"/>
      </w:pPr>
      <w:r>
        <w:t>- Protocol Example (28Sep2023).docx &gt; TITLE PAGE</w:t>
      </w:r>
    </w:p>
  </w:comment>
  <w:comment w:id="4"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Next paragraph (head): Protocol Number:</w:t>
        <w:tab/>
        <w:t>&lt;Protocol Number&gt;</w:t>
      </w:r>
    </w:p>
    <w:p>
      <w:pPr>
        <w:pStyle w:val="CommentText"/>
      </w:pPr>
      <w:r>
        <w:t>- Text before (tail): Sponsor / Study Title:</w:t>
      </w:r>
    </w:p>
    <w:p>
      <w:pPr>
        <w:pStyle w:val="CommentText"/>
      </w:pPr>
      <w:r>
        <w:t>- Text after (head): / &lt;Full protocol title&gt;</w:t>
      </w:r>
    </w:p>
    <w:p>
      <w:pPr>
        <w:pStyle w:val="CommentText"/>
      </w:pPr>
      <w:r>
        <w:t>- Search query: Retrieve details related to the sponsor name and study title, ensuring alignment with the placeholder's inline context.</w:t>
      </w:r>
    </w:p>
    <w:p>
      <w:pPr>
        <w:pStyle w:val="CommentText"/>
      </w:pPr>
    </w:p>
    <w:p>
      <w:pPr>
        <w:pStyle w:val="CommentText"/>
      </w:pPr>
      <w:r>
        <w:t>The placeholder 'Sponsor' was resolved using context that specifies the sponsor name as 'Stendarr, Inc.'.</w:t>
      </w:r>
    </w:p>
    <w:p>
      <w:pPr>
        <w:pStyle w:val="CommentText"/>
      </w:pPr>
    </w:p>
    <w:p>
      <w:pPr>
        <w:pStyle w:val="CommentText"/>
      </w:pPr>
      <w:r>
        <w:t>Sources:</w:t>
      </w:r>
    </w:p>
    <w:p>
      <w:pPr>
        <w:pStyle w:val="CommentText"/>
      </w:pPr>
      <w:r>
        <w:t>- Protocol Example (28Sep2023).docx &gt; TITLE PAGE</w:t>
      </w:r>
    </w:p>
  </w:comment>
  <w:comment w:id="5"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Next paragraph (head): Protocol Number:</w:t>
        <w:tab/>
        <w:t>&lt;Protocol Number&gt;</w:t>
      </w:r>
    </w:p>
    <w:p>
      <w:pPr>
        <w:pStyle w:val="CommentText"/>
      </w:pPr>
      <w:r>
        <w:t>- Text before (tail): Sponsor / Study Title:</w:t>
        <w:tab/>
        <w:t>&lt;Sponsor&gt; /</w:t>
      </w:r>
    </w:p>
    <w:p>
      <w:pPr>
        <w:pStyle w:val="CommentText"/>
      </w:pPr>
      <w:r>
        <w:t>- Search query: Retrieve authoritative data regarding protocol titles, ensuring relevance to placeholders labeled as 'Full protocol title'.</w:t>
      </w:r>
    </w:p>
    <w:p>
      <w:pPr>
        <w:pStyle w:val="CommentText"/>
      </w:pPr>
    </w:p>
    <w:p>
      <w:pPr>
        <w:pStyle w:val="CommentText"/>
      </w:pPr>
      <w:r>
        <w:t>The full protocol title was resolved based on direct matches in the provided context.</w:t>
      </w:r>
    </w:p>
    <w:p>
      <w:pPr>
        <w:pStyle w:val="CommentText"/>
      </w:pPr>
    </w:p>
    <w:p>
      <w:pPr>
        <w:pStyle w:val="CommentText"/>
      </w:pPr>
      <w:r>
        <w:t>Sources:</w:t>
      </w:r>
    </w:p>
    <w:p>
      <w:pPr>
        <w:pStyle w:val="CommentText"/>
      </w:pPr>
      <w:r>
        <w:t>- Protocol Example (28Sep2023).docx &gt; TITLE PAGE</w:t>
      </w:r>
    </w:p>
    <w:p>
      <w:pPr>
        <w:pStyle w:val="CommentText"/>
      </w:pPr>
      <w:r>
        <w:t>- Protocol Example (28Sep2023).docx &gt; Synopsis</w:t>
      </w:r>
    </w:p>
  </w:comment>
  <w:comment w:id="6"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Sponsor / Study Title:</w:t>
        <w:tab/>
        <w:t>&lt;Sponsor&gt; / &lt;Full protocol title&gt;</w:t>
      </w:r>
    </w:p>
    <w:p>
      <w:pPr>
        <w:pStyle w:val="CommentText"/>
      </w:pPr>
      <w:r>
        <w:t>- Next paragraph (head): Principal Investigator: (Study Doctor)</w:t>
        <w:tab/>
        <w:t>&lt;Principal Investigator Name&gt;</w:t>
      </w:r>
    </w:p>
    <w:p>
      <w:pPr>
        <w:pStyle w:val="CommentText"/>
      </w:pPr>
      <w:r>
        <w:t>- Text before (tail): Protocol Number:</w:t>
      </w:r>
    </w:p>
    <w:p>
      <w:pPr>
        <w:pStyle w:val="CommentText"/>
      </w:pPr>
      <w:r>
        <w:t>- Search query: Retrieve detailed inline context about protocol identifiers, including specific protocol numbers.</w:t>
      </w:r>
    </w:p>
    <w:p>
      <w:pPr>
        <w:pStyle w:val="CommentText"/>
      </w:pPr>
    </w:p>
    <w:p>
      <w:pPr>
        <w:pStyle w:val="CommentText"/>
      </w:pPr>
      <w:r>
        <w:t>The placeholder was resolved using the provided protocol number from the context.</w:t>
      </w:r>
    </w:p>
    <w:p>
      <w:pPr>
        <w:pStyle w:val="CommentText"/>
      </w:pPr>
    </w:p>
    <w:p>
      <w:pPr>
        <w:pStyle w:val="CommentText"/>
      </w:pPr>
      <w:r>
        <w:t>Sources:</w:t>
      </w:r>
    </w:p>
    <w:p>
      <w:pPr>
        <w:pStyle w:val="CommentText"/>
      </w:pPr>
      <w:r>
        <w:t>- Protocol Example (28Sep2023).docx &gt; TITLE PAGE</w:t>
      </w:r>
    </w:p>
  </w:comment>
  <w:comment w:id="7"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Protocol Number:</w:t>
        <w:tab/>
        <w:t>&lt;Protocol Number&gt;</w:t>
      </w:r>
    </w:p>
    <w:p>
      <w:pPr>
        <w:pStyle w:val="CommentText"/>
      </w:pPr>
      <w:r>
        <w:t>- Next paragraph (head): Telephone:</w:t>
        <w:tab/>
        <w:t>&lt;Telephone&gt;</w:t>
      </w:r>
    </w:p>
    <w:p>
      <w:pPr>
        <w:pStyle w:val="CommentText"/>
      </w:pPr>
      <w:r>
        <w:t>- Text before (tail): Principal Investigator: (Study Doctor)</w:t>
      </w:r>
    </w:p>
    <w:p>
      <w:pPr>
        <w:pStyle w:val="CommentText"/>
      </w:pPr>
      <w:r>
        <w:t>- Search query: Search for mentions of the Principal Investigator's name or title across the document to ensure accurate identification.</w:t>
      </w:r>
    </w:p>
    <w:p>
      <w:pPr>
        <w:pStyle w:val="CommentText"/>
      </w:pPr>
    </w:p>
    <w:p>
      <w:pPr>
        <w:pStyle w:val="CommentText"/>
      </w:pPr>
      <w:r>
        <w:t>The placeholder was resolved using the context that identifies the Principal Investigator as 'Medical Investigator'.</w:t>
      </w:r>
    </w:p>
    <w:p>
      <w:pPr>
        <w:pStyle w:val="CommentText"/>
      </w:pPr>
    </w:p>
    <w:p>
      <w:pPr>
        <w:pStyle w:val="CommentText"/>
      </w:pPr>
      <w:r>
        <w:t>Sources:</w:t>
      </w:r>
    </w:p>
    <w:p>
      <w:pPr>
        <w:pStyle w:val="CommentText"/>
      </w:pPr>
      <w:r>
        <w:t>- Protocol Example (28Sep2023).docx &gt; TITLE PAGE &gt; Sponsor Signatory:</w:t>
      </w:r>
    </w:p>
  </w:comment>
  <w:comment w:id="8"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Principal Investigator: (Study Doctor)</w:t>
        <w:tab/>
        <w:t>&lt;Principal Investigator Name&gt;</w:t>
      </w:r>
    </w:p>
    <w:p>
      <w:pPr>
        <w:pStyle w:val="CommentText"/>
      </w:pPr>
      <w:r>
        <w:t>- Next paragraph (head): Address:</w:t>
        <w:tab/>
        <w:t>&lt;Address&gt;</w:t>
      </w:r>
    </w:p>
    <w:p>
      <w:pPr>
        <w:pStyle w:val="CommentText"/>
      </w:pPr>
      <w:r>
        <w:t>- Text before (tail): Telephone:</w:t>
      </w:r>
    </w:p>
    <w:p>
      <w:pPr>
        <w:pStyle w:val="CommentText"/>
      </w:pPr>
      <w:r>
        <w:t>- Search query: Retrieve specific details regarding contact protocols and telephone communication methods outlined in the trial documentation.</w:t>
      </w:r>
    </w:p>
    <w:p>
      <w:pPr>
        <w:pStyle w:val="CommentText"/>
      </w:pPr>
    </w:p>
    <w:p>
      <w:pPr>
        <w:pStyle w:val="CommentText"/>
      </w:pPr>
      <w:r>
        <w:t>The placeholder was resolved using the context describing the protocol for contacting participants via telephone.</w:t>
      </w:r>
    </w:p>
    <w:p>
      <w:pPr>
        <w:pStyle w:val="CommentText"/>
      </w:pPr>
    </w:p>
    <w:p>
      <w:pPr>
        <w:pStyle w:val="CommentText"/>
      </w:pPr>
      <w:r>
        <w:t>Sources:</w:t>
      </w:r>
    </w:p>
    <w:p>
      <w:pPr>
        <w:pStyle w:val="CommentText"/>
      </w:pPr>
      <w:r>
        <w:t>- Protocol Example (28Sep2023).docx &gt; Lost to Follow-up</w:t>
      </w:r>
    </w:p>
  </w:comment>
  <w:comment w:id="9"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Telephone:</w:t>
        <w:tab/>
        <w:t>&lt;Telephone&gt;</w:t>
      </w:r>
    </w:p>
    <w:p>
      <w:pPr>
        <w:pStyle w:val="CommentText"/>
      </w:pPr>
      <w:r>
        <w:t>- Next paragraph (head): KEY INFORMATION</w:t>
      </w:r>
    </w:p>
    <w:p>
      <w:pPr>
        <w:pStyle w:val="CommentText"/>
      </w:pPr>
      <w:r>
        <w:t>- Text before (tail): Address:</w:t>
      </w:r>
    </w:p>
    <w:p>
      <w:pPr>
        <w:pStyle w:val="CommentText"/>
      </w:pPr>
      <w:r>
        <w:t>- Search query: Retrieve authoritative address details matching placeholders or inline references to 'Address' or similar terms.</w:t>
      </w:r>
    </w:p>
    <w:p>
      <w:pPr>
        <w:pStyle w:val="CommentText"/>
      </w:pPr>
    </w:p>
    <w:p>
      <w:pPr>
        <w:pStyle w:val="CommentText"/>
      </w:pPr>
      <w:r>
        <w:t>The placeholder was resolved using the legal registered address provided in the context.</w:t>
      </w:r>
    </w:p>
    <w:p>
      <w:pPr>
        <w:pStyle w:val="CommentText"/>
      </w:pPr>
    </w:p>
    <w:p>
      <w:pPr>
        <w:pStyle w:val="CommentText"/>
      </w:pPr>
      <w:r>
        <w:t>Sources:</w:t>
      </w:r>
    </w:p>
    <w:p>
      <w:pPr>
        <w:pStyle w:val="CommentText"/>
      </w:pPr>
      <w:r>
        <w:t>- Protocol Example (28Sep2023).docx &gt; TITLE PAGE</w:t>
      </w:r>
    </w:p>
  </w:comment>
  <w:comment w:id="10"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Text after (head): /Protocol: &lt;Protocol Number&gt;</w:t>
      </w:r>
    </w:p>
    <w:p>
      <w:pPr>
        <w:pStyle w:val="CommentText"/>
      </w:pPr>
      <w:r>
        <w:t>- Search query: Retrieve details about the sponsor name specifically mentioned in the document.</w:t>
      </w:r>
    </w:p>
    <w:p>
      <w:pPr>
        <w:pStyle w:val="CommentText"/>
      </w:pPr>
    </w:p>
    <w:p>
      <w:pPr>
        <w:pStyle w:val="CommentText"/>
      </w:pPr>
      <w:r>
        <w:t>The placeholder was resolved using the sponsor name provided in the context.</w:t>
      </w:r>
    </w:p>
    <w:p>
      <w:pPr>
        <w:pStyle w:val="CommentText"/>
      </w:pPr>
    </w:p>
    <w:p>
      <w:pPr>
        <w:pStyle w:val="CommentText"/>
      </w:pPr>
      <w:r>
        <w:t>Sources:</w:t>
      </w:r>
    </w:p>
    <w:p>
      <w:pPr>
        <w:pStyle w:val="CommentText"/>
      </w:pPr>
      <w:r>
        <w:t>- Protocol Example (28Sep2023).docx &gt; TITLE PAGE</w:t>
      </w:r>
    </w:p>
  </w:comment>
  <w:comment w:id="11"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Text before (tail): &lt;Sponsor Name&gt;/Protocol:</w:t>
      </w:r>
    </w:p>
    <w:p>
      <w:pPr>
        <w:pStyle w:val="CommentText"/>
      </w:pPr>
      <w:r>
        <w:t>- Search query: Retrieve specific protocol numbers mentioned in the source text.</w:t>
      </w:r>
    </w:p>
    <w:p>
      <w:pPr>
        <w:pStyle w:val="CommentText"/>
      </w:pPr>
    </w:p>
    <w:p>
      <w:pPr>
        <w:pStyle w:val="CommentText"/>
      </w:pPr>
      <w:r>
        <w:t>The placeholder was resolved using the provided protocol number context.</w:t>
      </w:r>
    </w:p>
    <w:p>
      <w:pPr>
        <w:pStyle w:val="CommentText"/>
      </w:pPr>
    </w:p>
    <w:p>
      <w:pPr>
        <w:pStyle w:val="CommentText"/>
      </w:pPr>
      <w:r>
        <w:t>Sources:</w:t>
      </w:r>
    </w:p>
    <w:p>
      <w:pPr>
        <w:pStyle w:val="CommentText"/>
      </w:pPr>
      <w:r>
        <w:t>- Protocol Example (28Sep2023).docx &gt; TITLE PAGE</w:t>
      </w:r>
    </w:p>
  </w:comment>
  <w:comment w:id="12"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xml:space="preserve">- Text after (head): &lt;IRB Company Name&gt; IRB Approved Version </w:t>
      </w:r>
    </w:p>
    <w:p>
      <w:pPr>
        <w:pStyle w:val="CommentText"/>
      </w:pPr>
      <w:r>
        <w:t>- Search query: Retrieve information related to the Principal Investigator or Medical Investigator roles within clinical trials.</w:t>
      </w:r>
    </w:p>
    <w:p>
      <w:pPr>
        <w:pStyle w:val="CommentText"/>
      </w:pPr>
    </w:p>
    <w:p>
      <w:pPr>
        <w:pStyle w:val="CommentText"/>
      </w:pPr>
      <w:r>
        <w:t>Replaced the placeholder with 'Medical Investigator' based on the context provided.</w:t>
      </w:r>
    </w:p>
    <w:p>
      <w:pPr>
        <w:pStyle w:val="CommentText"/>
      </w:pPr>
    </w:p>
    <w:p>
      <w:pPr>
        <w:pStyle w:val="CommentText"/>
      </w:pPr>
      <w:r>
        <w:t>Sources:</w:t>
      </w:r>
    </w:p>
    <w:p>
      <w:pPr>
        <w:pStyle w:val="CommentText"/>
      </w:pPr>
      <w:r>
        <w:t>- Protocol Example (28Sep2023).docx &gt; TITLE PAGE &gt; Sponsor Signatory:</w:t>
      </w:r>
    </w:p>
  </w:comment>
  <w:comment w:id="13"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Text before (tail): &lt;Principal Investigator Name&gt;</w:t>
      </w:r>
    </w:p>
    <w:p>
      <w:pPr>
        <w:pStyle w:val="CommentText"/>
      </w:pPr>
      <w:r>
        <w:t>- Text after (head): IRB Approved Version DD Mon YYYY</w:t>
      </w:r>
    </w:p>
    <w:p>
      <w:pPr>
        <w:pStyle w:val="CommentText"/>
      </w:pPr>
      <w:r>
        <w:t>- Search query: Retrieve context about IRB-related entities or sponsor names.</w:t>
      </w:r>
    </w:p>
    <w:p>
      <w:pPr>
        <w:pStyle w:val="CommentText"/>
      </w:pPr>
    </w:p>
    <w:p>
      <w:pPr>
        <w:pStyle w:val="CommentText"/>
      </w:pPr>
      <w:r>
        <w:t>The placeholder was resolved using the provided sponsor name context.</w:t>
      </w:r>
    </w:p>
    <w:p>
      <w:pPr>
        <w:pStyle w:val="CommentText"/>
      </w:pPr>
    </w:p>
    <w:p>
      <w:pPr>
        <w:pStyle w:val="CommentText"/>
      </w:pPr>
      <w:r>
        <w:t>Sources:</w:t>
      </w:r>
    </w:p>
    <w:p>
      <w:pPr>
        <w:pStyle w:val="CommentText"/>
      </w:pPr>
      <w:r>
        <w:t>- Protocol Example (28Sep2023).docx &gt; TITLE PAGE</w:t>
      </w:r>
    </w:p>
  </w:comment>
  <w:comment w:id="14"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This is a research study and your participation is voluntary.</w:t>
      </w:r>
    </w:p>
    <w:p>
      <w:pPr>
        <w:pStyle w:val="CommentText"/>
      </w:pPr>
      <w:r>
        <w:t>- Next paragraph (head): The study drug is “investigational”. This means that it has not been approved by</w:t>
      </w:r>
    </w:p>
    <w:p>
      <w:pPr>
        <w:pStyle w:val="CommentText"/>
      </w:pPr>
      <w:r>
        <w:t>- Text before (tail):  drug is intended to treat patients with</w:t>
      </w:r>
    </w:p>
    <w:p>
      <w:pPr>
        <w:pStyle w:val="CommentText"/>
      </w:pPr>
      <w:r>
        <w:t>- Text after (head): (&lt;brief lay description of disease&gt;).</w:t>
      </w:r>
    </w:p>
    <w:p>
      <w:pPr>
        <w:pStyle w:val="CommentText"/>
      </w:pPr>
      <w:r>
        <w:t>- Search query: Retrieve information about the disease targeted by ABC-123, ensuring relevance to inline text continuity.</w:t>
      </w:r>
    </w:p>
    <w:p>
      <w:pPr>
        <w:pStyle w:val="CommentText"/>
      </w:pPr>
    </w:p>
    <w:p>
      <w:pPr>
        <w:pStyle w:val="CommentText"/>
      </w:pPr>
      <w:r>
        <w:t>The placeholder was resolved using context describing the disease targeted by the drug.</w:t>
      </w:r>
    </w:p>
    <w:p>
      <w:pPr>
        <w:pStyle w:val="CommentText"/>
      </w:pPr>
    </w:p>
    <w:p>
      <w:pPr>
        <w:pStyle w:val="CommentText"/>
      </w:pPr>
      <w:r>
        <w:t>Sources:</w:t>
      </w:r>
    </w:p>
    <w:p>
      <w:pPr>
        <w:pStyle w:val="CommentText"/>
      </w:pPr>
      <w:r>
        <w:t>- Protocol Example (28Sep2023).docx &gt; Synopsis &gt; Rationale:</w:t>
      </w:r>
    </w:p>
  </w:comment>
  <w:comment w:id="15"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This is a research study and your participation is voluntary.</w:t>
      </w:r>
    </w:p>
    <w:p>
      <w:pPr>
        <w:pStyle w:val="CommentText"/>
      </w:pPr>
      <w:r>
        <w:t>- Next paragraph (head): The study drug is “investigational”. This means that it has not been approved by</w:t>
      </w:r>
    </w:p>
    <w:p>
      <w:pPr>
        <w:pStyle w:val="CommentText"/>
      </w:pPr>
      <w:r>
        <w:t>- Text before (tail): ended to treat patients with &lt;disease&gt; (</w:t>
      </w:r>
    </w:p>
    <w:p>
      <w:pPr>
        <w:pStyle w:val="CommentText"/>
      </w:pPr>
      <w:r>
        <w:t>- Text after (head): ).</w:t>
      </w:r>
    </w:p>
    <w:p>
      <w:pPr>
        <w:pStyle w:val="CommentText"/>
      </w:pPr>
      <w:r>
        <w:t>- Search query: Retrieve information specifically about boneitis, focusing on its lay description.</w:t>
      </w:r>
    </w:p>
    <w:p>
      <w:pPr>
        <w:pStyle w:val="CommentText"/>
      </w:pPr>
    </w:p>
    <w:p>
      <w:pPr>
        <w:pStyle w:val="CommentText"/>
      </w:pPr>
      <w:r>
        <w:t>The placeholder has been resolved using the description of boneitis provided in the context.</w:t>
      </w:r>
    </w:p>
    <w:p>
      <w:pPr>
        <w:pStyle w:val="CommentText"/>
      </w:pPr>
    </w:p>
    <w:p>
      <w:pPr>
        <w:pStyle w:val="CommentText"/>
      </w:pPr>
      <w:r>
        <w:t>Sources:</w:t>
      </w:r>
    </w:p>
    <w:p>
      <w:pPr>
        <w:pStyle w:val="CommentText"/>
      </w:pPr>
      <w:r>
        <w:t>- Protocol Example (28Sep2023).docx &gt; Synopsis &gt; Rationale:</w:t>
      </w:r>
    </w:p>
  </w:comment>
  <w:comment w:id="16"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t has not been approved by the United States Food and Drug Administration (FDA).</w:t>
      </w:r>
    </w:p>
    <w:p>
      <w:pPr>
        <w:pStyle w:val="CommentText"/>
      </w:pPr>
      <w:r>
        <w:t>- Next paragraph (head): There will be up to &lt;XX participants&gt; total in this study.</w:t>
      </w:r>
    </w:p>
    <w:p>
      <w:pPr>
        <w:pStyle w:val="CommentText"/>
      </w:pPr>
      <w:r>
        <w:t>- Text before (tail): This is a</w:t>
      </w:r>
    </w:p>
    <w:p>
      <w:pPr>
        <w:pStyle w:val="CommentText"/>
      </w:pPr>
      <w:r>
        <w:t>- Text after (head): study. This means the study drug has nev</w:t>
      </w:r>
    </w:p>
    <w:p>
      <w:pPr>
        <w:pStyle w:val="CommentText"/>
      </w:pPr>
      <w:r>
        <w:t>- Search query: Search for explicit mentions of the study type, particularly 'first-in-human' and 'Phase 1', within the protocol details and study descriptions.</w:t>
      </w:r>
    </w:p>
    <w:p>
      <w:pPr>
        <w:pStyle w:val="CommentText"/>
      </w:pPr>
    </w:p>
    <w:p>
      <w:pPr>
        <w:pStyle w:val="CommentText"/>
      </w:pPr>
      <w:r>
        <w:t>The placeholder was resolved using the protocol title and disclosure statement, both clearly indicating the study type as 'first-in-human, Phase 1'.</w:t>
      </w:r>
    </w:p>
    <w:p>
      <w:pPr>
        <w:pStyle w:val="CommentText"/>
      </w:pPr>
    </w:p>
    <w:p>
      <w:pPr>
        <w:pStyle w:val="CommentText"/>
      </w:pPr>
      <w:r>
        <w:t>Sources:</w:t>
      </w:r>
    </w:p>
    <w:p>
      <w:pPr>
        <w:pStyle w:val="CommentText"/>
      </w:pPr>
      <w:r>
        <w:t>- Protocol Example (28Sep2023).docx &gt; TITLE PAGE</w:t>
      </w:r>
    </w:p>
    <w:p>
      <w:pPr>
        <w:pStyle w:val="CommentText"/>
      </w:pPr>
      <w:r>
        <w:t>- Protocol Example (28Sep2023).docx &gt; Synopsis &gt; Objectives and Endpoints:</w:t>
      </w:r>
    </w:p>
  </w:comment>
  <w:comment w:id="17"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e. The list of known risks/discomforts is listed later in this informed consent.</w:t>
      </w:r>
    </w:p>
    <w:p>
      <w:pPr>
        <w:pStyle w:val="CommentText"/>
      </w:pPr>
      <w:r>
        <w:t>- Next paragraph (head): &lt;Brief lay description of study design including purpose/objectives&gt;</w:t>
      </w:r>
    </w:p>
    <w:p>
      <w:pPr>
        <w:pStyle w:val="CommentText"/>
      </w:pPr>
      <w:r>
        <w:t>- Text before (tail): There will be up to</w:t>
      </w:r>
    </w:p>
    <w:p>
      <w:pPr>
        <w:pStyle w:val="CommentText"/>
      </w:pPr>
      <w:r>
        <w:t>- Text after (head): total in this study.</w:t>
      </w:r>
    </w:p>
    <w:p>
      <w:pPr>
        <w:pStyle w:val="CommentText"/>
      </w:pPr>
      <w:r>
        <w:t>- Search query: Retrieve specific details about participant numbers in Phase 1 studies for ABC-123.</w:t>
      </w:r>
    </w:p>
    <w:p>
      <w:pPr>
        <w:pStyle w:val="CommentText"/>
      </w:pPr>
    </w:p>
    <w:p>
      <w:pPr>
        <w:pStyle w:val="CommentText"/>
      </w:pPr>
      <w:r>
        <w:t>The placeholder is resolved based on the study design context indicating 28 participants.</w:t>
      </w:r>
    </w:p>
    <w:p>
      <w:pPr>
        <w:pStyle w:val="CommentText"/>
      </w:pPr>
    </w:p>
    <w:p>
      <w:pPr>
        <w:pStyle w:val="CommentText"/>
      </w:pPr>
      <w:r>
        <w:t>Sources:</w:t>
      </w:r>
    </w:p>
    <w:p>
      <w:pPr>
        <w:pStyle w:val="CommentText"/>
      </w:pPr>
      <w:r>
        <w:t>- Protocol Example (28Sep2023).docx &gt; Study Rationale</w:t>
      </w:r>
    </w:p>
  </w:comment>
  <w:comment w:id="18" w:author="AgileWriter" w:initials="AW" w:date="2026-06-11T09:20:43Z">
    <w:p>
      <w:pPr>
        <w:pStyle w:val="CommentText"/>
      </w:pPr>
      <w:r>
        <w:rPr>
          <w:rStyle w:val="CommentReference"/>
        </w:rPr>
        <w:annotationRef/>
      </w:r>
      <w:r>
        <w:t xml:space="preserve">context - </w:t>
      </w:r>
    </w:p>
    <w:p>
      <w:pPr>
        <w:pStyle w:val="CommentText"/>
      </w:pPr>
      <w:r>
        <w:t>- Type: Paragraph</w:t>
      </w:r>
    </w:p>
    <w:p>
      <w:pPr>
        <w:pStyle w:val="CommentText"/>
      </w:pPr>
      <w:r>
        <w:t>- Heading: INFORMED CONSENT DOCUMENT AGREEMENT TO BE IN A RESEARCH STUDY (level 1)</w:t>
      </w:r>
    </w:p>
    <w:p>
      <w:pPr>
        <w:pStyle w:val="CommentText"/>
      </w:pPr>
      <w:r>
        <w:t>- Prev paragraph (tail): There will be up to &lt;XX participants&gt; total in this study.</w:t>
      </w:r>
    </w:p>
    <w:p>
      <w:pPr>
        <w:pStyle w:val="CommentText"/>
      </w:pPr>
      <w:r>
        <w:t>- Next paragraph (head): If you participate in &lt;lay terminology for SAD portion of study&gt;, the study shou</w:t>
      </w:r>
    </w:p>
    <w:p>
      <w:pPr>
        <w:pStyle w:val="CommentText"/>
      </w:pPr>
      <w:r>
        <w:t>- Search query: Retrieve details specific to the study design's structure and objectives, focusing on lay explanations of its components and participant benefits.</w:t>
      </w:r>
    </w:p>
    <w:p>
      <w:pPr>
        <w:pStyle w:val="CommentText"/>
      </w:pPr>
    </w:p>
    <w:p>
      <w:pPr>
        <w:pStyle w:val="CommentText"/>
      </w:pPr>
      <w:r>
        <w:t>Synthesized a lay description of the study design using relevant context.</w:t>
      </w:r>
    </w:p>
    <w:p>
      <w:pPr>
        <w:pStyle w:val="CommentText"/>
      </w:pPr>
    </w:p>
    <w:p>
      <w:pPr>
        <w:pStyle w:val="CommentText"/>
      </w:pPr>
      <w:r>
        <w:t>Sources:</w:t>
      </w:r>
    </w:p>
    <w:p>
      <w:pPr>
        <w:pStyle w:val="CommentText"/>
      </w:pPr>
      <w:r>
        <w:t>- Protocol Example (28Sep2023).docx &gt; Statistical Analyses &gt; Pharmacodynamic Analyses</w:t>
      </w:r>
    </w:p>
    <w:p>
      <w:pPr>
        <w:pStyle w:val="CommentText"/>
      </w:pPr>
      <w:r>
        <w:t>- Protocol Example (28Sep2023).docx &gt; Benefit/Risk Assessment</w:t>
      </w:r>
    </w:p>
    <w:p>
      <w:pPr>
        <w:pStyle w:val="CommentText"/>
      </w:pPr>
      <w:r>
        <w:t>- Protocol Example (28Sep2023).docx &gt; Overall Design &gt; Single Ascending Dose</w:t>
      </w:r>
    </w:p>
    <w:p>
      <w:pPr>
        <w:pStyle w:val="CommentText"/>
      </w:pPr>
      <w:r>
        <w:t>- Protocol Example (28Sep2023).docx &gt; Overall Design &gt; Single Ascending Dose</w:t>
      </w:r>
    </w:p>
  </w:comment>
  <w:comment w:id="19"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&lt;Brief lay description of study design including purpose/objectives&gt;</w:t>
      </w:r>
    </w:p>
    <w:p>
      <w:pPr>
        <w:pStyle w:val="CommentText"/>
      </w:pPr>
      <w:r>
        <w:t>- Next paragraph (head): If you participate in &lt;lay terminology for repeat-dose portion of study&gt;, the st</w:t>
      </w:r>
    </w:p>
    <w:p>
      <w:pPr>
        <w:pStyle w:val="CommentText"/>
      </w:pPr>
      <w:r>
        <w:t>- Text before (tail): If you participate in</w:t>
      </w:r>
    </w:p>
    <w:p>
      <w:pPr>
        <w:pStyle w:val="CommentText"/>
      </w:pPr>
      <w:r>
        <w:t>- Text after (head): , the study should take about &lt;XX applic</w:t>
      </w:r>
    </w:p>
    <w:p>
      <w:pPr>
        <w:pStyle w:val="CommentText"/>
      </w:pPr>
      <w:r>
        <w:t>- Search query: Retrieve details about the single ascending dose (SAD) portion of the study, including its design and participant details.</w:t>
      </w:r>
    </w:p>
    <w:p>
      <w:pPr>
        <w:pStyle w:val="CommentText"/>
      </w:pPr>
    </w:p>
    <w:p>
      <w:pPr>
        <w:pStyle w:val="CommentText"/>
      </w:pPr>
      <w:r>
        <w:t>The placeholder was resolved using contextual references to the SAD portion of the study design and objectives.</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Study Rationale</w:t>
      </w:r>
    </w:p>
  </w:comment>
  <w:comment w:id="20"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&lt;Brief lay description of study design including purpose/objectives&gt;</w:t>
      </w:r>
    </w:p>
    <w:p>
      <w:pPr>
        <w:pStyle w:val="CommentText"/>
      </w:pPr>
      <w:r>
        <w:t>- Next paragraph (head): If you participate in &lt;lay terminology for repeat-dose portion of study&gt;, the st</w:t>
      </w:r>
    </w:p>
    <w:p>
      <w:pPr>
        <w:pStyle w:val="CommentText"/>
      </w:pPr>
      <w:r>
        <w:t>- Text before (tail): n of study&gt;, the study should take about</w:t>
      </w:r>
    </w:p>
    <w:p>
      <w:pPr>
        <w:pStyle w:val="CommentText"/>
      </w:pPr>
      <w:r>
        <w:t>- Text after (head): of your time and you will be given a &lt;la</w:t>
      </w:r>
    </w:p>
    <w:p>
      <w:pPr>
        <w:pStyle w:val="CommentText"/>
      </w:pPr>
      <w:r>
        <w:t>- Search query: Retrieve information related to study duration, timelines, and participant commitment from the provided context.</w:t>
      </w:r>
    </w:p>
    <w:p>
      <w:pPr>
        <w:pStyle w:val="CommentText"/>
      </w:pPr>
    </w:p>
    <w:p>
      <w:pPr>
        <w:pStyle w:val="CommentText"/>
      </w:pPr>
      <w:r>
        <w:t>The placeholder was resolved using the study duration details provided in the context.</w:t>
      </w:r>
    </w:p>
    <w:p>
      <w:pPr>
        <w:pStyle w:val="CommentText"/>
      </w:pPr>
    </w:p>
    <w:p>
      <w:pPr>
        <w:pStyle w:val="CommentText"/>
      </w:pPr>
      <w:r>
        <w:t>Sources:</w:t>
      </w:r>
    </w:p>
    <w:p>
      <w:pPr>
        <w:pStyle w:val="CommentText"/>
      </w:pPr>
      <w:r>
        <w:t>- Protocol Example (28Sep2023).docx &gt; INTRODUCTION</w:t>
      </w:r>
    </w:p>
  </w:comment>
  <w:comment w:id="21"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&lt;Brief lay description of study design including purpose/objectives&gt;</w:t>
      </w:r>
    </w:p>
    <w:p>
      <w:pPr>
        <w:pStyle w:val="CommentText"/>
      </w:pPr>
      <w:r>
        <w:t>- Next paragraph (head): If you participate in &lt;lay terminology for repeat-dose portion of study&gt;, the st</w:t>
      </w:r>
    </w:p>
    <w:p>
      <w:pPr>
        <w:pStyle w:val="CommentText"/>
      </w:pPr>
      <w:r>
        <w:t>- Text before (tail): it&gt; of your time and you will be given a</w:t>
      </w:r>
    </w:p>
    <w:p>
      <w:pPr>
        <w:pStyle w:val="CommentText"/>
      </w:pPr>
      <w:r>
        <w:t xml:space="preserve">- Text after (head): of &lt;study drug ID&gt; or placebo (contains </w:t>
      </w:r>
    </w:p>
    <w:p>
      <w:pPr>
        <w:pStyle w:val="CommentText"/>
      </w:pPr>
      <w:r>
        <w:t>- Search query: Retrieve details regarding the administration route of the study drug ABC-123 and its placebo, emphasizing lay terminology.</w:t>
      </w:r>
    </w:p>
    <w:p>
      <w:pPr>
        <w:pStyle w:val="CommentText"/>
      </w:pPr>
    </w:p>
    <w:p>
      <w:pPr>
        <w:pStyle w:val="CommentText"/>
      </w:pPr>
      <w:r>
        <w:t>The placeholder was resolved using the context describing the route of administration for ABC-123 and its placebo.</w:t>
      </w:r>
    </w:p>
    <w:p>
      <w:pPr>
        <w:pStyle w:val="CommentText"/>
      </w:pPr>
    </w:p>
    <w:p>
      <w:pPr>
        <w:pStyle w:val="CommentText"/>
      </w:pPr>
      <w:r>
        <w:t>Sources:</w:t>
      </w:r>
    </w:p>
    <w:p>
      <w:pPr>
        <w:pStyle w:val="CommentText"/>
      </w:pPr>
      <w:r>
        <w:t>- Protocol Example (28Sep2023).docx &gt; STUDY INTERVENTION</w:t>
      </w:r>
    </w:p>
    <w:p>
      <w:pPr>
        <w:pStyle w:val="CommentText"/>
      </w:pPr>
      <w:r>
        <w:t>- Protocol Example (28Sep2023).docx &gt; STUDY INTERVENTION</w:t>
      </w:r>
    </w:p>
  </w:comment>
  <w:comment w:id="22"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&lt;Brief lay description of study design including purpose/objectives&gt;</w:t>
      </w:r>
    </w:p>
    <w:p>
      <w:pPr>
        <w:pStyle w:val="CommentText"/>
      </w:pPr>
      <w:r>
        <w:t>- Next paragraph (head): If you participate in &lt;lay terminology for repeat-dose portion of study&gt;, the st</w:t>
      </w:r>
    </w:p>
    <w:p>
      <w:pPr>
        <w:pStyle w:val="CommentText"/>
      </w:pPr>
      <w:r>
        <w:t>- Text before (tail): oute of administration of study drug&gt; of</w:t>
      </w:r>
    </w:p>
    <w:p>
      <w:pPr>
        <w:pStyle w:val="CommentText"/>
      </w:pPr>
      <w:r>
        <w:t>- Text after (head): or placebo (contains no active ingredien</w:t>
      </w:r>
    </w:p>
    <w:p>
      <w:pPr>
        <w:pStyle w:val="CommentText"/>
      </w:pPr>
      <w:r>
        <w:t>- Search query: Retrieve references related to the study drug identifier or compound name.</w:t>
      </w:r>
    </w:p>
    <w:p>
      <w:pPr>
        <w:pStyle w:val="CommentText"/>
      </w:pPr>
    </w:p>
    <w:p>
      <w:pPr>
        <w:pStyle w:val="CommentText"/>
      </w:pPr>
      <w:r>
        <w:t>The placeholder 'study drug ID' was resolved using the provided context indicating the compound identifier ABC-123.</w:t>
      </w:r>
    </w:p>
    <w:p>
      <w:pPr>
        <w:pStyle w:val="CommentText"/>
      </w:pPr>
    </w:p>
    <w:p>
      <w:pPr>
        <w:pStyle w:val="CommentText"/>
      </w:pPr>
      <w:r>
        <w:t>Sources:</w:t>
      </w:r>
    </w:p>
    <w:p>
      <w:pPr>
        <w:pStyle w:val="CommentText"/>
      </w:pPr>
      <w:r>
        <w:t>- Protocol Example (28Sep2023).docx &gt; TITLE PAGE</w:t>
      </w:r>
    </w:p>
  </w:comment>
  <w:comment w:id="23"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dy drug&gt; of &lt;study drug ID&gt; or placebo (contains no active ingredient) on Day 1.</w:t>
      </w:r>
    </w:p>
    <w:p>
      <w:pPr>
        <w:pStyle w:val="CommentText"/>
      </w:pPr>
      <w:r>
        <w:t>- Text before (tail): If you participate in</w:t>
      </w:r>
    </w:p>
    <w:p>
      <w:pPr>
        <w:pStyle w:val="CommentText"/>
      </w:pPr>
      <w:r>
        <w:t>- Text after (head): , the study should take about &lt;XX applic</w:t>
      </w:r>
    </w:p>
    <w:p>
      <w:pPr>
        <w:pStyle w:val="CommentText"/>
      </w:pPr>
      <w:r>
        <w:t>- Search query: Retrieve details about the repeat-dose portion of the study, ensuring to include descriptions of its design, duration, and participant involvement.</w:t>
      </w:r>
    </w:p>
    <w:p>
      <w:pPr>
        <w:pStyle w:val="CommentText"/>
      </w:pPr>
    </w:p>
    <w:p>
      <w:pPr>
        <w:pStyle w:val="CommentText"/>
      </w:pPr>
      <w:r>
        <w:t>The placeholder was resolved using the context describing the repeat-dose portion of the study.</w:t>
      </w:r>
    </w:p>
    <w:p>
      <w:pPr>
        <w:pStyle w:val="CommentText"/>
      </w:pPr>
    </w:p>
    <w:p>
      <w:pPr>
        <w:pStyle w:val="CommentText"/>
      </w:pPr>
      <w:r>
        <w:t>Sources:</w:t>
      </w:r>
    </w:p>
    <w:p>
      <w:pPr>
        <w:pStyle w:val="CommentText"/>
      </w:pPr>
      <w:r>
        <w:t>- Protocol Example (28Sep2023).docx &gt; Overall Design &gt; Repeat-Dose</w:t>
      </w:r>
    </w:p>
    <w:p>
      <w:pPr>
        <w:pStyle w:val="CommentText"/>
      </w:pPr>
      <w:r>
        <w:t>- Protocol Example (28Sep2023).docx &gt; Overall Design &gt; Repeat-Dose</w:t>
      </w:r>
    </w:p>
  </w:comment>
  <w:comment w:id="24"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dy drug&gt; of &lt;study drug ID&gt; or placebo (contains no active ingredient) on Day 1.</w:t>
      </w:r>
    </w:p>
    <w:p>
      <w:pPr>
        <w:pStyle w:val="CommentText"/>
      </w:pPr>
      <w:r>
        <w:t>- Text before (tail): n of study&gt;, the study should take about</w:t>
      </w:r>
    </w:p>
    <w:p>
      <w:pPr>
        <w:pStyle w:val="CommentText"/>
      </w:pPr>
      <w:r>
        <w:t>- Text after (head): of your time and you will be given a &lt;la</w:t>
      </w:r>
    </w:p>
    <w:p>
      <w:pPr>
        <w:pStyle w:val="CommentText"/>
      </w:pPr>
      <w:r>
        <w:t>- Search query: Retrieve details about study duration or timing, specifically focusing on participant residency or activity timelines.</w:t>
      </w:r>
    </w:p>
    <w:p>
      <w:pPr>
        <w:pStyle w:val="CommentText"/>
      </w:pPr>
    </w:p>
    <w:p>
      <w:pPr>
        <w:pStyle w:val="CommentText"/>
      </w:pPr>
      <w:r>
        <w:t>The placeholder was resolved using the context indicating the study duration within the Clinical Research Unit.</w:t>
      </w:r>
    </w:p>
    <w:p>
      <w:pPr>
        <w:pStyle w:val="CommentText"/>
      </w:pPr>
    </w:p>
    <w:p>
      <w:pPr>
        <w:pStyle w:val="CommentText"/>
      </w:pPr>
      <w:r>
        <w:t>Sources:</w:t>
      </w:r>
    </w:p>
    <w:p>
      <w:pPr>
        <w:pStyle w:val="CommentText"/>
      </w:pPr>
      <w:r>
        <w:t>- Protocol Example (28Sep2023).docx &gt; Overall Design &gt; Single Ascending Dose</w:t>
      </w:r>
    </w:p>
  </w:comment>
  <w:comment w:id="25"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dy drug&gt; of &lt;study drug ID&gt; or placebo (contains no active ingredient) on Day 1.</w:t>
      </w:r>
    </w:p>
    <w:p>
      <w:pPr>
        <w:pStyle w:val="CommentText"/>
      </w:pPr>
      <w:r>
        <w:t>- Text before (tail): it&gt; of your time and you will be given a</w:t>
      </w:r>
    </w:p>
    <w:p>
      <w:pPr>
        <w:pStyle w:val="CommentText"/>
      </w:pPr>
      <w:r>
        <w:t>- Text after (head): of &lt;study drug ID&gt; or placebo &lt;lay termi</w:t>
      </w:r>
    </w:p>
    <w:p>
      <w:pPr>
        <w:pStyle w:val="CommentText"/>
      </w:pPr>
      <w:r>
        <w:t>- Search query: Retrieve details about the administration route of ABC-123 or placebo, focusing on lay terminology for medical procedures.</w:t>
      </w:r>
    </w:p>
    <w:p>
      <w:pPr>
        <w:pStyle w:val="CommentText"/>
      </w:pPr>
    </w:p>
    <w:p>
      <w:pPr>
        <w:pStyle w:val="CommentText"/>
      </w:pPr>
      <w:r>
        <w:t>The placeholder was resolved using details about the administration route of ABC-123 and the placebo product, which both specify subcutaneous injection.</w:t>
      </w:r>
    </w:p>
    <w:p>
      <w:pPr>
        <w:pStyle w:val="CommentText"/>
      </w:pPr>
    </w:p>
    <w:p>
      <w:pPr>
        <w:pStyle w:val="CommentText"/>
      </w:pPr>
      <w:r>
        <w:t>Sources:</w:t>
      </w:r>
    </w:p>
    <w:p>
      <w:pPr>
        <w:pStyle w:val="CommentText"/>
      </w:pPr>
      <w:r>
        <w:t>- Protocol Example (28Sep2023).docx &gt; STUDY INTERVENTION</w:t>
      </w:r>
    </w:p>
    <w:p>
      <w:pPr>
        <w:pStyle w:val="CommentText"/>
      </w:pPr>
      <w:r>
        <w:t>- Protocol Example (28Sep2023).docx &gt; STUDY INTERVENTION</w:t>
      </w:r>
    </w:p>
  </w:comment>
  <w:comment w:id="26"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dy drug&gt; of &lt;study drug ID&gt; or placebo (contains no active ingredient) on Day 1.</w:t>
      </w:r>
    </w:p>
    <w:p>
      <w:pPr>
        <w:pStyle w:val="CommentText"/>
      </w:pPr>
      <w:r>
        <w:t>- Text before (tail): oute of administration of study drug&gt; of</w:t>
      </w:r>
    </w:p>
    <w:p>
      <w:pPr>
        <w:pStyle w:val="CommentText"/>
      </w:pPr>
      <w:r>
        <w:t>- Text after (head): or placebo &lt;lay terminology for dosing r</w:t>
      </w:r>
    </w:p>
    <w:p>
      <w:pPr>
        <w:pStyle w:val="CommentText"/>
      </w:pPr>
      <w:r>
        <w:t>- Search query: Search for specific identifiers, such as 'study drug ID' or 'compound ID', within the provided context.</w:t>
      </w:r>
    </w:p>
    <w:p>
      <w:pPr>
        <w:pStyle w:val="CommentText"/>
      </w:pPr>
    </w:p>
    <w:p>
      <w:pPr>
        <w:pStyle w:val="CommentText"/>
      </w:pPr>
      <w:r>
        <w:t>The placeholder 'study drug ID' was resolved using the provided compound identifier from the context.</w:t>
      </w:r>
    </w:p>
    <w:p>
      <w:pPr>
        <w:pStyle w:val="CommentText"/>
      </w:pPr>
    </w:p>
    <w:p>
      <w:pPr>
        <w:pStyle w:val="CommentText"/>
      </w:pPr>
      <w:r>
        <w:t>Sources:</w:t>
      </w:r>
    </w:p>
    <w:p>
      <w:pPr>
        <w:pStyle w:val="CommentText"/>
      </w:pPr>
      <w:r>
        <w:t>- Protocol Example (28Sep2023).docx &gt; TITLE PAGE</w:t>
      </w:r>
    </w:p>
  </w:comment>
  <w:comment w:id="27"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INFORMED CONSENT DOCUMENT AGREEMENT TO BE IN A RESEARCH STUDY (level 1)</w:t>
      </w:r>
    </w:p>
    <w:p>
      <w:pPr>
        <w:pStyle w:val="CommentText"/>
      </w:pPr>
      <w:r>
        <w:t>- Prev paragraph (tail): dy drug&gt; of &lt;study drug ID&gt; or placebo (contains no active ingredient) on Day 1.</w:t>
      </w:r>
    </w:p>
    <w:p>
      <w:pPr>
        <w:pStyle w:val="CommentText"/>
      </w:pPr>
      <w:r>
        <w:t>- Text before (tail): tudy drug&gt; of &lt;study drug ID&gt; or placebo</w:t>
      </w:r>
    </w:p>
    <w:p>
      <w:pPr>
        <w:pStyle w:val="CommentText"/>
      </w:pPr>
      <w:r>
        <w:t>- Text after (head): .</w:t>
      </w:r>
    </w:p>
    <w:p>
      <w:pPr>
        <w:pStyle w:val="CommentText"/>
      </w:pPr>
      <w:r>
        <w:t>- Search query: Search for dosing regimen descriptions or summaries, focusing on repeat-dose schedules or lay terminology for duration.</w:t>
      </w:r>
    </w:p>
    <w:p>
      <w:pPr>
        <w:pStyle w:val="CommentText"/>
      </w:pPr>
    </w:p>
    <w:p>
      <w:pPr>
        <w:pStyle w:val="CommentText"/>
      </w:pPr>
      <w:r>
        <w:t>Derived from the planned dosing regimen described in the study context.</w:t>
      </w:r>
    </w:p>
    <w:p>
      <w:pPr>
        <w:pStyle w:val="CommentText"/>
      </w:pPr>
    </w:p>
    <w:p>
      <w:pPr>
        <w:pStyle w:val="CommentText"/>
      </w:pPr>
      <w:r>
        <w:t>Sources:</w:t>
      </w:r>
    </w:p>
    <w:p>
      <w:pPr>
        <w:pStyle w:val="CommentText"/>
      </w:pPr>
      <w:r>
        <w:t>- Protocol Example (28Sep2023).docx &gt; Synopsis &gt; Intervention Groups and Duration:</w:t>
      </w:r>
    </w:p>
  </w:comment>
  <w:comment w:id="28"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INTRODUCTION (level 1)</w:t>
      </w:r>
    </w:p>
    <w:p>
      <w:pPr>
        <w:pStyle w:val="CommentText"/>
      </w:pPr>
      <w:r>
        <w:t>- Prev paragraph (tail): t sign and date this form if you have any questions that have not been answered.</w:t>
      </w:r>
    </w:p>
    <w:p>
      <w:pPr>
        <w:pStyle w:val="CommentText"/>
      </w:pPr>
      <w:r>
        <w:t>- Next paragraph (head): You must be honest with the study doctor about your health history or you may ha</w:t>
      </w:r>
    </w:p>
    <w:p>
      <w:pPr>
        <w:pStyle w:val="CommentText"/>
      </w:pPr>
      <w:r>
        <w:t>- Text after (head): is being paid by the Sponsor (the compan</w:t>
      </w:r>
    </w:p>
    <w:p>
      <w:pPr>
        <w:pStyle w:val="CommentText"/>
      </w:pPr>
      <w:r>
        <w:t>- Search query: Retrieve mentions or descriptions of CROs or related organizational roles in study management or bioanalytical processes.</w:t>
      </w:r>
    </w:p>
    <w:p>
      <w:pPr>
        <w:pStyle w:val="CommentText"/>
      </w:pPr>
    </w:p>
    <w:p>
      <w:pPr>
        <w:pStyle w:val="CommentText"/>
      </w:pPr>
      <w:r>
        <w:t>The placeholder 'CRO Name' was resolved using context mentioning selected contract research organizations.</w:t>
      </w:r>
    </w:p>
    <w:p>
      <w:pPr>
        <w:pStyle w:val="CommentText"/>
      </w:pPr>
    </w:p>
    <w:p>
      <w:pPr>
        <w:pStyle w:val="CommentText"/>
      </w:pPr>
      <w:r>
        <w:t>Sources:</w:t>
      </w:r>
    </w:p>
    <w:p>
      <w:pPr>
        <w:pStyle w:val="CommentText"/>
      </w:pPr>
      <w:r>
        <w:t>- Protocol Example (28Sep2023).docx &gt; Measures to Minimize Bias: Randomization and Blinding</w:t>
      </w:r>
    </w:p>
  </w:comment>
  <w:comment w:id="29"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Text after (head): /Protocol: &lt;Protocol Number&gt;</w:t>
      </w:r>
    </w:p>
    <w:p>
      <w:pPr>
        <w:pStyle w:val="CommentText"/>
      </w:pPr>
      <w:r>
        <w:t>- Search query: Retrieve details about the sponsor name specifically mentioned in the document.</w:t>
      </w:r>
    </w:p>
    <w:p>
      <w:pPr>
        <w:pStyle w:val="CommentText"/>
      </w:pPr>
    </w:p>
    <w:p>
      <w:pPr>
        <w:pStyle w:val="CommentText"/>
      </w:pPr>
      <w:r>
        <w:t>The placeholder was resolved using the sponsor name provided in the context.</w:t>
      </w:r>
    </w:p>
    <w:p>
      <w:pPr>
        <w:pStyle w:val="CommentText"/>
      </w:pPr>
    </w:p>
    <w:p>
      <w:pPr>
        <w:pStyle w:val="CommentText"/>
      </w:pPr>
      <w:r>
        <w:t>Sources:</w:t>
      </w:r>
    </w:p>
    <w:p>
      <w:pPr>
        <w:pStyle w:val="CommentText"/>
      </w:pPr>
      <w:r>
        <w:t>- Protocol Example (28Sep2023).docx &gt; TITLE PAGE</w:t>
      </w:r>
    </w:p>
  </w:comment>
  <w:comment w:id="30"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Text before (tail): &lt;Sponsor Name&gt;/Protocol:</w:t>
      </w:r>
    </w:p>
    <w:p>
      <w:pPr>
        <w:pStyle w:val="CommentText"/>
      </w:pPr>
      <w:r>
        <w:t>- Search query: Retrieve specific protocol numbers mentioned in the source text.</w:t>
      </w:r>
    </w:p>
    <w:p>
      <w:pPr>
        <w:pStyle w:val="CommentText"/>
      </w:pPr>
    </w:p>
    <w:p>
      <w:pPr>
        <w:pStyle w:val="CommentText"/>
      </w:pPr>
      <w:r>
        <w:t>The placeholder was resolved using the provided protocol number context.</w:t>
      </w:r>
    </w:p>
    <w:p>
      <w:pPr>
        <w:pStyle w:val="CommentText"/>
      </w:pPr>
    </w:p>
    <w:p>
      <w:pPr>
        <w:pStyle w:val="CommentText"/>
      </w:pPr>
      <w:r>
        <w:t>Sources:</w:t>
      </w:r>
    </w:p>
    <w:p>
      <w:pPr>
        <w:pStyle w:val="CommentText"/>
      </w:pPr>
      <w:r>
        <w:t>- Protocol Example (28Sep2023).docx &gt; TITLE PAGE</w:t>
      </w:r>
    </w:p>
  </w:comment>
  <w:comment w:id="31"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xml:space="preserve">- Text after (head): &lt;IRB Company Name&gt; IRB Approved Version </w:t>
      </w:r>
    </w:p>
    <w:p>
      <w:pPr>
        <w:pStyle w:val="CommentText"/>
      </w:pPr>
      <w:r>
        <w:t>- Search query: Retrieve information related to the Principal Investigator or Medical Investigator roles within clinical trials.</w:t>
      </w:r>
    </w:p>
    <w:p>
      <w:pPr>
        <w:pStyle w:val="CommentText"/>
      </w:pPr>
    </w:p>
    <w:p>
      <w:pPr>
        <w:pStyle w:val="CommentText"/>
      </w:pPr>
      <w:r>
        <w:t>Replaced the placeholder with 'Medical Investigator' based on the context provided.</w:t>
      </w:r>
    </w:p>
    <w:p>
      <w:pPr>
        <w:pStyle w:val="CommentText"/>
      </w:pPr>
    </w:p>
    <w:p>
      <w:pPr>
        <w:pStyle w:val="CommentText"/>
      </w:pPr>
      <w:r>
        <w:t>Sources:</w:t>
      </w:r>
    </w:p>
    <w:p>
      <w:pPr>
        <w:pStyle w:val="CommentText"/>
      </w:pPr>
      <w:r>
        <w:t>- Protocol Example (28Sep2023).docx &gt; TITLE PAGE &gt; Sponsor Signatory:</w:t>
      </w:r>
    </w:p>
  </w:comment>
  <w:comment w:id="32"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Text before (tail): &lt;Principal Investigator Name&gt;</w:t>
      </w:r>
    </w:p>
    <w:p>
      <w:pPr>
        <w:pStyle w:val="CommentText"/>
      </w:pPr>
      <w:r>
        <w:t>- Text after (head): IRB Approved Version DD Mon YYYY</w:t>
      </w:r>
    </w:p>
    <w:p>
      <w:pPr>
        <w:pStyle w:val="CommentText"/>
      </w:pPr>
      <w:r>
        <w:t>- Search query: Retrieve context about IRB-related entities or sponsor names.</w:t>
      </w:r>
    </w:p>
    <w:p>
      <w:pPr>
        <w:pStyle w:val="CommentText"/>
      </w:pPr>
    </w:p>
    <w:p>
      <w:pPr>
        <w:pStyle w:val="CommentText"/>
      </w:pPr>
      <w:r>
        <w:t>The placeholder was resolved using the provided sponsor name context.</w:t>
      </w:r>
    </w:p>
    <w:p>
      <w:pPr>
        <w:pStyle w:val="CommentText"/>
      </w:pPr>
    </w:p>
    <w:p>
      <w:pPr>
        <w:pStyle w:val="CommentText"/>
      </w:pPr>
      <w:r>
        <w:t>Sources:</w:t>
      </w:r>
    </w:p>
    <w:p>
      <w:pPr>
        <w:pStyle w:val="CommentText"/>
      </w:pPr>
      <w:r>
        <w:t>- Protocol Example (28Sep2023).docx &gt; TITLE PAGE</w:t>
      </w:r>
    </w:p>
  </w:comment>
  <w:comment w:id="33"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Next paragraph (head): This is a double-blind, placebo-controlled study, which means that neither you n</w:t>
      </w:r>
    </w:p>
    <w:p>
      <w:pPr>
        <w:pStyle w:val="CommentText"/>
      </w:pPr>
      <w:r>
        <w:t>- Text before (tail): nal drug intended to treat patients with</w:t>
      </w:r>
    </w:p>
    <w:p>
      <w:pPr>
        <w:pStyle w:val="CommentText"/>
      </w:pPr>
      <w:r>
        <w:t>- Text after (head): (&lt;brief lay description of disease&gt;). Th</w:t>
      </w:r>
    </w:p>
    <w:p>
      <w:pPr>
        <w:pStyle w:val="CommentText"/>
      </w:pPr>
      <w:r>
        <w:t>- Search query: Retrieve detailed descriptions or definitions of 'boneitis' from the provided context or related sections.</w:t>
      </w:r>
    </w:p>
    <w:p>
      <w:pPr>
        <w:pStyle w:val="CommentText"/>
      </w:pPr>
    </w:p>
    <w:p>
      <w:pPr>
        <w:pStyle w:val="CommentText"/>
      </w:pPr>
      <w:r>
        <w:t>The placeholder was resolved using the definition of the disease 'boneitis' provided in the context.</w:t>
      </w:r>
    </w:p>
    <w:p>
      <w:pPr>
        <w:pStyle w:val="CommentText"/>
      </w:pPr>
    </w:p>
    <w:p>
      <w:pPr>
        <w:pStyle w:val="CommentText"/>
      </w:pPr>
      <w:r>
        <w:t>Sources:</w:t>
      </w:r>
    </w:p>
    <w:p>
      <w:pPr>
        <w:pStyle w:val="CommentText"/>
      </w:pPr>
      <w:r>
        <w:t>- Protocol Example (28Sep2023).docx &gt; Synopsis &gt; Rationale:</w:t>
      </w:r>
    </w:p>
  </w:comment>
  <w:comment w:id="34"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Next paragraph (head): This is a double-blind, placebo-controlled study, which means that neither you n</w:t>
      </w:r>
    </w:p>
    <w:p>
      <w:pPr>
        <w:pStyle w:val="CommentText"/>
      </w:pPr>
      <w:r>
        <w:t>- Text before (tail): ended to treat patients with &lt;disease&gt; (</w:t>
      </w:r>
    </w:p>
    <w:p>
      <w:pPr>
        <w:pStyle w:val="CommentText"/>
      </w:pPr>
      <w:r>
        <w:t xml:space="preserve">- Text after (head): ). The study drug is "investigational", </w:t>
      </w:r>
    </w:p>
    <w:p>
      <w:pPr>
        <w:pStyle w:val="CommentText"/>
      </w:pPr>
      <w:r>
        <w:t>- Search query: Retrieve detailed descriptions of diseases, particularly boneitis, from authoritative medical or study documents.</w:t>
      </w:r>
    </w:p>
    <w:p>
      <w:pPr>
        <w:pStyle w:val="CommentText"/>
      </w:pPr>
    </w:p>
    <w:p>
      <w:pPr>
        <w:pStyle w:val="CommentText"/>
      </w:pPr>
      <w:r>
        <w:t>The placeholder was resolved using the description of boneitis provided in the context.</w:t>
      </w:r>
    </w:p>
    <w:p>
      <w:pPr>
        <w:pStyle w:val="CommentText"/>
      </w:pPr>
    </w:p>
    <w:p>
      <w:pPr>
        <w:pStyle w:val="CommentText"/>
      </w:pPr>
      <w:r>
        <w:t>Sources:</w:t>
      </w:r>
    </w:p>
    <w:p>
      <w:pPr>
        <w:pStyle w:val="CommentText"/>
      </w:pPr>
      <w:r>
        <w:t>- Protocol Example (28Sep2023).docx &gt; Synopsis &gt; Rationale:</w:t>
      </w:r>
    </w:p>
  </w:comment>
  <w:comment w:id="35" w:author="AgileWriter" w:initials="AW" w:date="2026-06-11T09:20:43Z">
    <w:p>
      <w:pPr>
        <w:pStyle w:val="CommentText"/>
      </w:pPr>
      <w:r>
        <w:rPr>
          <w:rStyle w:val="CommentReference"/>
        </w:rPr>
        <w:annotationRef/>
      </w:r>
      <w:r>
        <w:t xml:space="preserve">context - </w:t>
      </w:r>
    </w:p>
    <w:p>
      <w:pPr>
        <w:pStyle w:val="CommentText"/>
      </w:pPr>
      <w:r>
        <w:t>- Type: Paragraph</w:t>
      </w:r>
    </w:p>
    <w:p>
      <w:pPr>
        <w:pStyle w:val="CommentText"/>
      </w:pPr>
      <w:r>
        <w:t>- Heading: PURPOSE AND DESIGN OF THE STUDY (level 1)</w:t>
      </w:r>
    </w:p>
    <w:p>
      <w:pPr>
        <w:pStyle w:val="CommentText"/>
      </w:pPr>
      <w:r>
        <w:t>- Prev paragraph (tail):  The study drug you receive will be assigned by chance, like the flip of a coin.</w:t>
      </w:r>
    </w:p>
    <w:p>
      <w:pPr>
        <w:pStyle w:val="CommentText"/>
      </w:pPr>
      <w:r>
        <w:t>- Next paragraph (head): During the &lt;lay terminology for SAD portion of study&gt;:</w:t>
      </w:r>
    </w:p>
    <w:p>
      <w:pPr>
        <w:pStyle w:val="CommentText"/>
      </w:pPr>
      <w:r>
        <w:t>- Search query: Retrieve detailed descriptions of study designs, particularly focusing on SAD phases and objectives for ABC-123 trials.</w:t>
      </w:r>
    </w:p>
    <w:p>
      <w:pPr>
        <w:pStyle w:val="CommentText"/>
      </w:pPr>
    </w:p>
    <w:p>
      <w:pPr>
        <w:pStyle w:val="CommentText"/>
      </w:pPr>
      <w:r>
        <w:t>Summarized the study design and objectives based on context details provided.</w:t>
      </w:r>
    </w:p>
    <w:p>
      <w:pPr>
        <w:pStyle w:val="CommentText"/>
      </w:pPr>
    </w:p>
    <w:p>
      <w:pPr>
        <w:pStyle w:val="CommentText"/>
      </w:pPr>
      <w:r>
        <w:t>Sources:</w:t>
      </w:r>
    </w:p>
    <w:p>
      <w:pPr>
        <w:pStyle w:val="CommentText"/>
      </w:pPr>
      <w:r>
        <w:t>- Protocol Example (28Sep2023).docx &gt; OBJECTIVES AND ENDPOINTS</w:t>
      </w:r>
    </w:p>
    <w:p>
      <w:pPr>
        <w:pStyle w:val="CommentText"/>
      </w:pPr>
      <w:r>
        <w:t>- Protocol Example (28Sep2023).docx &gt; Overall Design &gt; Single Ascending Dose</w:t>
      </w:r>
    </w:p>
  </w:comment>
  <w:comment w:id="36"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&lt;Brief lay description of study design including purpose/objectives&gt;</w:t>
      </w:r>
    </w:p>
    <w:p>
      <w:pPr>
        <w:pStyle w:val="CommentText"/>
      </w:pPr>
      <w:r>
        <w:t>- Next paragraph (head): Up to &lt;X cohorts (or groups) of X participants&gt; will be given a &lt;lay terminology</w:t>
      </w:r>
    </w:p>
    <w:p>
      <w:pPr>
        <w:pStyle w:val="CommentText"/>
      </w:pPr>
      <w:r>
        <w:t>- Text before (tail): During the</w:t>
      </w:r>
    </w:p>
    <w:p>
      <w:pPr>
        <w:pStyle w:val="CommentText"/>
      </w:pPr>
      <w:r>
        <w:t>- Text after (head): :</w:t>
      </w:r>
    </w:p>
    <w:p>
      <w:pPr>
        <w:pStyle w:val="CommentText"/>
      </w:pPr>
      <w:r>
        <w:t>- Search query: Retrieve detailed descriptions of the SAD portion of the study, focusing on its design and objectives.</w:t>
      </w:r>
    </w:p>
    <w:p>
      <w:pPr>
        <w:pStyle w:val="CommentText"/>
      </w:pPr>
    </w:p>
    <w:p>
      <w:pPr>
        <w:pStyle w:val="CommentText"/>
      </w:pPr>
      <w:r>
        <w:t>The placeholder was resolved using the context describing the SAD portion as a single ascending dose study.</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Study Rationale</w:t>
      </w:r>
    </w:p>
  </w:comment>
  <w:comment w:id="37"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During the &lt;lay terminology for SAD portion of study&gt;:</w:t>
      </w:r>
    </w:p>
    <w:p>
      <w:pPr>
        <w:pStyle w:val="CommentText"/>
      </w:pPr>
      <w:r>
        <w:t>- Next paragraph (head): &lt;lay terminology summarizing design and enrollment plan for Cohort 1 with sentin</w:t>
      </w:r>
    </w:p>
    <w:p>
      <w:pPr>
        <w:pStyle w:val="CommentText"/>
      </w:pPr>
      <w:r>
        <w:t>- Text before (tail): Up to</w:t>
      </w:r>
    </w:p>
    <w:p>
      <w:pPr>
        <w:pStyle w:val="CommentText"/>
      </w:pPr>
      <w:r>
        <w:t>- Text after (head): will be given a &lt;lay terminology for rou</w:t>
      </w:r>
    </w:p>
    <w:p>
      <w:pPr>
        <w:pStyle w:val="CommentText"/>
      </w:pPr>
      <w:r>
        <w:t>- Search query: Retrieve details about cohort sizes and participant groups in the SAD phase of the study.</w:t>
      </w:r>
    </w:p>
    <w:p>
      <w:pPr>
        <w:pStyle w:val="CommentText"/>
      </w:pPr>
    </w:p>
    <w:p>
      <w:pPr>
        <w:pStyle w:val="CommentText"/>
      </w:pPr>
      <w:r>
        <w:t>Replaced placeholder with information about cohorts and participants based on the SAD study design context.</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Overall Design &gt; Single Ascending Dose</w:t>
      </w:r>
    </w:p>
  </w:comment>
  <w:comment w:id="38"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During the &lt;lay terminology for SAD portion of study&gt;:</w:t>
      </w:r>
    </w:p>
    <w:p>
      <w:pPr>
        <w:pStyle w:val="CommentText"/>
      </w:pPr>
      <w:r>
        <w:t>- Next paragraph (head): &lt;lay terminology summarizing design and enrollment plan for Cohort 1 with sentin</w:t>
      </w:r>
    </w:p>
    <w:p>
      <w:pPr>
        <w:pStyle w:val="CommentText"/>
      </w:pPr>
      <w:r>
        <w:t>- Text before (tail): oups) of X participants&gt; will be given a</w:t>
      </w:r>
    </w:p>
    <w:p>
      <w:pPr>
        <w:pStyle w:val="CommentText"/>
      </w:pPr>
      <w:r>
        <w:t>- Text after (head): of &lt;study drug ID&gt; or placebo. The first</w:t>
      </w:r>
    </w:p>
    <w:p>
      <w:pPr>
        <w:pStyle w:val="CommentText"/>
      </w:pPr>
      <w:r>
        <w:t>- Search query: Retrieve detailed descriptions or specifications about the administration route for ABC-123 or its placebo as mentioned in the study documentation.</w:t>
      </w:r>
    </w:p>
    <w:p>
      <w:pPr>
        <w:pStyle w:val="CommentText"/>
      </w:pPr>
    </w:p>
    <w:p>
      <w:pPr>
        <w:pStyle w:val="CommentText"/>
      </w:pPr>
      <w:r>
        <w:t>The placeholder has been resolved to 'subcutaneous administration' based on the provided context describing the route of administration of ABC-123.</w:t>
      </w:r>
    </w:p>
    <w:p>
      <w:pPr>
        <w:pStyle w:val="CommentText"/>
      </w:pPr>
    </w:p>
    <w:p>
      <w:pPr>
        <w:pStyle w:val="CommentText"/>
      </w:pPr>
      <w:r>
        <w:t>Sources:</w:t>
      </w:r>
    </w:p>
    <w:p>
      <w:pPr>
        <w:pStyle w:val="CommentText"/>
      </w:pPr>
      <w:r>
        <w:t>- Protocol Example (28Sep2023).docx &gt; STUDY INTERVENTION</w:t>
      </w:r>
    </w:p>
  </w:comment>
  <w:comment w:id="39"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During the &lt;lay terminology for SAD portion of study&gt;:</w:t>
      </w:r>
    </w:p>
    <w:p>
      <w:pPr>
        <w:pStyle w:val="CommentText"/>
      </w:pPr>
      <w:r>
        <w:t>- Next paragraph (head): &lt;lay terminology summarizing design and enrollment plan for Cohort 1 with sentin</w:t>
      </w:r>
    </w:p>
    <w:p>
      <w:pPr>
        <w:pStyle w:val="CommentText"/>
      </w:pPr>
      <w:r>
        <w:t>- Text before (tail): oute of administration of study drug&gt; of</w:t>
      </w:r>
    </w:p>
    <w:p>
      <w:pPr>
        <w:pStyle w:val="CommentText"/>
      </w:pPr>
      <w:r>
        <w:t>- Text after (head): or placebo. The first cohort will receiv</w:t>
      </w:r>
    </w:p>
    <w:p>
      <w:pPr>
        <w:pStyle w:val="CommentText"/>
      </w:pPr>
      <w:r>
        <w:t>- Search query: Retrieve details about the study drug ID and its associated information.</w:t>
      </w:r>
    </w:p>
    <w:p>
      <w:pPr>
        <w:pStyle w:val="CommentText"/>
      </w:pPr>
    </w:p>
    <w:p>
      <w:pPr>
        <w:pStyle w:val="CommentText"/>
      </w:pPr>
      <w:r>
        <w:t>The placeholder was resolved using the provided context, identifying the study drug ID as 'ABC-123'.</w:t>
      </w:r>
    </w:p>
    <w:p>
      <w:pPr>
        <w:pStyle w:val="CommentText"/>
      </w:pPr>
    </w:p>
    <w:p>
      <w:pPr>
        <w:pStyle w:val="CommentText"/>
      </w:pPr>
      <w:r>
        <w:t>Sources:</w:t>
      </w:r>
    </w:p>
    <w:p>
      <w:pPr>
        <w:pStyle w:val="CommentText"/>
      </w:pPr>
      <w:r>
        <w:t>- Protocol Example (28Sep2023).docx &gt; TITLE PAGE</w:t>
      </w:r>
    </w:p>
  </w:comment>
  <w:comment w:id="40"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During the &lt;lay terminology for SAD portion of study&gt;:</w:t>
      </w:r>
    </w:p>
    <w:p>
      <w:pPr>
        <w:pStyle w:val="CommentText"/>
      </w:pPr>
      <w:r>
        <w:t>- Next paragraph (head): &lt;lay terminology summarizing design and enrollment plan for Cohort 1 with sentin</w:t>
      </w:r>
    </w:p>
    <w:p>
      <w:pPr>
        <w:pStyle w:val="CommentText"/>
      </w:pPr>
      <w:r>
        <w:t>- Text before (tail): s found. The starting dose will begin at</w:t>
      </w:r>
    </w:p>
    <w:p>
      <w:pPr>
        <w:pStyle w:val="CommentText"/>
      </w:pPr>
      <w:r>
        <w:t>- Text after (head): . This is &lt;XXXX-fold&gt; lower than the hig</w:t>
      </w:r>
    </w:p>
    <w:p>
      <w:pPr>
        <w:pStyle w:val="CommentText"/>
      </w:pPr>
      <w:r>
        <w:t>- Search query: Retrieve detailed information about the starting dose of ABC-123 for clinical trials, focusing on subcutaneous administration and dose levels.</w:t>
      </w:r>
    </w:p>
    <w:p>
      <w:pPr>
        <w:pStyle w:val="CommentText"/>
      </w:pPr>
    </w:p>
    <w:p>
      <w:pPr>
        <w:pStyle w:val="CommentText"/>
      </w:pPr>
      <w:r>
        <w:t>The placeholder was resolved using the planned starting dose information for ABC-123 provided in the context.</w:t>
      </w:r>
    </w:p>
    <w:p>
      <w:pPr>
        <w:pStyle w:val="CommentText"/>
      </w:pPr>
    </w:p>
    <w:p>
      <w:pPr>
        <w:pStyle w:val="CommentText"/>
      </w:pPr>
      <w:r>
        <w:t>Sources:</w:t>
      </w:r>
    </w:p>
    <w:p>
      <w:pPr>
        <w:pStyle w:val="CommentText"/>
      </w:pPr>
      <w:r>
        <w:t>- Protocol Example (28Sep2023).docx &gt; Justification for Dose</w:t>
      </w:r>
    </w:p>
    <w:p>
      <w:pPr>
        <w:pStyle w:val="CommentText"/>
      </w:pPr>
      <w:r>
        <w:t>- Protocol Example (28Sep2023).docx &gt; STUDY INTERVENTION</w:t>
      </w:r>
    </w:p>
  </w:comment>
  <w:comment w:id="41"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During the &lt;lay terminology for SAD portion of study&gt;:</w:t>
      </w:r>
    </w:p>
    <w:p>
      <w:pPr>
        <w:pStyle w:val="CommentText"/>
      </w:pPr>
      <w:r>
        <w:t>- Next paragraph (head): &lt;lay terminology summarizing design and enrollment plan for Cohort 1 with sentin</w:t>
      </w:r>
    </w:p>
    <w:p>
      <w:pPr>
        <w:pStyle w:val="CommentText"/>
      </w:pPr>
      <w:r>
        <w:t>- Text before (tail): rting dose will begin at &lt;X mg&gt;. This is</w:t>
      </w:r>
    </w:p>
    <w:p>
      <w:pPr>
        <w:pStyle w:val="CommentText"/>
      </w:pPr>
      <w:r>
        <w:t>- Text after (head): lower than the highest dose tested in an</w:t>
      </w:r>
    </w:p>
    <w:p>
      <w:pPr>
        <w:pStyle w:val="CommentText"/>
      </w:pPr>
      <w:r>
        <w:t>- Search query: Retrieve details on dose comparisons and increments, especially focusing on numerical fold differences and starting dose rationale.</w:t>
      </w:r>
    </w:p>
    <w:p>
      <w:pPr>
        <w:pStyle w:val="CommentText"/>
      </w:pPr>
    </w:p>
    <w:p>
      <w:pPr>
        <w:pStyle w:val="CommentText"/>
      </w:pPr>
      <w:r>
        <w:t>The placeholder was resolved using the context specifying the planned dose and its comparison to the GLP toxicology study.</w:t>
      </w:r>
    </w:p>
    <w:p>
      <w:pPr>
        <w:pStyle w:val="CommentText"/>
      </w:pPr>
    </w:p>
    <w:p>
      <w:pPr>
        <w:pStyle w:val="CommentText"/>
      </w:pPr>
      <w:r>
        <w:t>Sources:</w:t>
      </w:r>
    </w:p>
    <w:p>
      <w:pPr>
        <w:pStyle w:val="CommentText"/>
      </w:pPr>
      <w:r>
        <w:t>- Protocol Example (28Sep2023).docx &gt; Justification for Dose</w:t>
      </w:r>
    </w:p>
  </w:comment>
  <w:comment w:id="42"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in at &lt;X mg&gt;. This is &lt;XXXX-fold&gt; lower than the highest dose tested in animals.</w:t>
      </w:r>
    </w:p>
    <w:p>
      <w:pPr>
        <w:pStyle w:val="CommentText"/>
      </w:pPr>
      <w:r>
        <w:t>- Next paragraph (head): Data from each cohort will be reviewed after &lt;Day X&gt; and a decision will be made</w:t>
      </w:r>
    </w:p>
    <w:p>
      <w:pPr>
        <w:pStyle w:val="CommentText"/>
      </w:pPr>
      <w:r>
        <w:t>- Text after (head): .</w:t>
      </w:r>
    </w:p>
    <w:p>
      <w:pPr>
        <w:pStyle w:val="CommentText"/>
      </w:pPr>
      <w:r>
        <w:t>- Search query: Retrieve details about Cohort 1's design, focusing on sentinel participant dosing and enrollment plan.</w:t>
      </w:r>
    </w:p>
    <w:p>
      <w:pPr>
        <w:pStyle w:val="CommentText"/>
      </w:pPr>
    </w:p>
    <w:p>
      <w:pPr>
        <w:pStyle w:val="CommentText"/>
      </w:pPr>
      <w:r>
        <w:t>The placeholder was resolved using detailed information about Cohort 1's design and enrollment plan, including sentinel participant dosing.</w:t>
      </w:r>
    </w:p>
    <w:p>
      <w:pPr>
        <w:pStyle w:val="CommentText"/>
      </w:pPr>
    </w:p>
    <w:p>
      <w:pPr>
        <w:pStyle w:val="CommentText"/>
      </w:pPr>
      <w:r>
        <w:t>Sources:</w:t>
      </w:r>
    </w:p>
    <w:p>
      <w:pPr>
        <w:pStyle w:val="CommentText"/>
      </w:pPr>
      <w:r>
        <w:t>- Protocol Example (28Sep2023).docx &gt; Overall Design &gt; Single Ascending Dose</w:t>
      </w:r>
    </w:p>
  </w:comment>
  <w:comment w:id="43"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summarizing design and enrollment plan for Cohort 1 with sentinel participants&gt;.</w:t>
      </w:r>
    </w:p>
    <w:p>
      <w:pPr>
        <w:pStyle w:val="CommentText"/>
      </w:pPr>
      <w:r>
        <w:t>- Next paragraph (head): During the &lt;lay terminology for repeat-dose portion of study&gt;:</w:t>
      </w:r>
    </w:p>
    <w:p>
      <w:pPr>
        <w:pStyle w:val="CommentText"/>
      </w:pPr>
      <w:r>
        <w:t>- Text before (tail):  from each cohort will be reviewed after</w:t>
      </w:r>
    </w:p>
    <w:p>
      <w:pPr>
        <w:pStyle w:val="CommentText"/>
      </w:pPr>
      <w:r>
        <w:t>- Text after (head): and a decision will be made if the study</w:t>
      </w:r>
    </w:p>
    <w:p>
      <w:pPr>
        <w:pStyle w:val="CommentText"/>
      </w:pPr>
      <w:r>
        <w:t>- Search query: Retrieve specific procedural timelines for cohort review after dosing.</w:t>
      </w:r>
    </w:p>
    <w:p>
      <w:pPr>
        <w:pStyle w:val="CommentText"/>
      </w:pPr>
    </w:p>
    <w:p>
      <w:pPr>
        <w:pStyle w:val="CommentText"/>
      </w:pPr>
      <w:r>
        <w:t>Replaced 'Day X' with 'Day 7' based on the timeline context for review after dosing.</w:t>
      </w:r>
    </w:p>
    <w:p>
      <w:pPr>
        <w:pStyle w:val="CommentText"/>
      </w:pPr>
    </w:p>
    <w:p>
      <w:pPr>
        <w:pStyle w:val="CommentText"/>
      </w:pPr>
      <w:r>
        <w:t>Sources:</w:t>
      </w:r>
    </w:p>
    <w:p>
      <w:pPr>
        <w:pStyle w:val="CommentText"/>
      </w:pPr>
      <w:r>
        <w:t>- Protocol Example (28Sep2023).docx &gt; Overall Design &gt; Single Ascending Dose</w:t>
      </w:r>
    </w:p>
  </w:comment>
  <w:comment w:id="44"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hat time. It is possible that a dose level may be repeated, or the dose reduced.</w:t>
      </w:r>
    </w:p>
    <w:p>
      <w:pPr>
        <w:pStyle w:val="CommentText"/>
      </w:pPr>
      <w:r>
        <w:t>- Next paragraph (head): &lt;X cohorts of X participants&gt; will be given a &lt;lay terminology for route of admi</w:t>
      </w:r>
    </w:p>
    <w:p>
      <w:pPr>
        <w:pStyle w:val="CommentText"/>
      </w:pPr>
      <w:r>
        <w:t>- Text before (tail): During the</w:t>
      </w:r>
    </w:p>
    <w:p>
      <w:pPr>
        <w:pStyle w:val="CommentText"/>
      </w:pPr>
      <w:r>
        <w:t>- Text after (head): :</w:t>
      </w:r>
    </w:p>
    <w:p>
      <w:pPr>
        <w:pStyle w:val="CommentText"/>
      </w:pPr>
      <w:r>
        <w:t>- Search query: Retrieve details about the repeat-dose portion of the study, including design, duration, and participant details.</w:t>
      </w:r>
    </w:p>
    <w:p>
      <w:pPr>
        <w:pStyle w:val="CommentText"/>
      </w:pPr>
    </w:p>
    <w:p>
      <w:pPr>
        <w:pStyle w:val="CommentText"/>
      </w:pPr>
      <w:r>
        <w:t>The term 'repeat-dose phase' was synthesized from context references describing the study design and its duration.</w:t>
      </w:r>
    </w:p>
    <w:p>
      <w:pPr>
        <w:pStyle w:val="CommentText"/>
      </w:pPr>
    </w:p>
    <w:p>
      <w:pPr>
        <w:pStyle w:val="CommentText"/>
      </w:pPr>
      <w:r>
        <w:t>Sources:</w:t>
      </w:r>
    </w:p>
    <w:p>
      <w:pPr>
        <w:pStyle w:val="CommentText"/>
      </w:pPr>
      <w:r>
        <w:t>- Protocol Example (28Sep2023).docx &gt; Overall Design &gt; Repeat-Dose</w:t>
      </w:r>
    </w:p>
    <w:p>
      <w:pPr>
        <w:pStyle w:val="CommentText"/>
      </w:pPr>
      <w:r>
        <w:t>- Protocol Example (28Sep2023).docx &gt; Overall Design &gt; Repeat-Dose</w:t>
      </w:r>
    </w:p>
  </w:comment>
  <w:comment w:id="45"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During the &lt;lay terminology for repeat-dose portion of study&gt;:</w:t>
      </w:r>
    </w:p>
    <w:p>
      <w:pPr>
        <w:pStyle w:val="CommentText"/>
      </w:pPr>
      <w:r>
        <w:t>- Text after (head): will be given a &lt;lay terminology for rou</w:t>
      </w:r>
    </w:p>
    <w:p>
      <w:pPr>
        <w:pStyle w:val="CommentText"/>
      </w:pPr>
      <w:r>
        <w:t>- Search query: Retrieve information about cohort sizes and participant numbers in the SAD phase of the study.</w:t>
      </w:r>
    </w:p>
    <w:p>
      <w:pPr>
        <w:pStyle w:val="CommentText"/>
      </w:pPr>
    </w:p>
    <w:p>
      <w:pPr>
        <w:pStyle w:val="CommentText"/>
      </w:pPr>
      <w:r>
        <w:t>The placeholder was resolved using details about the SAD study design and cohort structure.</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Overall Design &gt; Single Ascending Dose</w:t>
      </w:r>
    </w:p>
  </w:comment>
  <w:comment w:id="46"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During the &lt;lay terminology for repeat-dose portion of study&gt;:</w:t>
      </w:r>
    </w:p>
    <w:p>
      <w:pPr>
        <w:pStyle w:val="CommentText"/>
      </w:pPr>
      <w:r>
        <w:t>- Text before (tail): horts of X participants&gt; will be given a</w:t>
      </w:r>
    </w:p>
    <w:p>
      <w:pPr>
        <w:pStyle w:val="CommentText"/>
      </w:pPr>
      <w:r>
        <w:t>- Text after (head): of &lt;study drug ID&gt; or placebo &lt;lay termi</w:t>
      </w:r>
    </w:p>
    <w:p>
      <w:pPr>
        <w:pStyle w:val="CommentText"/>
      </w:pPr>
      <w:r>
        <w:t>- Search query: Retrieve details about the lay terminology for the route of administration of study drugs, especially focusing on subcutaneous methods.</w:t>
      </w:r>
    </w:p>
    <w:p>
      <w:pPr>
        <w:pStyle w:val="CommentText"/>
      </w:pPr>
    </w:p>
    <w:p>
      <w:pPr>
        <w:pStyle w:val="CommentText"/>
      </w:pPr>
      <w:r>
        <w:t>The placeholder was resolved using the context describing the administration route of the study drug and placebo as subcutaneous.</w:t>
      </w:r>
    </w:p>
    <w:p>
      <w:pPr>
        <w:pStyle w:val="CommentText"/>
      </w:pPr>
    </w:p>
    <w:p>
      <w:pPr>
        <w:pStyle w:val="CommentText"/>
      </w:pPr>
      <w:r>
        <w:t>Sources:</w:t>
      </w:r>
    </w:p>
    <w:p>
      <w:pPr>
        <w:pStyle w:val="CommentText"/>
      </w:pPr>
      <w:r>
        <w:t>- Protocol Example (28Sep2023).docx &gt; STUDY INTERVENTION</w:t>
      </w:r>
    </w:p>
    <w:p>
      <w:pPr>
        <w:pStyle w:val="CommentText"/>
      </w:pPr>
      <w:r>
        <w:t>- Protocol Example (28Sep2023).docx &gt; STUDY INTERVENTION</w:t>
      </w:r>
    </w:p>
  </w:comment>
  <w:comment w:id="47"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During the &lt;lay terminology for repeat-dose portion of study&gt;:</w:t>
      </w:r>
    </w:p>
    <w:p>
      <w:pPr>
        <w:pStyle w:val="CommentText"/>
      </w:pPr>
      <w:r>
        <w:t>- Text before (tail): oute of administration of study drug&gt; of</w:t>
      </w:r>
    </w:p>
    <w:p>
      <w:pPr>
        <w:pStyle w:val="CommentText"/>
      </w:pPr>
      <w:r>
        <w:t>- Text after (head): or placebo &lt;lay terminology for dosing r</w:t>
      </w:r>
    </w:p>
    <w:p>
      <w:pPr>
        <w:pStyle w:val="CommentText"/>
      </w:pPr>
      <w:r>
        <w:t>- Search query: Retrieve information related to the compound ID 'ABC-123' and confirm its relevance to the placeholder.</w:t>
      </w:r>
    </w:p>
    <w:p>
      <w:pPr>
        <w:pStyle w:val="CommentText"/>
      </w:pPr>
    </w:p>
    <w:p>
      <w:pPr>
        <w:pStyle w:val="CommentText"/>
      </w:pPr>
      <w:r>
        <w:t>The placeholder was resolved using the provided compound ID context.</w:t>
      </w:r>
    </w:p>
    <w:p>
      <w:pPr>
        <w:pStyle w:val="CommentText"/>
      </w:pPr>
    </w:p>
    <w:p>
      <w:pPr>
        <w:pStyle w:val="CommentText"/>
      </w:pPr>
      <w:r>
        <w:t>Sources:</w:t>
      </w:r>
    </w:p>
    <w:p>
      <w:pPr>
        <w:pStyle w:val="CommentText"/>
      </w:pPr>
      <w:r>
        <w:t>- Protocol Example (28Sep2023).docx &gt; TITLE PAGE</w:t>
      </w:r>
    </w:p>
  </w:comment>
  <w:comment w:id="48"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During the &lt;lay terminology for repeat-dose portion of study&gt;:</w:t>
      </w:r>
    </w:p>
    <w:p>
      <w:pPr>
        <w:pStyle w:val="CommentText"/>
      </w:pPr>
      <w:r>
        <w:t>- Text before (tail): tudy drug&gt; of &lt;study drug ID&gt; or placebo</w:t>
      </w:r>
    </w:p>
    <w:p>
      <w:pPr>
        <w:pStyle w:val="CommentText"/>
      </w:pPr>
      <w:r>
        <w:t>- Text after (head): . The dose given &lt;lay terminology for ch</w:t>
      </w:r>
    </w:p>
    <w:p>
      <w:pPr>
        <w:pStyle w:val="CommentText"/>
      </w:pPr>
      <w:r>
        <w:t>- Search query: Retrieve information specifically about the dosing regimen and duration, emphasizing the repeat-dose portion of the study.</w:t>
      </w:r>
    </w:p>
    <w:p>
      <w:pPr>
        <w:pStyle w:val="CommentText"/>
      </w:pPr>
    </w:p>
    <w:p>
      <w:pPr>
        <w:pStyle w:val="CommentText"/>
      </w:pPr>
      <w:r>
        <w:t>The placeholder was resolved using the context about the duration of the repeat-dose portion of the study.</w:t>
      </w:r>
    </w:p>
    <w:p>
      <w:pPr>
        <w:pStyle w:val="CommentText"/>
      </w:pPr>
    </w:p>
    <w:p>
      <w:pPr>
        <w:pStyle w:val="CommentText"/>
      </w:pPr>
      <w:r>
        <w:t>Sources:</w:t>
      </w:r>
    </w:p>
    <w:p>
      <w:pPr>
        <w:pStyle w:val="CommentText"/>
      </w:pPr>
      <w:r>
        <w:t>- Protocol Example (28Sep2023).docx &gt; Overall Design &gt; Repeat-Dose</w:t>
      </w:r>
    </w:p>
  </w:comment>
  <w:comment w:id="49"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PURPOSE AND DESIGN OF THE STUDY (level 1)</w:t>
      </w:r>
    </w:p>
    <w:p>
      <w:pPr>
        <w:pStyle w:val="CommentText"/>
      </w:pPr>
      <w:r>
        <w:t>- Prev paragraph (tail): During the &lt;lay terminology for repeat-dose portion of study&gt;:</w:t>
      </w:r>
    </w:p>
    <w:p>
      <w:pPr>
        <w:pStyle w:val="CommentText"/>
      </w:pPr>
      <w:r>
        <w:t>- Text before (tail): dosing regimen/duration&gt;. The dose given</w:t>
      </w:r>
    </w:p>
    <w:p>
      <w:pPr>
        <w:pStyle w:val="CommentText"/>
      </w:pPr>
      <w:r>
        <w:t>- Text after (head): .</w:t>
      </w:r>
    </w:p>
    <w:p>
      <w:pPr>
        <w:pStyle w:val="CommentText"/>
      </w:pPr>
      <w:r>
        <w:t>- Search query: Retrieve detailed information regarding dose selection criteria and methodology for the repeat-dose portion of the study based on SAD data.</w:t>
      </w:r>
    </w:p>
    <w:p>
      <w:pPr>
        <w:pStyle w:val="CommentText"/>
      </w:pPr>
    </w:p>
    <w:p>
      <w:pPr>
        <w:pStyle w:val="CommentText"/>
      </w:pPr>
      <w:r>
        <w:t>The placeholder was resolved using context describing dose selection criteria for the repeat-dose portion based on SAD data.</w:t>
      </w:r>
    </w:p>
    <w:p>
      <w:pPr>
        <w:pStyle w:val="CommentText"/>
      </w:pPr>
    </w:p>
    <w:p>
      <w:pPr>
        <w:pStyle w:val="CommentText"/>
      </w:pPr>
      <w:r>
        <w:t>Sources:</w:t>
      </w:r>
    </w:p>
    <w:p>
      <w:pPr>
        <w:pStyle w:val="CommentText"/>
      </w:pPr>
      <w:r>
        <w:t>- Protocol Example (28Sep2023).docx &gt; STUDY INTERVENTION</w:t>
      </w:r>
    </w:p>
    <w:p>
      <w:pPr>
        <w:pStyle w:val="CommentText"/>
      </w:pPr>
      <w:r>
        <w:t>- Protocol Example (28Sep2023).docx &gt; Overall Design &gt; Repeat-Dose</w:t>
      </w:r>
    </w:p>
  </w:comment>
  <w:comment w:id="50"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HOW LONG THE STUDY WILL LAST AND WHO WILL BE IN THE STUDY (level 1)</w:t>
      </w:r>
    </w:p>
    <w:p>
      <w:pPr>
        <w:pStyle w:val="CommentText"/>
      </w:pPr>
      <w:r>
        <w:t>- Next paragraph (head): &lt;Cohorts X – X&gt;: &lt;lay summary of duration on study including details/time for sc</w:t>
      </w:r>
    </w:p>
    <w:p>
      <w:pPr>
        <w:pStyle w:val="CommentText"/>
      </w:pPr>
      <w:r>
        <w:t>- Text before (tail): Healthy men and women, ages</w:t>
      </w:r>
    </w:p>
    <w:p>
      <w:pPr>
        <w:pStyle w:val="CommentText"/>
      </w:pPr>
      <w:r>
        <w:t>- Text after (head): , are expected to be in &lt;lay terminology</w:t>
      </w:r>
    </w:p>
    <w:p>
      <w:pPr>
        <w:pStyle w:val="CommentText"/>
      </w:pPr>
      <w:r>
        <w:t>- Search query: Retrieve precise age eligibility criteria for participants, especially focusing on inclusion details for SAD cohorts.</w:t>
      </w:r>
    </w:p>
    <w:p>
      <w:pPr>
        <w:pStyle w:val="CommentText"/>
      </w:pPr>
    </w:p>
    <w:p>
      <w:pPr>
        <w:pStyle w:val="CommentText"/>
      </w:pPr>
      <w:r>
        <w:t>The age eligibility criteria of 18 to 55 years old was derived from the SAD cohort inclusion context.</w:t>
      </w:r>
    </w:p>
    <w:p>
      <w:pPr>
        <w:pStyle w:val="CommentText"/>
      </w:pPr>
    </w:p>
    <w:p>
      <w:pPr>
        <w:pStyle w:val="CommentText"/>
      </w:pPr>
      <w:r>
        <w:t>Sources:</w:t>
      </w:r>
    </w:p>
    <w:p>
      <w:pPr>
        <w:pStyle w:val="CommentText"/>
      </w:pPr>
      <w:r>
        <w:t>- Protocol Example (28Sep2023).docx &gt; Inclusion Criteria</w:t>
      </w:r>
    </w:p>
  </w:comment>
  <w:comment w:id="51"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HOW LONG THE STUDY WILL LAST AND WHO WILL BE IN THE STUDY (level 1)</w:t>
      </w:r>
    </w:p>
    <w:p>
      <w:pPr>
        <w:pStyle w:val="CommentText"/>
      </w:pPr>
      <w:r>
        <w:t>- Next paragraph (head): &lt;Cohorts X – X&gt;: &lt;lay summary of duration on study including details/time for sc</w:t>
      </w:r>
    </w:p>
    <w:p>
      <w:pPr>
        <w:pStyle w:val="CommentText"/>
      </w:pPr>
      <w:r>
        <w:t>- Text before (tail): ibility criteria&gt;, are expected to be in</w:t>
      </w:r>
    </w:p>
    <w:p>
      <w:pPr>
        <w:pStyle w:val="CommentText"/>
      </w:pPr>
      <w:r>
        <w:t>- Text after (head): of this study. During the &lt;lay terminolo</w:t>
      </w:r>
    </w:p>
    <w:p>
      <w:pPr>
        <w:pStyle w:val="CommentText"/>
      </w:pPr>
      <w:r>
        <w:t>- Search query: Find detailed descriptions of the SAD portion of the study, including design and participant details.</w:t>
      </w:r>
    </w:p>
    <w:p>
      <w:pPr>
        <w:pStyle w:val="CommentText"/>
      </w:pPr>
    </w:p>
    <w:p>
      <w:pPr>
        <w:pStyle w:val="CommentText"/>
      </w:pPr>
      <w:r>
        <w:t>The placeholder was resolved using context describing the SAD portion of the study.</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Study Rationale</w:t>
      </w:r>
    </w:p>
  </w:comment>
  <w:comment w:id="52" w:author="AgileWriter" w:initials="AW" w:date="2026-06-11T09:20:43Z">
    <w:p>
      <w:pPr>
        <w:pStyle w:val="CommentText"/>
      </w:pPr>
      <w:r>
        <w:rPr>
          <w:rStyle w:val="CommentReference"/>
        </w:rPr>
        <w:annotationRef/>
      </w:r>
      <w:r>
        <w:t xml:space="preserve">context - </w:t>
      </w:r>
    </w:p>
    <w:p>
      <w:pPr>
        <w:pStyle w:val="CommentText"/>
      </w:pPr>
      <w:r>
        <w:t>- Type: Inline</w:t>
      </w:r>
    </w:p>
    <w:p>
      <w:pPr>
        <w:pStyle w:val="CommentText"/>
      </w:pPr>
      <w:r>
        <w:t>- Heading: HOW LONG THE STUDY WILL LAST AND WHO WILL BE IN THE STUDY (level 1)</w:t>
      </w:r>
    </w:p>
    <w:p>
      <w:pPr>
        <w:pStyle w:val="CommentText"/>
      </w:pPr>
      <w:r>
        <w:t>- Next paragraph (head): &lt;Cohorts X – X&gt;: &lt;lay summary of duration on study including details/time for sc</w:t>
      </w:r>
    </w:p>
    <w:p>
      <w:pPr>
        <w:pStyle w:val="CommentText"/>
      </w:pPr>
      <w:r>
        <w:t>- Text before (tail): tion of study&gt; of this study. During the</w:t>
      </w:r>
    </w:p>
    <w:p>
      <w:pPr>
        <w:pStyle w:val="CommentText"/>
      </w:pPr>
      <w:r>
        <w:t>- Text after (head): the study will last for the following nu</w:t>
      </w:r>
    </w:p>
    <w:p>
      <w:pPr>
        <w:pStyle w:val="CommentText"/>
      </w:pPr>
      <w:r>
        <w:t>- Search query: Retrieve details about the single ascending dose (SAD) component of the study, including its design and participant details.</w:t>
      </w:r>
    </w:p>
    <w:p>
      <w:pPr>
        <w:pStyle w:val="CommentText"/>
      </w:pPr>
    </w:p>
    <w:p>
      <w:pPr>
        <w:pStyle w:val="CommentText"/>
      </w:pPr>
      <w:r>
        <w:t>The placeholder was resolved using the description of the SAD portion provided in the context.</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Study Rationale</w:t>
      </w:r>
    </w:p>
  </w:comment>
  <w:comment w:id="53"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HOW LONG THE STUDY WILL LAST AND WHO WILL BE IN THE STUDY (level 1)</w:t>
      </w:r>
    </w:p>
    <w:p>
      <w:pPr>
        <w:pStyle w:val="CommentText"/>
      </w:pPr>
      <w:r>
        <w:t>- Prev paragraph (tail): for SAD portion of study&gt; the study will last for the following number of weeks:</w:t>
      </w:r>
    </w:p>
    <w:p>
      <w:pPr>
        <w:pStyle w:val="CommentText"/>
      </w:pPr>
      <w:r>
        <w:t>- Next paragraph (head): &lt;Cohorts X – X&gt;: &lt;lay summary of duration on study including details/time for sc</w:t>
      </w:r>
    </w:p>
    <w:p>
      <w:pPr>
        <w:pStyle w:val="CommentText"/>
      </w:pPr>
      <w:r>
        <w:t>- Text after (head): : &lt;lay summary of duration on study incl</w:t>
      </w:r>
    </w:p>
    <w:p>
      <w:pPr>
        <w:pStyle w:val="CommentText"/>
      </w:pPr>
      <w:r>
        <w:t>- Search query: Retrieve details about study cohorts and their durations, particularly for the SAD phase.</w:t>
      </w:r>
    </w:p>
    <w:p>
      <w:pPr>
        <w:pStyle w:val="CommentText"/>
      </w:pPr>
    </w:p>
    <w:p>
      <w:pPr>
        <w:pStyle w:val="CommentText"/>
      </w:pPr>
      <w:r>
        <w:t>The placeholder was resolved using the context describing the cohorts in the SAD portion of the study.</w:t>
      </w:r>
    </w:p>
    <w:p>
      <w:pPr>
        <w:pStyle w:val="CommentText"/>
      </w:pPr>
    </w:p>
    <w:p>
      <w:pPr>
        <w:pStyle w:val="CommentText"/>
      </w:pPr>
      <w:r>
        <w:t>Sources:</w:t>
      </w:r>
    </w:p>
    <w:p>
      <w:pPr>
        <w:pStyle w:val="CommentText"/>
      </w:pPr>
      <w:r>
        <w:t>- Protocol Example (28Sep2023).docx &gt; Overall Design &gt; Single Ascending Dose</w:t>
      </w:r>
    </w:p>
  </w:comment>
  <w:comment w:id="54"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HOW LONG THE STUDY WILL LAST AND WHO WILL BE IN THE STUDY (level 1)</w:t>
      </w:r>
    </w:p>
    <w:p>
      <w:pPr>
        <w:pStyle w:val="CommentText"/>
      </w:pPr>
      <w:r>
        <w:t>- Prev paragraph (tail): for SAD portion of study&gt; the study will last for the following number of weeks:</w:t>
      </w:r>
    </w:p>
    <w:p>
      <w:pPr>
        <w:pStyle w:val="CommentText"/>
      </w:pPr>
      <w:r>
        <w:t>- Next paragraph (head): &lt;Cohorts X – X&gt;: &lt;lay summary of duration on study including details/time for sc</w:t>
      </w:r>
    </w:p>
    <w:p>
      <w:pPr>
        <w:pStyle w:val="CommentText"/>
      </w:pPr>
      <w:r>
        <w:t>- Text before (tail): &lt;Cohorts X – X&gt;:</w:t>
      </w:r>
    </w:p>
    <w:p>
      <w:pPr>
        <w:pStyle w:val="CommentText"/>
      </w:pPr>
      <w:r>
        <w:t>- Text after (head): .</w:t>
      </w:r>
    </w:p>
    <w:p>
      <w:pPr>
        <w:pStyle w:val="CommentText"/>
      </w:pPr>
      <w:r>
        <w:t>- Search query: Retrieve information regarding study duration, including screening, clinic time, and follow-up periods.</w:t>
      </w:r>
    </w:p>
    <w:p>
      <w:pPr>
        <w:pStyle w:val="CommentText"/>
      </w:pPr>
    </w:p>
    <w:p>
      <w:pPr>
        <w:pStyle w:val="CommentText"/>
      </w:pPr>
      <w:r>
        <w:t>Summarized study duration details based on provided context.</w:t>
      </w:r>
    </w:p>
    <w:p>
      <w:pPr>
        <w:pStyle w:val="CommentText"/>
      </w:pPr>
    </w:p>
    <w:p>
      <w:pPr>
        <w:pStyle w:val="CommentText"/>
      </w:pPr>
      <w:r>
        <w:t>Sources:</w:t>
      </w:r>
    </w:p>
    <w:p>
      <w:pPr>
        <w:pStyle w:val="CommentText"/>
      </w:pPr>
      <w:r>
        <w:t>- Protocol Example (28Sep2023).docx &gt; Synopsis &gt; Intervention Groups and Duration:</w:t>
      </w:r>
    </w:p>
  </w:comment>
  <w:comment w:id="55"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HOW LONG THE STUDY WILL LAST AND WHO WILL BE IN THE STUDY (level 1)</w:t>
      </w:r>
    </w:p>
    <w:p>
      <w:pPr>
        <w:pStyle w:val="CommentText"/>
      </w:pPr>
      <w:r>
        <w:t>- Prev paragraph (tail): dy including details/time for screening, time in the clinic, follow-up periods&gt;.</w:t>
      </w:r>
    </w:p>
    <w:p>
      <w:pPr>
        <w:pStyle w:val="CommentText"/>
      </w:pPr>
      <w:r>
        <w:t>- Next paragraph (head): Men and women with &lt;insert disease criteria&gt;, ages &lt;insert age eligibility crite</w:t>
      </w:r>
    </w:p>
    <w:p>
      <w:pPr>
        <w:pStyle w:val="CommentText"/>
      </w:pPr>
      <w:r>
        <w:t>- Text after (head): : &lt;lay summary of duration on study incl</w:t>
      </w:r>
    </w:p>
    <w:p>
      <w:pPr>
        <w:pStyle w:val="CommentText"/>
      </w:pPr>
      <w:r>
        <w:t>- Search query: Retrieve information on study cohort design, especially number and structure, for both SAD and repeat-dose phases.</w:t>
      </w:r>
    </w:p>
    <w:p>
      <w:pPr>
        <w:pStyle w:val="CommentText"/>
      </w:pPr>
    </w:p>
    <w:p>
      <w:pPr>
        <w:pStyle w:val="CommentText"/>
      </w:pPr>
      <w:r>
        <w:t>The placeholder was resolved using details from the SAD portion of the study, which specifies up to 6 cohorts.</w:t>
      </w:r>
    </w:p>
    <w:p>
      <w:pPr>
        <w:pStyle w:val="CommentText"/>
      </w:pPr>
    </w:p>
    <w:p>
      <w:pPr>
        <w:pStyle w:val="CommentText"/>
      </w:pPr>
      <w:r>
        <w:t>Sources:</w:t>
      </w:r>
    </w:p>
    <w:p>
      <w:pPr>
        <w:pStyle w:val="CommentText"/>
      </w:pPr>
      <w:r>
        <w:t>- Protocol Example (28Sep2023).docx &gt; Overall Design &gt; Single Ascending Dose</w:t>
      </w:r>
    </w:p>
  </w:comment>
  <w:comment w:id="56"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HOW LONG THE STUDY WILL LAST AND WHO WILL BE IN THE STUDY (level 1)</w:t>
      </w:r>
    </w:p>
    <w:p>
      <w:pPr>
        <w:pStyle w:val="CommentText"/>
      </w:pPr>
      <w:r>
        <w:t>- Prev paragraph (tail): dy including details/time for screening, time in the clinic, follow-up periods&gt;.</w:t>
      </w:r>
    </w:p>
    <w:p>
      <w:pPr>
        <w:pStyle w:val="CommentText"/>
      </w:pPr>
      <w:r>
        <w:t>- Next paragraph (head): Men and women with &lt;insert disease criteria&gt;, ages &lt;insert age eligibility crite</w:t>
      </w:r>
    </w:p>
    <w:p>
      <w:pPr>
        <w:pStyle w:val="CommentText"/>
      </w:pPr>
      <w:r>
        <w:t>- Text before (tail): &lt;Cohorts X – X&gt;:</w:t>
      </w:r>
    </w:p>
    <w:p>
      <w:pPr>
        <w:pStyle w:val="CommentText"/>
      </w:pPr>
      <w:r>
        <w:t>- Text after (head): .</w:t>
      </w:r>
    </w:p>
    <w:p>
      <w:pPr>
        <w:pStyle w:val="CommentText"/>
      </w:pPr>
      <w:r>
        <w:t>- Search query: Retrieve details about study duration, including screening, clinic time, and follow-up periods.</w:t>
      </w:r>
    </w:p>
    <w:p>
      <w:pPr>
        <w:pStyle w:val="CommentText"/>
      </w:pPr>
    </w:p>
    <w:p>
      <w:pPr>
        <w:pStyle w:val="CommentText"/>
      </w:pPr>
      <w:r>
        <w:t>The placeholder was resolved using specific study duration details from the context.</w:t>
      </w:r>
    </w:p>
    <w:p>
      <w:pPr>
        <w:pStyle w:val="CommentText"/>
      </w:pPr>
    </w:p>
    <w:p>
      <w:pPr>
        <w:pStyle w:val="CommentText"/>
      </w:pPr>
      <w:r>
        <w:t>Sources:</w:t>
      </w:r>
    </w:p>
    <w:p>
      <w:pPr>
        <w:pStyle w:val="CommentText"/>
      </w:pPr>
      <w:r>
        <w:t>- Protocol Example (28Sep2023).docx &gt; Synopsis &gt; Intervention Groups and Duration:</w:t>
      </w:r>
    </w:p>
  </w:comment>
  <w:comment w:id="57"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HOW LONG THE STUDY WILL LAST AND WHO WILL BE IN THE STUDY (level 1)</w:t>
      </w:r>
    </w:p>
    <w:p>
      <w:pPr>
        <w:pStyle w:val="CommentText"/>
      </w:pPr>
      <w:r>
        <w:t>- Prev paragraph (tail): dy including details/time for screening, time in the clinic, follow-up periods&gt;.</w:t>
      </w:r>
    </w:p>
    <w:p>
      <w:pPr>
        <w:pStyle w:val="CommentText"/>
      </w:pPr>
      <w:r>
        <w:t>- Text before (tail): Men and women with</w:t>
      </w:r>
    </w:p>
    <w:p>
      <w:pPr>
        <w:pStyle w:val="CommentText"/>
      </w:pPr>
      <w:r>
        <w:t>- Text after (head): , ages &lt;insert age eligibility criteria&gt;</w:t>
      </w:r>
    </w:p>
    <w:p>
      <w:pPr>
        <w:pStyle w:val="CommentText"/>
      </w:pPr>
      <w:r>
        <w:t>- Search query: Retrieve information regarding disease criteria relevant to eligibility screening, focusing on cardiovascular conditions and ECG abnormalities.</w:t>
      </w:r>
    </w:p>
    <w:p>
      <w:pPr>
        <w:pStyle w:val="CommentText"/>
      </w:pPr>
    </w:p>
    <w:p>
      <w:pPr>
        <w:pStyle w:val="CommentText"/>
      </w:pPr>
      <w:r>
        <w:t>The placeholder was resolved using specific disease criteria mentioned in the context.</w:t>
      </w:r>
    </w:p>
    <w:p>
      <w:pPr>
        <w:pStyle w:val="CommentText"/>
      </w:pPr>
    </w:p>
    <w:p>
      <w:pPr>
        <w:pStyle w:val="CommentText"/>
      </w:pPr>
      <w:r>
        <w:t>Sources:</w:t>
      </w:r>
    </w:p>
    <w:p>
      <w:pPr>
        <w:pStyle w:val="CommentText"/>
      </w:pPr>
      <w:r>
        <w:t>- Protocol Example (28Sep2023).docx &gt; Exclusion Criteria</w:t>
      </w:r>
    </w:p>
  </w:comment>
  <w:comment w:id="58"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HOW LONG THE STUDY WILL LAST AND WHO WILL BE IN THE STUDY (level 1)</w:t>
      </w:r>
    </w:p>
    <w:p>
      <w:pPr>
        <w:pStyle w:val="CommentText"/>
      </w:pPr>
      <w:r>
        <w:t>- Prev paragraph (tail): dy including details/time for screening, time in the clinic, follow-up periods&gt;.</w:t>
      </w:r>
    </w:p>
    <w:p>
      <w:pPr>
        <w:pStyle w:val="CommentText"/>
      </w:pPr>
      <w:r>
        <w:t>- Text before (tail): men with &lt;insert disease criteria&gt;, ages</w:t>
      </w:r>
    </w:p>
    <w:p>
      <w:pPr>
        <w:pStyle w:val="CommentText"/>
      </w:pPr>
      <w:r>
        <w:t>- Text after (head): , are expected to be in &lt;lay terminology</w:t>
      </w:r>
    </w:p>
    <w:p>
      <w:pPr>
        <w:pStyle w:val="CommentText"/>
      </w:pPr>
      <w:r>
        <w:t>- Search query: Retrieve details about age eligibility criteria for study participants, ensuring alignment with demographic and inclusion criteria.</w:t>
      </w:r>
    </w:p>
    <w:p>
      <w:pPr>
        <w:pStyle w:val="CommentText"/>
      </w:pPr>
    </w:p>
    <w:p>
      <w:pPr>
        <w:pStyle w:val="CommentText"/>
      </w:pPr>
      <w:r>
        <w:t>Replaced placeholder with age eligibility criteria based on provided context.</w:t>
      </w:r>
    </w:p>
    <w:p>
      <w:pPr>
        <w:pStyle w:val="CommentText"/>
      </w:pPr>
    </w:p>
    <w:p>
      <w:pPr>
        <w:pStyle w:val="CommentText"/>
      </w:pPr>
      <w:r>
        <w:t>Sources:</w:t>
      </w:r>
    </w:p>
    <w:p>
      <w:pPr>
        <w:pStyle w:val="CommentText"/>
      </w:pPr>
      <w:r>
        <w:t>- Protocol Example (28Sep2023).docx &gt; Inclusion Criteria</w:t>
      </w:r>
    </w:p>
  </w:comment>
  <w:comment w:id="59"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HOW LONG THE STUDY WILL LAST AND WHO WILL BE IN THE STUDY (level 1)</w:t>
      </w:r>
    </w:p>
    <w:p>
      <w:pPr>
        <w:pStyle w:val="CommentText"/>
      </w:pPr>
      <w:r>
        <w:t>- Prev paragraph (tail): dy including details/time for screening, time in the clinic, follow-up periods&gt;.</w:t>
      </w:r>
    </w:p>
    <w:p>
      <w:pPr>
        <w:pStyle w:val="CommentText"/>
      </w:pPr>
      <w:r>
        <w:t>- Text before (tail): ibility criteria&gt;, are expected to be in</w:t>
      </w:r>
    </w:p>
    <w:p>
      <w:pPr>
        <w:pStyle w:val="CommentText"/>
      </w:pPr>
      <w:r>
        <w:t>- Text after (head): of this study. During the &lt;lay terminolo</w:t>
      </w:r>
    </w:p>
    <w:p>
      <w:pPr>
        <w:pStyle w:val="CommentText"/>
      </w:pPr>
      <w:r>
        <w:t>- Search query: Retrieve detailed descriptions or summaries of the repeat-dose portion of the study, emphasizing lay terminology and participant involvement.</w:t>
      </w:r>
    </w:p>
    <w:p>
      <w:pPr>
        <w:pStyle w:val="CommentText"/>
      </w:pPr>
    </w:p>
    <w:p>
      <w:pPr>
        <w:pStyle w:val="CommentText"/>
      </w:pPr>
      <w:r>
        <w:t>The placeholder was resolved using context describing the repeat-dose portion of the study.</w:t>
      </w:r>
    </w:p>
    <w:p>
      <w:pPr>
        <w:pStyle w:val="CommentText"/>
      </w:pPr>
    </w:p>
    <w:p>
      <w:pPr>
        <w:pStyle w:val="CommentText"/>
      </w:pPr>
      <w:r>
        <w:t>Sources:</w:t>
      </w:r>
    </w:p>
    <w:p>
      <w:pPr>
        <w:pStyle w:val="CommentText"/>
      </w:pPr>
      <w:r>
        <w:t>- Protocol Example (28Sep2023).docx &gt; Overall Design &gt; Repeat-Dose</w:t>
      </w:r>
    </w:p>
    <w:p>
      <w:pPr>
        <w:pStyle w:val="CommentText"/>
      </w:pPr>
      <w:r>
        <w:t>- Protocol Example (28Sep2023).docx &gt; Overall Design &gt; Repeat-Dose</w:t>
      </w:r>
    </w:p>
  </w:comment>
  <w:comment w:id="60"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HOW LONG THE STUDY WILL LAST AND WHO WILL BE IN THE STUDY (level 1)</w:t>
      </w:r>
    </w:p>
    <w:p>
      <w:pPr>
        <w:pStyle w:val="CommentText"/>
      </w:pPr>
      <w:r>
        <w:t>- Prev paragraph (tail): dy including details/time for screening, time in the clinic, follow-up periods&gt;.</w:t>
      </w:r>
    </w:p>
    <w:p>
      <w:pPr>
        <w:pStyle w:val="CommentText"/>
      </w:pPr>
      <w:r>
        <w:t>- Text before (tail): tion of study&gt; of this study. During the</w:t>
      </w:r>
    </w:p>
    <w:p>
      <w:pPr>
        <w:pStyle w:val="CommentText"/>
      </w:pPr>
      <w:r>
        <w:t>- Text after (head): , the study will last about &lt;lay summary</w:t>
      </w:r>
    </w:p>
    <w:p>
      <w:pPr>
        <w:pStyle w:val="CommentText"/>
      </w:pPr>
      <w:r>
        <w:t>- Search query: Retrieve details about the repeat-dose portion of the study, including its design, duration, and participant criteria.</w:t>
      </w:r>
    </w:p>
    <w:p>
      <w:pPr>
        <w:pStyle w:val="CommentText"/>
      </w:pPr>
    </w:p>
    <w:p>
      <w:pPr>
        <w:pStyle w:val="CommentText"/>
      </w:pPr>
      <w:r>
        <w:t>The placeholder was resolved using context describing the repeat-dose portion of the study.</w:t>
      </w:r>
    </w:p>
    <w:p>
      <w:pPr>
        <w:pStyle w:val="CommentText"/>
      </w:pPr>
    </w:p>
    <w:p>
      <w:pPr>
        <w:pStyle w:val="CommentText"/>
      </w:pPr>
      <w:r>
        <w:t>Sources:</w:t>
      </w:r>
    </w:p>
    <w:p>
      <w:pPr>
        <w:pStyle w:val="CommentText"/>
      </w:pPr>
      <w:r>
        <w:t>- Protocol Example (28Sep2023).docx &gt; Overall Design &gt; Repeat-Dose</w:t>
      </w:r>
    </w:p>
  </w:comment>
  <w:comment w:id="61"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HOW LONG THE STUDY WILL LAST AND WHO WILL BE IN THE STUDY (level 1)</w:t>
      </w:r>
    </w:p>
    <w:p>
      <w:pPr>
        <w:pStyle w:val="CommentText"/>
      </w:pPr>
      <w:r>
        <w:t>- Prev paragraph (tail): dy including details/time for screening, time in the clinic, follow-up periods&gt;.</w:t>
      </w:r>
    </w:p>
    <w:p>
      <w:pPr>
        <w:pStyle w:val="CommentText"/>
      </w:pPr>
      <w:r>
        <w:t>- Text before (tail): ion of study&gt;, the study will last about</w:t>
      </w:r>
    </w:p>
    <w:p>
      <w:pPr>
        <w:pStyle w:val="CommentText"/>
      </w:pPr>
      <w:r>
        <w:t>- Text after (head): .</w:t>
      </w:r>
    </w:p>
    <w:p>
      <w:pPr>
        <w:pStyle w:val="CommentText"/>
      </w:pPr>
      <w:r>
        <w:t>- Search query: Search for details regarding study duration, including screening, treatment, and follow-up periods.</w:t>
      </w:r>
    </w:p>
    <w:p>
      <w:pPr>
        <w:pStyle w:val="CommentText"/>
      </w:pPr>
    </w:p>
    <w:p>
      <w:pPr>
        <w:pStyle w:val="CommentText"/>
      </w:pPr>
      <w:r>
        <w:t>The placeholder was resolved using detailed study duration information from the context.</w:t>
      </w:r>
    </w:p>
    <w:p>
      <w:pPr>
        <w:pStyle w:val="CommentText"/>
      </w:pPr>
    </w:p>
    <w:p>
      <w:pPr>
        <w:pStyle w:val="CommentText"/>
      </w:pPr>
      <w:r>
        <w:t>Sources:</w:t>
      </w:r>
    </w:p>
    <w:p>
      <w:pPr>
        <w:pStyle w:val="CommentText"/>
      </w:pPr>
      <w:r>
        <w:t>- Protocol Example (28Sep2023).docx &gt; Synopsis &gt; Intervention Groups and Duration:</w:t>
      </w:r>
    </w:p>
  </w:comment>
  <w:comment w:id="62"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TO BE IN THIS STUDY (level 1)</w:t>
      </w:r>
    </w:p>
    <w:p>
      <w:pPr>
        <w:pStyle w:val="CommentText"/>
      </w:pPr>
      <w:r>
        <w:t>- Prev paragraph (tail): You cannot be in this study if you meet any of the following criteria:</w:t>
      </w:r>
    </w:p>
    <w:p>
      <w:pPr>
        <w:pStyle w:val="CommentText"/>
      </w:pPr>
      <w:r>
        <w:t>- Next paragraph (head): Participant Responsibilities:</w:t>
      </w:r>
    </w:p>
    <w:p>
      <w:pPr>
        <w:pStyle w:val="CommentText"/>
      </w:pPr>
      <w:r>
        <w:t>- Text after (head): .</w:t>
      </w:r>
    </w:p>
    <w:p>
      <w:pPr>
        <w:pStyle w:val="CommentText"/>
      </w:pPr>
      <w:r>
        <w:t>- Search query: Retrieve detailed exclusion criteria for participant eligibility in clinical studies, emphasizing lay terminology.</w:t>
      </w:r>
    </w:p>
    <w:p>
      <w:pPr>
        <w:pStyle w:val="CommentText"/>
      </w:pPr>
    </w:p>
    <w:p>
      <w:pPr>
        <w:pStyle w:val="CommentText"/>
      </w:pPr>
      <w:r>
        <w:t>The placeholder was resolved with a summarized bulleted list of exclusion criteria based on the context provided.</w:t>
      </w:r>
    </w:p>
    <w:p>
      <w:pPr>
        <w:pStyle w:val="CommentText"/>
      </w:pPr>
    </w:p>
    <w:p>
      <w:pPr>
        <w:pStyle w:val="CommentText"/>
      </w:pPr>
      <w:r>
        <w:t>Sources:</w:t>
      </w:r>
    </w:p>
    <w:p>
      <w:pPr>
        <w:pStyle w:val="CommentText"/>
      </w:pPr>
      <w:r>
        <w:t>- Protocol Example (28Sep2023).docx</w:t>
      </w:r>
    </w:p>
  </w:comment>
  <w:comment w:id="63" w:author="AgileWriter" w:initials="AW" w:date="2026-06-11T09:20:44Z">
    <w:p>
      <w:pPr>
        <w:pStyle w:val="CommentText"/>
      </w:pPr>
      <w:r>
        <w:rPr>
          <w:rStyle w:val="CommentReference"/>
        </w:rPr>
        <w:annotationRef/>
      </w:r>
      <w:r>
        <w:t xml:space="preserve">context - </w:t>
      </w:r>
    </w:p>
    <w:p>
      <w:pPr>
        <w:pStyle w:val="CommentText"/>
      </w:pPr>
      <w:r>
        <w:t>- Type: Paragraph</w:t>
      </w:r>
    </w:p>
    <w:p>
      <w:pPr>
        <w:pStyle w:val="CommentText"/>
      </w:pPr>
      <w:r>
        <w:t>- Heading: TO BE IN THIS STUDY (level 1)</w:t>
      </w:r>
    </w:p>
    <w:p>
      <w:pPr>
        <w:pStyle w:val="CommentText"/>
      </w:pPr>
      <w:r>
        <w:t>- Prev paragraph (tail): dy doctor or the study staff if you change your mind about staying in the study.</w:t>
      </w:r>
    </w:p>
    <w:p>
      <w:pPr>
        <w:pStyle w:val="CommentText"/>
      </w:pPr>
      <w:r>
        <w:t>- Next paragraph (head): This study involves testing an investigational drug developed by the Sponsor. We</w:t>
      </w:r>
    </w:p>
    <w:p>
      <w:pPr>
        <w:pStyle w:val="CommentText"/>
      </w:pPr>
      <w:r>
        <w:t>- Search query: Retrieve detailed lifestyle considerations for study participants, focusing on restrictions related to meals, caffeine, alcohol, tobacco, and activity.</w:t>
      </w:r>
    </w:p>
    <w:p>
      <w:pPr>
        <w:pStyle w:val="CommentText"/>
      </w:pPr>
    </w:p>
    <w:p>
      <w:pPr>
        <w:pStyle w:val="CommentText"/>
      </w:pPr>
      <w:r>
        <w:t>Summarized lifestyle considerations into a bulleted list based on provided context.</w:t>
      </w:r>
    </w:p>
    <w:p>
      <w:pPr>
        <w:pStyle w:val="CommentText"/>
      </w:pPr>
    </w:p>
    <w:p>
      <w:pPr>
        <w:pStyle w:val="CommentText"/>
      </w:pPr>
      <w:r>
        <w:t>Sources:</w:t>
      </w:r>
    </w:p>
    <w:p>
      <w:pPr>
        <w:pStyle w:val="CommentText"/>
      </w:pPr>
      <w:r>
        <w:t>- Protocol Example (28Sep2023).docx</w:t>
      </w:r>
    </w:p>
    <w:p>
      <w:pPr>
        <w:pStyle w:val="CommentText"/>
      </w:pPr>
      <w:r>
        <w:t>- Protocol Example (28Sep2023).docx &gt; Lifestyle Considerations &gt; Caffeine, Alcohol, and Tobacco</w:t>
      </w:r>
    </w:p>
    <w:p>
      <w:pPr>
        <w:pStyle w:val="CommentText"/>
      </w:pPr>
      <w:r>
        <w:t>- Protocol Example (28Sep2023).docx &gt; Lifestyle Considerations</w:t>
      </w:r>
    </w:p>
  </w:comment>
  <w:comment w:id="64"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Next paragraph (head): Screening</w:t>
      </w:r>
    </w:p>
    <w:p>
      <w:pPr>
        <w:pStyle w:val="CommentText"/>
      </w:pPr>
      <w:r>
        <w:t>- Text after (head): :</w:t>
      </w:r>
    </w:p>
    <w:p>
      <w:pPr>
        <w:pStyle w:val="CommentText"/>
      </w:pPr>
      <w:r>
        <w:t>- Search query: Retrieve detailed explanations or definitions for the single ascending dose phase in clinical studies, focusing on healthy volunteer components.</w:t>
      </w:r>
    </w:p>
    <w:p>
      <w:pPr>
        <w:pStyle w:val="CommentText"/>
      </w:pPr>
    </w:p>
    <w:p>
      <w:pPr>
        <w:pStyle w:val="CommentText"/>
      </w:pPr>
      <w:r>
        <w:t>The placeholder was resolved to 'single ascending dose phase' based on the description of the SAD portion of the study in the context.</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Study Rationale</w:t>
      </w:r>
    </w:p>
  </w:comment>
  <w:comment w:id="65"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will do some tests to find out if you can be in the study. These tests include:</w:t>
      </w:r>
    </w:p>
    <w:p>
      <w:pPr>
        <w:pStyle w:val="CommentText"/>
      </w:pPr>
      <w:r>
        <w:t>- Next paragraph (head): The Screening Visit may take up to X hours and XX minutes of your time.</w:t>
      </w:r>
    </w:p>
    <w:p>
      <w:pPr>
        <w:pStyle w:val="CommentText"/>
      </w:pPr>
      <w:r>
        <w:t>- Text after (head): .</w:t>
      </w:r>
    </w:p>
    <w:p>
      <w:pPr>
        <w:pStyle w:val="CommentText"/>
      </w:pPr>
      <w:r>
        <w:t>- Search query: Retrieve detailed descriptions of all assessments required during screening and summarize them in layman's terms.</w:t>
      </w:r>
    </w:p>
    <w:p>
      <w:pPr>
        <w:pStyle w:val="CommentText"/>
      </w:pPr>
    </w:p>
    <w:p>
      <w:pPr>
        <w:pStyle w:val="CommentText"/>
      </w:pPr>
      <w:r>
        <w:t>Replaced the placeholder with a bullet list summarizing the lay terminology for assessments required during screening as described in the context.</w:t>
      </w:r>
    </w:p>
    <w:p>
      <w:pPr>
        <w:pStyle w:val="CommentText"/>
      </w:pPr>
    </w:p>
    <w:p>
      <w:pPr>
        <w:pStyle w:val="CommentText"/>
      </w:pPr>
      <w:r>
        <w:t>Sources:</w:t>
      </w:r>
    </w:p>
    <w:p>
      <w:pPr>
        <w:pStyle w:val="CommentText"/>
      </w:pPr>
      <w:r>
        <w:t>- Protocol Example (28Sep2023).docx &gt; Inclusion Criteria</w:t>
      </w:r>
    </w:p>
  </w:comment>
  <w:comment w:id="66"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The Screening Visit may take up to X hours and XX minutes of your time.</w:t>
      </w:r>
    </w:p>
    <w:p>
      <w:pPr>
        <w:pStyle w:val="CommentText"/>
      </w:pPr>
      <w:r>
        <w:t>- Next paragraph (head): Study Procedures Check-in/Day 1</w:t>
      </w:r>
    </w:p>
    <w:p>
      <w:pPr>
        <w:pStyle w:val="CommentText"/>
      </w:pPr>
      <w:r>
        <w:t>- Text before (tail): dy, you will return to the clinic within</w:t>
      </w:r>
    </w:p>
    <w:p>
      <w:pPr>
        <w:pStyle w:val="CommentText"/>
      </w:pPr>
      <w:r>
        <w:t>- Text after (head): for the Study Period.</w:t>
      </w:r>
    </w:p>
    <w:p>
      <w:pPr>
        <w:pStyle w:val="CommentText"/>
      </w:pPr>
      <w:r>
        <w:t>- Search query: Retrieve details about the screening duration and study timelines to accurately resolve placeholders related to study periods.</w:t>
      </w:r>
    </w:p>
    <w:p>
      <w:pPr>
        <w:pStyle w:val="CommentText"/>
      </w:pPr>
    </w:p>
    <w:p>
      <w:pPr>
        <w:pStyle w:val="CommentText"/>
      </w:pPr>
      <w:r>
        <w:t>The context specifies a screening window of 35 days prior to study intervention administration.</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Overall Design &gt; Repeat-Dose</w:t>
      </w:r>
    </w:p>
  </w:comment>
  <w:comment w:id="67"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prescription medicines, vitamins or herbs you have taken since your last visit.</w:t>
      </w:r>
    </w:p>
    <w:p>
      <w:pPr>
        <w:pStyle w:val="CommentText"/>
      </w:pPr>
      <w:r>
        <w:t>- Next paragraph (head): In-Patient Period</w:t>
      </w:r>
    </w:p>
    <w:p>
      <w:pPr>
        <w:pStyle w:val="CommentText"/>
      </w:pPr>
      <w:r>
        <w:t>- Text after (head): .</w:t>
      </w:r>
    </w:p>
    <w:p>
      <w:pPr>
        <w:pStyle w:val="CommentText"/>
      </w:pPr>
      <w:r>
        <w:t>- Search query: Retrieve details of assessments required during Check-in/Day1 with lay terminology.</w:t>
      </w:r>
    </w:p>
    <w:p>
      <w:pPr>
        <w:pStyle w:val="CommentText"/>
      </w:pPr>
    </w:p>
    <w:p>
      <w:pPr>
        <w:pStyle w:val="CommentText"/>
      </w:pPr>
      <w:r>
        <w:t>Generated a bullet list summarizing required assessments during Check-in/Day1 based on context.</w:t>
      </w:r>
    </w:p>
    <w:p>
      <w:pPr>
        <w:pStyle w:val="CommentText"/>
      </w:pPr>
    </w:p>
    <w:p>
      <w:pPr>
        <w:pStyle w:val="CommentText"/>
      </w:pPr>
      <w:r>
        <w:t>Sources:</w:t>
      </w:r>
    </w:p>
    <w:p>
      <w:pPr>
        <w:pStyle w:val="CommentText"/>
      </w:pPr>
      <w:r>
        <w:t>- Protocol Example (28Sep2023).docx &gt; Overall Design &gt; Single Ascending Dose</w:t>
      </w:r>
    </w:p>
  </w:comment>
  <w:comment w:id="68"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The following will be done during the In-Patient part of the study:</w:t>
      </w:r>
    </w:p>
    <w:p>
      <w:pPr>
        <w:pStyle w:val="CommentText"/>
      </w:pPr>
      <w:r>
        <w:t>- Next paragraph (head): &lt;Check-out/Day X&gt;</w:t>
      </w:r>
    </w:p>
    <w:p>
      <w:pPr>
        <w:pStyle w:val="CommentText"/>
      </w:pPr>
      <w:r>
        <w:t>- Text after (head): .</w:t>
      </w:r>
    </w:p>
    <w:p>
      <w:pPr>
        <w:pStyle w:val="CommentText"/>
      </w:pPr>
      <w:r>
        <w:t>- Search query: Retrieve detailed descriptions of assessments conducted during the in-residence study period, emphasizing lay terminology and daily variations.</w:t>
      </w:r>
    </w:p>
    <w:p>
      <w:pPr>
        <w:pStyle w:val="CommentText"/>
      </w:pPr>
    </w:p>
    <w:p>
      <w:pPr>
        <w:pStyle w:val="CommentText"/>
      </w:pPr>
      <w:r>
        <w:t>Summarized assessments during the in-residence period using context details.</w:t>
      </w:r>
    </w:p>
    <w:p>
      <w:pPr>
        <w:pStyle w:val="CommentText"/>
      </w:pPr>
    </w:p>
    <w:p>
      <w:pPr>
        <w:pStyle w:val="CommentText"/>
      </w:pPr>
      <w:r>
        <w:t>Sources:</w:t>
      </w:r>
    </w:p>
    <w:p>
      <w:pPr>
        <w:pStyle w:val="CommentText"/>
      </w:pPr>
      <w:r>
        <w:t>- Protocol Example (28Sep2023).docx &gt; Pharmacodynamic Assessments &gt; Exploratory Biomarkers</w:t>
      </w:r>
    </w:p>
    <w:p>
      <w:pPr>
        <w:pStyle w:val="CommentText"/>
      </w:pPr>
      <w:r>
        <w:t>- Protocol Example (28Sep2023).docx &gt; Overall Design &gt; Repeat-Dose</w:t>
      </w:r>
    </w:p>
    <w:p>
      <w:pPr>
        <w:pStyle w:val="CommentText"/>
      </w:pPr>
      <w:r>
        <w:t>- Protocol Example (28Sep2023).docx &gt; Pharmacokinetic Assessments &gt; Sample Collection and Processing</w:t>
      </w:r>
    </w:p>
  </w:comment>
  <w:comment w:id="69" w:author="AgileWriter" w:initials="AW" w:date="2026-06-11T09:20:44Z">
    <w:p>
      <w:pPr>
        <w:pStyle w:val="CommentText"/>
      </w:pPr>
      <w:r>
        <w:rPr>
          <w:rStyle w:val="CommentReference"/>
        </w:rPr>
        <w:annotationRef/>
      </w:r>
      <w:r>
        <w:t xml:space="preserve">context - </w:t>
      </w:r>
    </w:p>
    <w:p>
      <w:pPr>
        <w:pStyle w:val="CommentText"/>
      </w:pPr>
      <w:r>
        <w:t>- Type: Paragraph</w:t>
      </w:r>
    </w:p>
    <w:p>
      <w:pPr>
        <w:pStyle w:val="CommentText"/>
      </w:pPr>
      <w:r>
        <w:t>- Heading: WHAT WILL HAPPEN DURING THE STUDY (level 1)</w:t>
      </w:r>
    </w:p>
    <w:p>
      <w:pPr>
        <w:pStyle w:val="CommentText"/>
      </w:pPr>
      <w:r>
        <w:t>- Prev paragraph (tail): nce period; note differences in assessments based on the day of “in-residence”&gt;.</w:t>
      </w:r>
    </w:p>
    <w:p>
      <w:pPr>
        <w:pStyle w:val="CommentText"/>
      </w:pPr>
      <w:r>
        <w:t>- Next paragraph (head): The following will be done at &lt;Check-out/Day X&gt;.</w:t>
      </w:r>
    </w:p>
    <w:p>
      <w:pPr>
        <w:pStyle w:val="CommentText"/>
      </w:pPr>
      <w:r>
        <w:t>- Search query: Retrieve details about the Check-out process and Day X procedures in the SAD study context.</w:t>
      </w:r>
    </w:p>
    <w:p>
      <w:pPr>
        <w:pStyle w:val="CommentText"/>
      </w:pPr>
    </w:p>
    <w:p>
      <w:pPr>
        <w:pStyle w:val="CommentText"/>
      </w:pPr>
      <w:r>
        <w:t>The placeholder 'Check-out/Day X' was resolved using information about the Check-out process occurring on Day 8, as detailed in the SAD study design.</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Overall Design &gt; Single Ascending Dose</w:t>
      </w:r>
    </w:p>
  </w:comment>
  <w:comment w:id="70"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&lt;Check-out/Day X&gt;</w:t>
      </w:r>
    </w:p>
    <w:p>
      <w:pPr>
        <w:pStyle w:val="CommentText"/>
      </w:pPr>
      <w:r>
        <w:t>- Next paragraph (head): &lt;Bullet list of lay terminology of all assessments required during Check-out/Day</w:t>
      </w:r>
    </w:p>
    <w:p>
      <w:pPr>
        <w:pStyle w:val="CommentText"/>
      </w:pPr>
      <w:r>
        <w:t>- Text before (tail): The following will be done at</w:t>
      </w:r>
    </w:p>
    <w:p>
      <w:pPr>
        <w:pStyle w:val="CommentText"/>
      </w:pPr>
      <w:r>
        <w:t>- Text after (head): .</w:t>
      </w:r>
    </w:p>
    <w:p>
      <w:pPr>
        <w:pStyle w:val="CommentText"/>
      </w:pPr>
      <w:r>
        <w:t>- Search query: Retrieve information specifically about the process and requirements for Check-out from the Clinical Research Unit (CRU), ensuring relevance to Day X.</w:t>
      </w:r>
    </w:p>
    <w:p>
      <w:pPr>
        <w:pStyle w:val="CommentText"/>
      </w:pPr>
    </w:p>
    <w:p>
      <w:pPr>
        <w:pStyle w:val="CommentText"/>
      </w:pPr>
      <w:r>
        <w:t>The placeholder was resolved using details about Check-out from the CRU provided in the context.</w:t>
      </w:r>
    </w:p>
    <w:p>
      <w:pPr>
        <w:pStyle w:val="CommentText"/>
      </w:pPr>
    </w:p>
    <w:p>
      <w:pPr>
        <w:pStyle w:val="CommentText"/>
      </w:pPr>
      <w:r>
        <w:t>Sources:</w:t>
      </w:r>
    </w:p>
    <w:p>
      <w:pPr>
        <w:pStyle w:val="CommentText"/>
      </w:pPr>
      <w:r>
        <w:t>- Protocol Example (28Sep2023).docx &gt; Overall Design &gt; Single Ascending Dose</w:t>
      </w:r>
    </w:p>
  </w:comment>
  <w:comment w:id="71"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The following will be done at &lt;Check-out/Day X&gt;.</w:t>
      </w:r>
    </w:p>
    <w:p>
      <w:pPr>
        <w:pStyle w:val="CommentText"/>
      </w:pPr>
      <w:r>
        <w:t>- Next paragraph (head): Follow-Up Visits</w:t>
      </w:r>
    </w:p>
    <w:p>
      <w:pPr>
        <w:pStyle w:val="CommentText"/>
      </w:pPr>
      <w:r>
        <w:t>- Text after (head): .</w:t>
      </w:r>
    </w:p>
    <w:p>
      <w:pPr>
        <w:pStyle w:val="CommentText"/>
      </w:pPr>
      <w:r>
        <w:t>- Search query: Retrieve details about assessments during Check-out or Day X, focusing on lay terminology and procedural descriptions.</w:t>
      </w:r>
    </w:p>
    <w:p>
      <w:pPr>
        <w:pStyle w:val="CommentText"/>
      </w:pPr>
    </w:p>
    <w:p>
      <w:pPr>
        <w:pStyle w:val="CommentText"/>
      </w:pPr>
      <w:r>
        <w:t>The placeholder was resolved using the context regarding assessments and study procedures.</w:t>
      </w:r>
    </w:p>
    <w:p>
      <w:pPr>
        <w:pStyle w:val="CommentText"/>
      </w:pPr>
    </w:p>
    <w:p>
      <w:pPr>
        <w:pStyle w:val="CommentText"/>
      </w:pPr>
      <w:r>
        <w:t>Sources:</w:t>
      </w:r>
    </w:p>
    <w:p>
      <w:pPr>
        <w:pStyle w:val="CommentText"/>
      </w:pPr>
      <w:r>
        <w:t>- Protocol Example (28Sep2023).docx</w:t>
      </w:r>
    </w:p>
  </w:comment>
  <w:comment w:id="72"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The following procedures will be done at the follow-up visits:</w:t>
      </w:r>
    </w:p>
    <w:p>
      <w:pPr>
        <w:pStyle w:val="CommentText"/>
      </w:pPr>
      <w:r>
        <w:t>- Next paragraph (head): Early Discontinuation</w:t>
      </w:r>
    </w:p>
    <w:p>
      <w:pPr>
        <w:pStyle w:val="CommentText"/>
      </w:pPr>
      <w:r>
        <w:t>- Text after (head): .</w:t>
      </w:r>
    </w:p>
    <w:p>
      <w:pPr>
        <w:pStyle w:val="CommentText"/>
      </w:pPr>
      <w:r>
        <w:t>- Search query: Retrieve details about follow-up assessments and differences in procedures based on cohort and day.</w:t>
      </w:r>
    </w:p>
    <w:p>
      <w:pPr>
        <w:pStyle w:val="CommentText"/>
      </w:pPr>
    </w:p>
    <w:p>
      <w:pPr>
        <w:pStyle w:val="CommentText"/>
      </w:pPr>
      <w:r>
        <w:t>Synthesized a bullet list of assessments required during follow-up based on context details.</w:t>
      </w:r>
    </w:p>
    <w:p>
      <w:pPr>
        <w:pStyle w:val="CommentText"/>
      </w:pPr>
    </w:p>
    <w:p>
      <w:pPr>
        <w:pStyle w:val="CommentText"/>
      </w:pPr>
      <w:r>
        <w:t>Sources:</w:t>
      </w:r>
    </w:p>
    <w:p>
      <w:pPr>
        <w:pStyle w:val="CommentText"/>
      </w:pPr>
      <w:r>
        <w:t>- Protocol Example (28Sep2023).docx &gt; Pharmacodynamic Assessments &gt; Exploratory Biomarkers</w:t>
      </w:r>
    </w:p>
    <w:p>
      <w:pPr>
        <w:pStyle w:val="CommentText"/>
      </w:pPr>
      <w:r>
        <w:t>- Protocol Example (28Sep2023).docx &gt; Pharmacokinetic Assessments &gt; Sample Collection and Processing</w:t>
      </w:r>
    </w:p>
    <w:p>
      <w:pPr>
        <w:pStyle w:val="CommentText"/>
      </w:pPr>
      <w:r>
        <w:t>- Protocol Example (28Sep2023).docx</w:t>
      </w:r>
    </w:p>
  </w:comment>
  <w:comment w:id="73"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The following will be done if you leave the study early:</w:t>
      </w:r>
    </w:p>
    <w:p>
      <w:pPr>
        <w:pStyle w:val="CommentText"/>
      </w:pPr>
      <w:r>
        <w:t>- Next paragraph (head): &lt;lay terminology for repeat-dose portion of study&gt;:</w:t>
      </w:r>
    </w:p>
    <w:p>
      <w:pPr>
        <w:pStyle w:val="CommentText"/>
      </w:pPr>
      <w:r>
        <w:t>- Text after (head): .</w:t>
      </w:r>
    </w:p>
    <w:p>
      <w:pPr>
        <w:pStyle w:val="CommentText"/>
      </w:pPr>
      <w:r>
        <w:t>- Search query: Search for lay terminology explanations of assessments required during early discharge, focusing on safety and monitoring procedures.</w:t>
      </w:r>
    </w:p>
    <w:p>
      <w:pPr>
        <w:pStyle w:val="CommentText"/>
      </w:pPr>
    </w:p>
    <w:p>
      <w:pPr>
        <w:pStyle w:val="CommentText"/>
      </w:pPr>
      <w:r>
        <w:t>Synthesized a lay terminology list for assessments based on detailed context.</w:t>
      </w:r>
    </w:p>
    <w:p>
      <w:pPr>
        <w:pStyle w:val="CommentText"/>
      </w:pPr>
    </w:p>
    <w:p>
      <w:pPr>
        <w:pStyle w:val="CommentText"/>
      </w:pPr>
      <w:r>
        <w:t>Sources:</w:t>
      </w:r>
    </w:p>
    <w:p>
      <w:pPr>
        <w:pStyle w:val="CommentText"/>
      </w:pPr>
      <w:r>
        <w:t>- Protocol Example (28Sep2023).docx &gt; Overall Design &gt; Single Ascending Dose</w:t>
      </w:r>
    </w:p>
  </w:comment>
  <w:comment w:id="74"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&lt;Bullet list of lay terminology of all assessments required during ED&gt;.</w:t>
      </w:r>
    </w:p>
    <w:p>
      <w:pPr>
        <w:pStyle w:val="CommentText"/>
      </w:pPr>
      <w:r>
        <w:t>- Next paragraph (head): Screening</w:t>
      </w:r>
    </w:p>
    <w:p>
      <w:pPr>
        <w:pStyle w:val="CommentText"/>
      </w:pPr>
      <w:r>
        <w:t>- Text after (head): :</w:t>
      </w:r>
    </w:p>
    <w:p>
      <w:pPr>
        <w:pStyle w:val="CommentText"/>
      </w:pPr>
      <w:r>
        <w:t>- Search query: Retrieve details about the repeat-dose portion of the study, focusing on design, participant inclusion, and procedural specifics.</w:t>
      </w:r>
    </w:p>
    <w:p>
      <w:pPr>
        <w:pStyle w:val="CommentText"/>
      </w:pPr>
    </w:p>
    <w:p>
      <w:pPr>
        <w:pStyle w:val="CommentText"/>
      </w:pPr>
      <w:r>
        <w:t>The placeholder was resolved using the study description for the repeat-dose portion.</w:t>
      </w:r>
    </w:p>
    <w:p>
      <w:pPr>
        <w:pStyle w:val="CommentText"/>
      </w:pPr>
    </w:p>
    <w:p>
      <w:pPr>
        <w:pStyle w:val="CommentText"/>
      </w:pPr>
      <w:r>
        <w:t>Sources:</w:t>
      </w:r>
    </w:p>
    <w:p>
      <w:pPr>
        <w:pStyle w:val="CommentText"/>
      </w:pPr>
      <w:r>
        <w:t>- Protocol Example (28Sep2023).docx &gt; Overall Design &gt; Repeat-Dose</w:t>
      </w:r>
    </w:p>
  </w:comment>
  <w:comment w:id="75"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will do some tests to find out if you can be in the study. These tests include:</w:t>
      </w:r>
    </w:p>
    <w:p>
      <w:pPr>
        <w:pStyle w:val="CommentText"/>
      </w:pPr>
      <w:r>
        <w:t>- Next paragraph (head): The Screening Visit may take up to X hours and XX minutes of your time.</w:t>
      </w:r>
    </w:p>
    <w:p>
      <w:pPr>
        <w:pStyle w:val="CommentText"/>
      </w:pPr>
      <w:r>
        <w:t>- Text after (head): .</w:t>
      </w:r>
    </w:p>
    <w:p>
      <w:pPr>
        <w:pStyle w:val="CommentText"/>
      </w:pPr>
      <w:r>
        <w:t>- Search query: Retrieve detailed descriptions of all assessments required during screening and summarize them in layman's terms.</w:t>
      </w:r>
    </w:p>
    <w:p>
      <w:pPr>
        <w:pStyle w:val="CommentText"/>
      </w:pPr>
    </w:p>
    <w:p>
      <w:pPr>
        <w:pStyle w:val="CommentText"/>
      </w:pPr>
      <w:r>
        <w:t>Replaced the placeholder with a bullet list summarizing the lay terminology for assessments required during screening as described in the context.</w:t>
      </w:r>
    </w:p>
    <w:p>
      <w:pPr>
        <w:pStyle w:val="CommentText"/>
      </w:pPr>
    </w:p>
    <w:p>
      <w:pPr>
        <w:pStyle w:val="CommentText"/>
      </w:pPr>
      <w:r>
        <w:t>Sources:</w:t>
      </w:r>
    </w:p>
    <w:p>
      <w:pPr>
        <w:pStyle w:val="CommentText"/>
      </w:pPr>
      <w:r>
        <w:t>- Protocol Example (28Sep2023).docx &gt; Inclusion Criteria</w:t>
      </w:r>
    </w:p>
  </w:comment>
  <w:comment w:id="76"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The Screening Visit may take up to X hours and XX minutes of your time.</w:t>
      </w:r>
    </w:p>
    <w:p>
      <w:pPr>
        <w:pStyle w:val="CommentText"/>
      </w:pPr>
      <w:r>
        <w:t>- Next paragraph (head): Study Procedures Check-in/Day 1</w:t>
      </w:r>
    </w:p>
    <w:p>
      <w:pPr>
        <w:pStyle w:val="CommentText"/>
      </w:pPr>
      <w:r>
        <w:t>- Text before (tail): dy, you will return to the clinic within</w:t>
      </w:r>
    </w:p>
    <w:p>
      <w:pPr>
        <w:pStyle w:val="CommentText"/>
      </w:pPr>
      <w:r>
        <w:t>- Text after (head): for the Study Period.</w:t>
      </w:r>
    </w:p>
    <w:p>
      <w:pPr>
        <w:pStyle w:val="CommentText"/>
      </w:pPr>
      <w:r>
        <w:t>- Search query: Retrieve details about the screening duration and study timelines to accurately resolve placeholders related to study periods.</w:t>
      </w:r>
    </w:p>
    <w:p>
      <w:pPr>
        <w:pStyle w:val="CommentText"/>
      </w:pPr>
    </w:p>
    <w:p>
      <w:pPr>
        <w:pStyle w:val="CommentText"/>
      </w:pPr>
      <w:r>
        <w:t>The context specifies a screening window of 35 days prior to study intervention administration.</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Overall Design &gt; Repeat-Dose</w:t>
      </w:r>
    </w:p>
  </w:comment>
  <w:comment w:id="77"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prescription medicines, vitamins or herbs you have taken since your last visit.</w:t>
      </w:r>
    </w:p>
    <w:p>
      <w:pPr>
        <w:pStyle w:val="CommentText"/>
      </w:pPr>
      <w:r>
        <w:t>- Next paragraph (head): First In-Patient Period</w:t>
      </w:r>
    </w:p>
    <w:p>
      <w:pPr>
        <w:pStyle w:val="CommentText"/>
      </w:pPr>
      <w:r>
        <w:t>- Text after (head): .</w:t>
      </w:r>
    </w:p>
    <w:p>
      <w:pPr>
        <w:pStyle w:val="CommentText"/>
      </w:pPr>
      <w:r>
        <w:t>- Search query: Retrieve information specific to assessments required during Check-in/Day1 for clinical studies, emphasizing lay terminology.</w:t>
      </w:r>
    </w:p>
    <w:p>
      <w:pPr>
        <w:pStyle w:val="CommentText"/>
      </w:pPr>
    </w:p>
    <w:p>
      <w:pPr>
        <w:pStyle w:val="CommentText"/>
      </w:pPr>
      <w:r>
        <w:t>The placeholder was resolved using details about assessments required during Check-in/Day1 from the context.</w:t>
      </w:r>
    </w:p>
    <w:p>
      <w:pPr>
        <w:pStyle w:val="CommentText"/>
      </w:pPr>
    </w:p>
    <w:p>
      <w:pPr>
        <w:pStyle w:val="CommentText"/>
      </w:pPr>
      <w:r>
        <w:t>Sources:</w:t>
      </w:r>
    </w:p>
    <w:p>
      <w:pPr>
        <w:pStyle w:val="CommentText"/>
      </w:pPr>
      <w:r>
        <w:t>- Protocol Example (28Sep2023).docx &gt; Overall Design &gt; Single Ascending Dose</w:t>
      </w:r>
    </w:p>
  </w:comment>
  <w:comment w:id="78"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The following will be done during the first In-Patient part of the study.</w:t>
      </w:r>
    </w:p>
    <w:p>
      <w:pPr>
        <w:pStyle w:val="CommentText"/>
      </w:pPr>
      <w:r>
        <w:t>- Next paragraph (head): &lt;First Check-out/Day X&gt;</w:t>
      </w:r>
    </w:p>
    <w:p>
      <w:pPr>
        <w:pStyle w:val="CommentText"/>
      </w:pPr>
      <w:r>
        <w:t>- Text after (head): .</w:t>
      </w:r>
    </w:p>
    <w:p>
      <w:pPr>
        <w:pStyle w:val="CommentText"/>
      </w:pPr>
      <w:r>
        <w:t>- Search query: Retrieve details on assessments conducted during the first in-residence period, focusing on safety, clinical, and pharmacokinetic parameters.</w:t>
      </w:r>
    </w:p>
    <w:p>
      <w:pPr>
        <w:pStyle w:val="CommentText"/>
      </w:pPr>
    </w:p>
    <w:p>
      <w:pPr>
        <w:pStyle w:val="CommentText"/>
      </w:pPr>
      <w:r>
        <w:t>Summarized assessments required during the first in-residence period based on the provided context.</w:t>
      </w:r>
    </w:p>
    <w:p>
      <w:pPr>
        <w:pStyle w:val="CommentText"/>
      </w:pPr>
    </w:p>
    <w:p>
      <w:pPr>
        <w:pStyle w:val="CommentText"/>
      </w:pPr>
      <w:r>
        <w:t>Sources:</w:t>
      </w:r>
    </w:p>
    <w:p>
      <w:pPr>
        <w:pStyle w:val="CommentText"/>
      </w:pPr>
      <w:r>
        <w:t>- Protocol Example (28Sep2023).docx &gt; Overall Design &gt; Repeat-Dose</w:t>
      </w:r>
    </w:p>
    <w:p>
      <w:pPr>
        <w:pStyle w:val="CommentText"/>
      </w:pPr>
      <w:r>
        <w:t>- Protocol Example (28Sep2023).docx &gt; Overall Design &gt; Single Ascending Dose</w:t>
      </w:r>
    </w:p>
  </w:comment>
  <w:comment w:id="79" w:author="AgileWriter" w:initials="AW" w:date="2026-06-11T09:20:44Z">
    <w:p>
      <w:pPr>
        <w:pStyle w:val="CommentText"/>
      </w:pPr>
      <w:r>
        <w:rPr>
          <w:rStyle w:val="CommentReference"/>
        </w:rPr>
        <w:annotationRef/>
      </w:r>
      <w:r>
        <w:t xml:space="preserve">context - </w:t>
      </w:r>
    </w:p>
    <w:p>
      <w:pPr>
        <w:pStyle w:val="CommentText"/>
      </w:pPr>
      <w:r>
        <w:t>- Type: Paragraph</w:t>
      </w:r>
    </w:p>
    <w:p>
      <w:pPr>
        <w:pStyle w:val="CommentText"/>
      </w:pPr>
      <w:r>
        <w:t>- Heading: WHAT WILL HAPPEN DURING THE STUDY (level 1)</w:t>
      </w:r>
    </w:p>
    <w:p>
      <w:pPr>
        <w:pStyle w:val="CommentText"/>
      </w:pPr>
      <w:r>
        <w:t>- Prev paragraph (tail): nce period; note differences in assessments based on the day of “in-residence”&gt;.</w:t>
      </w:r>
    </w:p>
    <w:p>
      <w:pPr>
        <w:pStyle w:val="CommentText"/>
      </w:pPr>
      <w:r>
        <w:t>- Next paragraph (head): The following will be done at &lt;first Check-out/Day X&gt;.</w:t>
      </w:r>
    </w:p>
    <w:p>
      <w:pPr>
        <w:pStyle w:val="CommentText"/>
      </w:pPr>
      <w:r>
        <w:t>- Search query: Retrieve information specific to the first Check-out or Day X in relation to participant follow-up activities post-dosing.</w:t>
      </w:r>
    </w:p>
    <w:p>
      <w:pPr>
        <w:pStyle w:val="CommentText"/>
      </w:pPr>
    </w:p>
    <w:p>
      <w:pPr>
        <w:pStyle w:val="CommentText"/>
      </w:pPr>
      <w:r>
        <w:t>Summarized details regarding follow-up visits after the first check-out, aligning with the placeholder's positional context.</w:t>
      </w:r>
    </w:p>
    <w:p>
      <w:pPr>
        <w:pStyle w:val="CommentText"/>
      </w:pPr>
    </w:p>
    <w:p>
      <w:pPr>
        <w:pStyle w:val="CommentText"/>
      </w:pPr>
      <w:r>
        <w:t>Sources:</w:t>
      </w:r>
    </w:p>
    <w:p>
      <w:pPr>
        <w:pStyle w:val="CommentText"/>
      </w:pPr>
      <w:r>
        <w:t>- Protocol Example (28Sep2023).docx &gt; Overall Design &gt; Single Ascending Dose</w:t>
      </w:r>
    </w:p>
  </w:comment>
  <w:comment w:id="80"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&lt;First Check-out/Day X&gt;</w:t>
      </w:r>
    </w:p>
    <w:p>
      <w:pPr>
        <w:pStyle w:val="CommentText"/>
      </w:pPr>
      <w:r>
        <w:t>- Next paragraph (head): &lt;Bullet list of lay terminology of all assessments required during first Check-o</w:t>
      </w:r>
    </w:p>
    <w:p>
      <w:pPr>
        <w:pStyle w:val="CommentText"/>
      </w:pPr>
      <w:r>
        <w:t>- Text before (tail): The following will be done at</w:t>
      </w:r>
    </w:p>
    <w:p>
      <w:pPr>
        <w:pStyle w:val="CommentText"/>
      </w:pPr>
      <w:r>
        <w:t>- Text after (head): .</w:t>
      </w:r>
    </w:p>
    <w:p>
      <w:pPr>
        <w:pStyle w:val="CommentText"/>
      </w:pPr>
      <w:r>
        <w:t>- Search query: Retrieve details about participant schedules and residency during clinical trials to confirm placeholder resolution.</w:t>
      </w:r>
    </w:p>
    <w:p>
      <w:pPr>
        <w:pStyle w:val="CommentText"/>
      </w:pPr>
    </w:p>
    <w:p>
      <w:pPr>
        <w:pStyle w:val="CommentText"/>
      </w:pPr>
      <w:r>
        <w:t>Resolved 'Day X' to 'Day 8' based on participant residency details in the CRU.</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Overall Design &gt; Single Ascending Dose</w:t>
      </w:r>
    </w:p>
  </w:comment>
  <w:comment w:id="81"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The following will be done at &lt;first Check-out/Day X&gt;.</w:t>
      </w:r>
    </w:p>
    <w:p>
      <w:pPr>
        <w:pStyle w:val="CommentText"/>
      </w:pPr>
      <w:r>
        <w:t>- Next paragraph (head): Out-Patient Period</w:t>
      </w:r>
    </w:p>
    <w:p>
      <w:pPr>
        <w:pStyle w:val="CommentText"/>
      </w:pPr>
      <w:r>
        <w:t>- Text after (head): .</w:t>
      </w:r>
    </w:p>
    <w:p>
      <w:pPr>
        <w:pStyle w:val="CommentText"/>
      </w:pPr>
      <w:r>
        <w:t>- Search query: Retrieve details specific to assessments mentioned during the first Check-out phase, focusing on lay terminology and participant-facing descriptions.</w:t>
      </w:r>
    </w:p>
    <w:p>
      <w:pPr>
        <w:pStyle w:val="CommentText"/>
      </w:pPr>
    </w:p>
    <w:p>
      <w:pPr>
        <w:pStyle w:val="CommentText"/>
      </w:pPr>
      <w:r>
        <w:t>The placeholder was resolved with a bullet list summarizing all assessments required during the first Check-out based on the context provided.</w:t>
      </w:r>
    </w:p>
    <w:p>
      <w:pPr>
        <w:pStyle w:val="CommentText"/>
      </w:pPr>
    </w:p>
    <w:p>
      <w:pPr>
        <w:pStyle w:val="CommentText"/>
      </w:pPr>
      <w:r>
        <w:t>Sources:</w:t>
      </w:r>
    </w:p>
    <w:p>
      <w:pPr>
        <w:pStyle w:val="CommentText"/>
      </w:pPr>
      <w:r>
        <w:t>- Protocol Example (28Sep2023).docx &gt; Overall Design &gt; Single Ascending Dose</w:t>
      </w:r>
    </w:p>
  </w:comment>
  <w:comment w:id="82"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The following will be done during the out-patient part of the study.</w:t>
      </w:r>
    </w:p>
    <w:p>
      <w:pPr>
        <w:pStyle w:val="CommentText"/>
      </w:pPr>
      <w:r>
        <w:t>- Next paragraph (head): &lt;Second Check-in/Day X&gt;</w:t>
      </w:r>
    </w:p>
    <w:p>
      <w:pPr>
        <w:pStyle w:val="CommentText"/>
      </w:pPr>
      <w:r>
        <w:t>- Text after (head): .</w:t>
      </w:r>
    </w:p>
    <w:p>
      <w:pPr>
        <w:pStyle w:val="CommentText"/>
      </w:pPr>
      <w:r>
        <w:t>- Search query: Retrieve details of assessments required during the non-residential study period, focusing on lay terminology and differences based on days.</w:t>
      </w:r>
    </w:p>
    <w:p>
      <w:pPr>
        <w:pStyle w:val="CommentText"/>
      </w:pPr>
    </w:p>
    <w:p>
      <w:pPr>
        <w:pStyle w:val="CommentText"/>
      </w:pPr>
      <w:r>
        <w:t>Generated a list summarizing assessments during the non-residential study period based on available context.</w:t>
      </w:r>
    </w:p>
    <w:p>
      <w:pPr>
        <w:pStyle w:val="CommentText"/>
      </w:pPr>
    </w:p>
    <w:p>
      <w:pPr>
        <w:pStyle w:val="CommentText"/>
      </w:pPr>
      <w:r>
        <w:t>Sources:</w:t>
      </w:r>
    </w:p>
    <w:p>
      <w:pPr>
        <w:pStyle w:val="CommentText"/>
      </w:pPr>
      <w:r>
        <w:t>- Protocol Example (28Sep2023).docx &gt; Pharmacodynamic Assessments &gt; Exploratory Biomarkers</w:t>
      </w:r>
    </w:p>
    <w:p>
      <w:pPr>
        <w:pStyle w:val="CommentText"/>
      </w:pPr>
      <w:r>
        <w:t>- Protocol Example (28Sep2023).docx &gt; Pharmacodynamic Assessments</w:t>
      </w:r>
    </w:p>
    <w:p>
      <w:pPr>
        <w:pStyle w:val="CommentText"/>
      </w:pPr>
      <w:r>
        <w:t>- Protocol Example (28Sep2023).docx &gt; Safety Assessments &gt; Electrocardiograms</w:t>
      </w:r>
    </w:p>
    <w:p>
      <w:pPr>
        <w:pStyle w:val="CommentText"/>
      </w:pPr>
      <w:r>
        <w:t>- Protocol Example (28Sep2023).docx &gt; Safety Assessments &gt; Clinical Safety Laboratory Assessments</w:t>
      </w:r>
    </w:p>
  </w:comment>
  <w:comment w:id="83" w:author="AgileWriter" w:initials="AW" w:date="2026-06-11T09:20:44Z">
    <w:p>
      <w:pPr>
        <w:pStyle w:val="CommentText"/>
      </w:pPr>
      <w:r>
        <w:rPr>
          <w:rStyle w:val="CommentReference"/>
        </w:rPr>
        <w:annotationRef/>
      </w:r>
      <w:r>
        <w:t xml:space="preserve">context - </w:t>
      </w:r>
    </w:p>
    <w:p>
      <w:pPr>
        <w:pStyle w:val="CommentText"/>
      </w:pPr>
      <w:r>
        <w:t>- Type: Paragraph</w:t>
      </w:r>
    </w:p>
    <w:p>
      <w:pPr>
        <w:pStyle w:val="CommentText"/>
      </w:pPr>
      <w:r>
        <w:t>- Heading: WHAT WILL HAPPEN DURING THE STUDY (level 1)</w:t>
      </w:r>
    </w:p>
    <w:p>
      <w:pPr>
        <w:pStyle w:val="CommentText"/>
      </w:pPr>
      <w:r>
        <w:t>- Prev paragraph (tail): period; note differences in assessments based on the days of “non-residential”&gt;.</w:t>
      </w:r>
    </w:p>
    <w:p>
      <w:pPr>
        <w:pStyle w:val="CommentText"/>
      </w:pPr>
      <w:r>
        <w:t>- Next paragraph (head): The following will be done at &lt;second Check-in/Day X&gt;.</w:t>
      </w:r>
    </w:p>
    <w:p>
      <w:pPr>
        <w:pStyle w:val="CommentText"/>
      </w:pPr>
      <w:r>
        <w:t>- Search query: Retrieve information on 'Second Check-in' or 'Day X' procedures, assessments, and scheduling from the context.</w:t>
      </w:r>
    </w:p>
    <w:p>
      <w:pPr>
        <w:pStyle w:val="CommentText"/>
      </w:pPr>
    </w:p>
    <w:p>
      <w:pPr>
        <w:pStyle w:val="CommentText"/>
      </w:pPr>
      <w:r>
        <w:t>Summarized the context regarding follow-up visits and assessments for the specified placeholder.</w:t>
      </w:r>
    </w:p>
    <w:p>
      <w:pPr>
        <w:pStyle w:val="CommentText"/>
      </w:pPr>
    </w:p>
    <w:p>
      <w:pPr>
        <w:pStyle w:val="CommentText"/>
      </w:pPr>
      <w:r>
        <w:t>Sources:</w:t>
      </w:r>
    </w:p>
    <w:p>
      <w:pPr>
        <w:pStyle w:val="CommentText"/>
      </w:pPr>
      <w:r>
        <w:t>- Protocol Example (28Sep2023).docx &gt; Overall Design &gt; Single Ascending Dose</w:t>
      </w:r>
    </w:p>
  </w:comment>
  <w:comment w:id="84"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&lt;Second Check-in/Day X&gt;</w:t>
      </w:r>
    </w:p>
    <w:p>
      <w:pPr>
        <w:pStyle w:val="CommentText"/>
      </w:pPr>
      <w:r>
        <w:t>- Next paragraph (head): You will be asked questions to be sure that you still qualify for this study.</w:t>
      </w:r>
    </w:p>
    <w:p>
      <w:pPr>
        <w:pStyle w:val="CommentText"/>
      </w:pPr>
      <w:r>
        <w:t>- Text before (tail): The following will be done at</w:t>
      </w:r>
    </w:p>
    <w:p>
      <w:pPr>
        <w:pStyle w:val="CommentText"/>
      </w:pPr>
      <w:r>
        <w:t>- Text after (head): .</w:t>
      </w:r>
    </w:p>
    <w:p>
      <w:pPr>
        <w:pStyle w:val="CommentText"/>
      </w:pPr>
      <w:r>
        <w:t>- Search query: Retrieve content related to participant scheduling and study days for clinical trials.</w:t>
      </w:r>
    </w:p>
    <w:p>
      <w:pPr>
        <w:pStyle w:val="CommentText"/>
      </w:pPr>
    </w:p>
    <w:p>
      <w:pPr>
        <w:pStyle w:val="CommentText"/>
      </w:pPr>
      <w:r>
        <w:t>The placeholder was resolved using the context detailing participant schedule during the clinical study.</w:t>
      </w:r>
    </w:p>
    <w:p>
      <w:pPr>
        <w:pStyle w:val="CommentText"/>
      </w:pPr>
    </w:p>
    <w:p>
      <w:pPr>
        <w:pStyle w:val="CommentText"/>
      </w:pPr>
      <w:r>
        <w:t>Sources:</w:t>
      </w:r>
    </w:p>
    <w:p>
      <w:pPr>
        <w:pStyle w:val="CommentText"/>
      </w:pPr>
      <w:r>
        <w:t>- Protocol Example (28Sep2023).docx &gt; Overall Design &gt; Single Ascending Dose</w:t>
      </w:r>
    </w:p>
  </w:comment>
  <w:comment w:id="85"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prescription medicines, vitamins or herbs you have taken since your last visit.</w:t>
      </w:r>
    </w:p>
    <w:p>
      <w:pPr>
        <w:pStyle w:val="CommentText"/>
      </w:pPr>
      <w:r>
        <w:t>- Next paragraph (head): Second In-Patient Period</w:t>
      </w:r>
    </w:p>
    <w:p>
      <w:pPr>
        <w:pStyle w:val="CommentText"/>
      </w:pPr>
      <w:r>
        <w:t>- Text after (head): .</w:t>
      </w:r>
    </w:p>
    <w:p>
      <w:pPr>
        <w:pStyle w:val="CommentText"/>
      </w:pPr>
      <w:r>
        <w:t>- Search query: Retrieve information about assessments required during the check-in phase, focusing on lay terminology.</w:t>
      </w:r>
    </w:p>
    <w:p>
      <w:pPr>
        <w:pStyle w:val="CommentText"/>
      </w:pPr>
    </w:p>
    <w:p>
      <w:pPr>
        <w:pStyle w:val="CommentText"/>
      </w:pPr>
      <w:r>
        <w:t>The placeholder was resolved using details about safety measurements and assessments during the study.</w:t>
      </w:r>
    </w:p>
    <w:p>
      <w:pPr>
        <w:pStyle w:val="CommentText"/>
      </w:pPr>
    </w:p>
    <w:p>
      <w:pPr>
        <w:pStyle w:val="CommentText"/>
      </w:pPr>
      <w:r>
        <w:t>Sources:</w:t>
      </w:r>
    </w:p>
    <w:p>
      <w:pPr>
        <w:pStyle w:val="CommentText"/>
      </w:pPr>
      <w:r>
        <w:t>- Protocol Example (28Sep2023).docx &gt; Overall Design &gt; Single Ascending Dose</w:t>
      </w:r>
    </w:p>
  </w:comment>
  <w:comment w:id="86"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The following will be done during the second In-Patient part of the study:</w:t>
      </w:r>
    </w:p>
    <w:p>
      <w:pPr>
        <w:pStyle w:val="CommentText"/>
      </w:pPr>
      <w:r>
        <w:t>- Next paragraph (head): &lt;Final Check-out/Day X&gt;</w:t>
      </w:r>
    </w:p>
    <w:p>
      <w:pPr>
        <w:pStyle w:val="CommentText"/>
      </w:pPr>
      <w:r>
        <w:t>- Text after (head): .</w:t>
      </w:r>
    </w:p>
    <w:p>
      <w:pPr>
        <w:pStyle w:val="CommentText"/>
      </w:pPr>
      <w:r>
        <w:t>- Search query: Retrieve details about assessments conducted during the second in-residence period of the study, focusing on lay terminology and day-specific differences.</w:t>
      </w:r>
    </w:p>
    <w:p>
      <w:pPr>
        <w:pStyle w:val="CommentText"/>
      </w:pPr>
    </w:p>
    <w:p>
      <w:pPr>
        <w:pStyle w:val="CommentText"/>
      </w:pPr>
      <w:r>
        <w:t>Generated a bullet list summarizing the assessments during the second in-residence period based on provided context.</w:t>
      </w:r>
    </w:p>
    <w:p>
      <w:pPr>
        <w:pStyle w:val="CommentText"/>
      </w:pPr>
    </w:p>
    <w:p>
      <w:pPr>
        <w:pStyle w:val="CommentText"/>
      </w:pPr>
      <w:r>
        <w:t>Sources:</w:t>
      </w:r>
    </w:p>
    <w:p>
      <w:pPr>
        <w:pStyle w:val="CommentText"/>
      </w:pPr>
      <w:r>
        <w:t>- Protocol Example (28Sep2023).docx &gt; Pharmacodynamic Assessments &gt; Exploratory Biomarkers</w:t>
      </w:r>
    </w:p>
    <w:p>
      <w:pPr>
        <w:pStyle w:val="CommentText"/>
      </w:pPr>
      <w:r>
        <w:t>- Protocol Example (28Sep2023).docx &gt; Benefit/Risk Assessment</w:t>
      </w:r>
    </w:p>
    <w:p>
      <w:pPr>
        <w:pStyle w:val="CommentText"/>
      </w:pPr>
      <w:r>
        <w:t>- Protocol Example (28Sep2023).docx &gt; Pharmacodynamic Assessments</w:t>
      </w:r>
    </w:p>
    <w:p>
      <w:pPr>
        <w:pStyle w:val="CommentText"/>
      </w:pPr>
      <w:r>
        <w:t>- Protocol Example (28Sep2023).docx &gt; Pharmacokinetic Assessments &gt; Sample Collection and Processing</w:t>
      </w:r>
    </w:p>
  </w:comment>
  <w:comment w:id="87" w:author="AgileWriter" w:initials="AW" w:date="2026-06-11T09:20:44Z">
    <w:p>
      <w:pPr>
        <w:pStyle w:val="CommentText"/>
      </w:pPr>
      <w:r>
        <w:rPr>
          <w:rStyle w:val="CommentReference"/>
        </w:rPr>
        <w:annotationRef/>
      </w:r>
      <w:r>
        <w:t xml:space="preserve">context - </w:t>
      </w:r>
    </w:p>
    <w:p>
      <w:pPr>
        <w:pStyle w:val="CommentText"/>
      </w:pPr>
      <w:r>
        <w:t>- Type: Paragraph</w:t>
      </w:r>
    </w:p>
    <w:p>
      <w:pPr>
        <w:pStyle w:val="CommentText"/>
      </w:pPr>
      <w:r>
        <w:t>- Heading: WHAT WILL HAPPEN DURING THE STUDY (level 1)</w:t>
      </w:r>
    </w:p>
    <w:p>
      <w:pPr>
        <w:pStyle w:val="CommentText"/>
      </w:pPr>
      <w:r>
        <w:t>- Prev paragraph (tail): nce period; note differences in assessments based on the day of “in-residence”&gt;.</w:t>
      </w:r>
    </w:p>
    <w:p>
      <w:pPr>
        <w:pStyle w:val="CommentText"/>
      </w:pPr>
      <w:r>
        <w:t>- Next paragraph (head): The following will be done at &lt;final Check-out/Day X&gt;.</w:t>
      </w:r>
    </w:p>
    <w:p>
      <w:pPr>
        <w:pStyle w:val="CommentText"/>
      </w:pPr>
      <w:r>
        <w:t>- Search query: Retrieve information detailing procedures and schedules associated with the final Check-out or Day X, particularly focusing on follow-up activities and timelines.</w:t>
      </w:r>
    </w:p>
    <w:p>
      <w:pPr>
        <w:pStyle w:val="CommentText"/>
      </w:pPr>
    </w:p>
    <w:p>
      <w:pPr>
        <w:pStyle w:val="CommentText"/>
      </w:pPr>
      <w:r>
        <w:t>The placeholder was resolved using information about post-dosing follow-up schedules after Check-out from the CRU.</w:t>
      </w:r>
    </w:p>
    <w:p>
      <w:pPr>
        <w:pStyle w:val="CommentText"/>
      </w:pPr>
    </w:p>
    <w:p>
      <w:pPr>
        <w:pStyle w:val="CommentText"/>
      </w:pPr>
      <w:r>
        <w:t>Sources:</w:t>
      </w:r>
    </w:p>
    <w:p>
      <w:pPr>
        <w:pStyle w:val="CommentText"/>
      </w:pPr>
      <w:r>
        <w:t>- Protocol Example (28Sep2023).docx &gt; Overall Design &gt; Single Ascending Dose</w:t>
      </w:r>
    </w:p>
  </w:comment>
  <w:comment w:id="88"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&lt;Final Check-out/Day X&gt;</w:t>
      </w:r>
    </w:p>
    <w:p>
      <w:pPr>
        <w:pStyle w:val="CommentText"/>
      </w:pPr>
      <w:r>
        <w:t>- Next paragraph (head): &lt;Bullet list of lay terminology of all assessments required during final Check-o</w:t>
      </w:r>
    </w:p>
    <w:p>
      <w:pPr>
        <w:pStyle w:val="CommentText"/>
      </w:pPr>
      <w:r>
        <w:t>- Text before (tail): The following will be done at</w:t>
      </w:r>
    </w:p>
    <w:p>
      <w:pPr>
        <w:pStyle w:val="CommentText"/>
      </w:pPr>
      <w:r>
        <w:t>- Text after (head): .</w:t>
      </w:r>
    </w:p>
    <w:p>
      <w:pPr>
        <w:pStyle w:val="CommentText"/>
      </w:pPr>
      <w:r>
        <w:t>- Search query: Retrieve precise residency days for cohorts during study intervention phases.</w:t>
      </w:r>
    </w:p>
    <w:p>
      <w:pPr>
        <w:pStyle w:val="CommentText"/>
      </w:pPr>
    </w:p>
    <w:p>
      <w:pPr>
        <w:pStyle w:val="CommentText"/>
      </w:pPr>
      <w:r>
        <w:t>Replaced placeholder with Day 8 based on residency duration in the CRU.</w:t>
      </w:r>
    </w:p>
    <w:p>
      <w:pPr>
        <w:pStyle w:val="CommentText"/>
      </w:pPr>
    </w:p>
    <w:p>
      <w:pPr>
        <w:pStyle w:val="CommentText"/>
      </w:pPr>
      <w:r>
        <w:t>Sources:</w:t>
      </w:r>
    </w:p>
    <w:p>
      <w:pPr>
        <w:pStyle w:val="CommentText"/>
      </w:pPr>
      <w:r>
        <w:t>- Protocol Example (28Sep2023).docx &gt; Overall Design &gt; Single Ascending Dose</w:t>
      </w:r>
    </w:p>
  </w:comment>
  <w:comment w:id="89"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The following will be done at &lt;final Check-out/Day X&gt;.</w:t>
      </w:r>
    </w:p>
    <w:p>
      <w:pPr>
        <w:pStyle w:val="CommentText"/>
      </w:pPr>
      <w:r>
        <w:t>- Next paragraph (head): Follow-Up Visits</w:t>
      </w:r>
    </w:p>
    <w:p>
      <w:pPr>
        <w:pStyle w:val="CommentText"/>
      </w:pPr>
      <w:r>
        <w:t>- Text after (head): .</w:t>
      </w:r>
    </w:p>
    <w:p>
      <w:pPr>
        <w:pStyle w:val="CommentText"/>
      </w:pPr>
      <w:r>
        <w:t>- Search query: Retrieve details about assessments conducted at final Check-out in lay terminology.</w:t>
      </w:r>
    </w:p>
    <w:p>
      <w:pPr>
        <w:pStyle w:val="CommentText"/>
      </w:pPr>
    </w:p>
    <w:p>
      <w:pPr>
        <w:pStyle w:val="CommentText"/>
      </w:pPr>
      <w:r>
        <w:t>Generated a bullet list summarizing lay terminology for assessments during final Check-out.</w:t>
      </w:r>
    </w:p>
    <w:p>
      <w:pPr>
        <w:pStyle w:val="CommentText"/>
      </w:pPr>
    </w:p>
    <w:p>
      <w:pPr>
        <w:pStyle w:val="CommentText"/>
      </w:pPr>
      <w:r>
        <w:t>Sources:</w:t>
      </w:r>
    </w:p>
    <w:p>
      <w:pPr>
        <w:pStyle w:val="CommentText"/>
      </w:pPr>
      <w:r>
        <w:t>- Protocol Example (28Sep2023).docx</w:t>
      </w:r>
    </w:p>
    <w:p>
      <w:pPr>
        <w:pStyle w:val="CommentText"/>
      </w:pPr>
      <w:r>
        <w:t>- Protocol Example (28Sep2023).docx &gt; Benefit/Risk Assessment</w:t>
      </w:r>
    </w:p>
  </w:comment>
  <w:comment w:id="90"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The following procedures will be done at the follow-up visits:</w:t>
      </w:r>
    </w:p>
    <w:p>
      <w:pPr>
        <w:pStyle w:val="CommentText"/>
      </w:pPr>
      <w:r>
        <w:t>- Next paragraph (head): Early Discontinuation</w:t>
      </w:r>
    </w:p>
    <w:p>
      <w:pPr>
        <w:pStyle w:val="CommentText"/>
      </w:pPr>
      <w:r>
        <w:t>- Text after (head): .</w:t>
      </w:r>
    </w:p>
    <w:p>
      <w:pPr>
        <w:pStyle w:val="CommentText"/>
      </w:pPr>
      <w:r>
        <w:t>- Search query: Retrieve details about follow-up assessments and differences in procedures based on cohort and day.</w:t>
      </w:r>
    </w:p>
    <w:p>
      <w:pPr>
        <w:pStyle w:val="CommentText"/>
      </w:pPr>
    </w:p>
    <w:p>
      <w:pPr>
        <w:pStyle w:val="CommentText"/>
      </w:pPr>
      <w:r>
        <w:t>Synthesized a bullet list of assessments required during follow-up based on context details.</w:t>
      </w:r>
    </w:p>
    <w:p>
      <w:pPr>
        <w:pStyle w:val="CommentText"/>
      </w:pPr>
    </w:p>
    <w:p>
      <w:pPr>
        <w:pStyle w:val="CommentText"/>
      </w:pPr>
      <w:r>
        <w:t>Sources:</w:t>
      </w:r>
    </w:p>
    <w:p>
      <w:pPr>
        <w:pStyle w:val="CommentText"/>
      </w:pPr>
      <w:r>
        <w:t>- Protocol Example (28Sep2023).docx &gt; Pharmacodynamic Assessments &gt; Exploratory Biomarkers</w:t>
      </w:r>
    </w:p>
    <w:p>
      <w:pPr>
        <w:pStyle w:val="CommentText"/>
      </w:pPr>
      <w:r>
        <w:t>- Protocol Example (28Sep2023).docx &gt; Pharmacokinetic Assessments &gt; Sample Collection and Processing</w:t>
      </w:r>
    </w:p>
    <w:p>
      <w:pPr>
        <w:pStyle w:val="CommentText"/>
      </w:pPr>
      <w:r>
        <w:t>- Protocol Example (28Sep2023).docx</w:t>
      </w:r>
    </w:p>
  </w:comment>
  <w:comment w:id="91"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The following will be done if you leave the study early:</w:t>
      </w:r>
    </w:p>
    <w:p>
      <w:pPr>
        <w:pStyle w:val="CommentText"/>
      </w:pPr>
      <w:r>
        <w:t>- Next paragraph (head): Blood Samples:</w:t>
      </w:r>
    </w:p>
    <w:p>
      <w:pPr>
        <w:pStyle w:val="CommentText"/>
      </w:pPr>
      <w:r>
        <w:t>- Text after (head): .</w:t>
      </w:r>
    </w:p>
    <w:p>
      <w:pPr>
        <w:pStyle w:val="CommentText"/>
      </w:pPr>
      <w:r>
        <w:t>- Search query: Retrieve details about lay terminology for clinical assessments conducted during early discontinuation from a study.</w:t>
      </w:r>
    </w:p>
    <w:p>
      <w:pPr>
        <w:pStyle w:val="CommentText"/>
      </w:pPr>
    </w:p>
    <w:p>
      <w:pPr>
        <w:pStyle w:val="CommentText"/>
      </w:pPr>
      <w:r>
        <w:t>Summarized and formatted safety and assessment measurements into a lay terminology bullet list.</w:t>
      </w:r>
    </w:p>
    <w:p>
      <w:pPr>
        <w:pStyle w:val="CommentText"/>
      </w:pPr>
    </w:p>
    <w:p>
      <w:pPr>
        <w:pStyle w:val="CommentText"/>
      </w:pPr>
      <w:r>
        <w:t>Sources:</w:t>
      </w:r>
    </w:p>
    <w:p>
      <w:pPr>
        <w:pStyle w:val="CommentText"/>
      </w:pPr>
      <w:r>
        <w:t>- Protocol Example (28Sep2023).docx &gt; Overall Design &gt; Single Ascending Dose</w:t>
      </w:r>
    </w:p>
  </w:comment>
  <w:comment w:id="92"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or by a tube that is left in your arm. You cannot choose how the blood is taken.</w:t>
      </w:r>
    </w:p>
    <w:p>
      <w:pPr>
        <w:pStyle w:val="CommentText"/>
      </w:pPr>
      <w:r>
        <w:t>- Next paragraph (head): There will be about XX blood draws. The total amount of blood drawn will be abou</w:t>
      </w:r>
    </w:p>
    <w:p>
      <w:pPr>
        <w:pStyle w:val="CommentText"/>
      </w:pPr>
      <w:r>
        <w:t>- Text after (head): :</w:t>
      </w:r>
    </w:p>
    <w:p>
      <w:pPr>
        <w:pStyle w:val="CommentText"/>
      </w:pPr>
      <w:r>
        <w:t>- Search query: Retrieve detailed descriptions of the SAD study design and cohort structure, focusing on lay terminology and participant details.</w:t>
      </w:r>
    </w:p>
    <w:p>
      <w:pPr>
        <w:pStyle w:val="CommentText"/>
      </w:pPr>
    </w:p>
    <w:p>
      <w:pPr>
        <w:pStyle w:val="CommentText"/>
      </w:pPr>
      <w:r>
        <w:t>The placeholder was resolved using the description of the SAD portion provided in the context.</w:t>
      </w:r>
    </w:p>
    <w:p>
      <w:pPr>
        <w:pStyle w:val="CommentText"/>
      </w:pPr>
    </w:p>
    <w:p>
      <w:pPr>
        <w:pStyle w:val="CommentText"/>
      </w:pPr>
      <w:r>
        <w:t>Sources:</w:t>
      </w:r>
    </w:p>
    <w:p>
      <w:pPr>
        <w:pStyle w:val="CommentText"/>
      </w:pPr>
      <w:r>
        <w:t>- Protocol Example (28Sep2023).docx &gt; Overall Design &gt; Single Ascending Dose</w:t>
      </w:r>
    </w:p>
  </w:comment>
  <w:comment w:id="93"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lood draws. The total amount of blood drawn will be about XX mL, or about X cup.</w:t>
      </w:r>
    </w:p>
    <w:p>
      <w:pPr>
        <w:pStyle w:val="CommentText"/>
      </w:pPr>
      <w:r>
        <w:t>- Next paragraph (head): There will be about XX blood draws. The total amount of blood drawn will be abou</w:t>
      </w:r>
    </w:p>
    <w:p>
      <w:pPr>
        <w:pStyle w:val="CommentText"/>
      </w:pPr>
      <w:r>
        <w:t>- Text after (head): :</w:t>
      </w:r>
    </w:p>
    <w:p>
      <w:pPr>
        <w:pStyle w:val="CommentText"/>
      </w:pPr>
      <w:r>
        <w:t>- Search query: Retrieve details about the SAD portion of the study and cohorts involved, ensuring lay terminology is used.</w:t>
      </w:r>
    </w:p>
    <w:p>
      <w:pPr>
        <w:pStyle w:val="CommentText"/>
      </w:pPr>
    </w:p>
    <w:p>
      <w:pPr>
        <w:pStyle w:val="CommentText"/>
      </w:pPr>
      <w:r>
        <w:t>Summarized the SAD portion of the study and cohort details into lay terminology.</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Overall Design &gt; Single Ascending Dose</w:t>
      </w:r>
    </w:p>
  </w:comment>
  <w:comment w:id="94"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WHAT WILL HAPPEN DURING THE STUDY (level 1)</w:t>
      </w:r>
    </w:p>
    <w:p>
      <w:pPr>
        <w:pStyle w:val="CommentText"/>
      </w:pPr>
      <w:r>
        <w:t>- Prev paragraph (tail): he total amount of blood drawn will be about XX mL, or a little less than X cup.</w:t>
      </w:r>
    </w:p>
    <w:p>
      <w:pPr>
        <w:pStyle w:val="CommentText"/>
      </w:pPr>
      <w:r>
        <w:t>- Next paragraph (head): There will be about XX blood draws. The total amount of blood drawn will be abou</w:t>
      </w:r>
    </w:p>
    <w:p>
      <w:pPr>
        <w:pStyle w:val="CommentText"/>
      </w:pPr>
      <w:r>
        <w:t>- Text after (head): :</w:t>
      </w:r>
    </w:p>
    <w:p>
      <w:pPr>
        <w:pStyle w:val="CommentText"/>
      </w:pPr>
      <w:r>
        <w:t>- Search query: Retrieve detailed descriptions of the repeat-dose portion of the study, focusing on lay terminology and participant experience.</w:t>
      </w:r>
    </w:p>
    <w:p>
      <w:pPr>
        <w:pStyle w:val="CommentText"/>
      </w:pPr>
    </w:p>
    <w:p>
      <w:pPr>
        <w:pStyle w:val="CommentText"/>
      </w:pPr>
      <w:r>
        <w:t>The placeholder was resolved by synthesizing the description of the repeat-dose portion of the study in lay terms.</w:t>
      </w:r>
    </w:p>
    <w:p>
      <w:pPr>
        <w:pStyle w:val="CommentText"/>
      </w:pPr>
    </w:p>
    <w:p>
      <w:pPr>
        <w:pStyle w:val="CommentText"/>
      </w:pPr>
      <w:r>
        <w:t>Sources:</w:t>
      </w:r>
    </w:p>
    <w:p>
      <w:pPr>
        <w:pStyle w:val="CommentText"/>
      </w:pPr>
      <w:r>
        <w:t>- Protocol Example (28Sep2023).docx &gt; Overall Design &gt; Repeat-Dose</w:t>
      </w:r>
    </w:p>
    <w:p>
      <w:pPr>
        <w:pStyle w:val="CommentText"/>
      </w:pPr>
      <w:r>
        <w:t>- Protocol Example (28Sep2023).docx &gt; Overall Design &gt; Repeat-Dose</w:t>
      </w:r>
    </w:p>
    <w:p>
      <w:pPr>
        <w:pStyle w:val="CommentText"/>
      </w:pPr>
      <w:r>
        <w:t>- Protocol Example (28Sep2023).docx &gt; Appendix 3: Guidelines for Public Health Emergencies, Including Infectious Disease Outbreaks</w:t>
      </w:r>
    </w:p>
    <w:p>
      <w:pPr>
        <w:pStyle w:val="CommentText"/>
      </w:pPr>
      <w:r>
        <w:t>- Protocol Example (28Sep2023).docx &gt; Background</w:t>
      </w:r>
    </w:p>
    <w:p>
      <w:pPr>
        <w:pStyle w:val="CommentText"/>
      </w:pPr>
      <w:r>
        <w:t>- Protocol Example (28Sep2023).docx &gt; Benefit/Risk Assessment &gt; Benefit Assessment</w:t>
      </w:r>
    </w:p>
    <w:p>
      <w:pPr>
        <w:pStyle w:val="CommentText"/>
      </w:pPr>
      <w:r>
        <w:t>- Protocol Example (28Sep2023).docx &gt; Overall Design</w:t>
      </w:r>
    </w:p>
    <w:p>
      <w:pPr>
        <w:pStyle w:val="CommentText"/>
      </w:pPr>
      <w:r>
        <w:t>- Protocol Example (28Sep2023).docx &gt; Overall Design &gt; Repeat-Dose</w:t>
      </w:r>
    </w:p>
    <w:p>
      <w:pPr>
        <w:pStyle w:val="CommentText"/>
      </w:pPr>
      <w:r>
        <w:t>- Protocol Example (28Sep2023).docx &gt; Lifestyle Considerations</w:t>
      </w:r>
    </w:p>
  </w:comment>
  <w:comment w:id="95"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HIV, HEPATITIS TESTING (level 1)</w:t>
      </w:r>
    </w:p>
    <w:p>
      <w:pPr>
        <w:pStyle w:val="CommentText"/>
      </w:pPr>
      <w:r>
        <w:t>- Prev paragraph (tail): infected with HIV for the test to be positive. The HIV test is not always right.</w:t>
      </w:r>
    </w:p>
    <w:p>
      <w:pPr>
        <w:pStyle w:val="CommentText"/>
      </w:pPr>
      <w:r>
        <w:t xml:space="preserve">- Next paragraph (head): Although this testing is supposed to be private, this cannot be guaranteed. For </w:t>
      </w:r>
    </w:p>
    <w:p>
      <w:pPr>
        <w:pStyle w:val="CommentText"/>
      </w:pPr>
      <w:r>
        <w:t>- Text before (tail):  report positive HIV test results to the</w:t>
      </w:r>
    </w:p>
    <w:p>
      <w:pPr>
        <w:pStyle w:val="CommentText"/>
      </w:pPr>
      <w:r>
        <w:t>- Text after (head): . We may also be required to report posi</w:t>
      </w:r>
    </w:p>
    <w:p>
      <w:pPr>
        <w:pStyle w:val="CommentText"/>
      </w:pPr>
      <w:r>
        <w:t>- Search query: Retrieve authoritative references related to local health authority reporting requirements, focusing on regulatory and safety contexts.</w:t>
      </w:r>
    </w:p>
    <w:p>
      <w:pPr>
        <w:pStyle w:val="CommentText"/>
      </w:pPr>
    </w:p>
    <w:p>
      <w:pPr>
        <w:pStyle w:val="CommentText"/>
      </w:pPr>
      <w:r>
        <w:t>The placeholder was resolved using the context that specifies reporting to the local regulatory authority.</w:t>
      </w:r>
    </w:p>
    <w:p>
      <w:pPr>
        <w:pStyle w:val="CommentText"/>
      </w:pPr>
    </w:p>
    <w:p>
      <w:pPr>
        <w:pStyle w:val="CommentText"/>
      </w:pPr>
      <w:r>
        <w:t>Sources:</w:t>
      </w:r>
    </w:p>
    <w:p>
      <w:pPr>
        <w:pStyle w:val="CommentText"/>
      </w:pPr>
      <w:r>
        <w:t>- Protocol Example (28Sep2023).docx &gt; Adverse Events and Serious Adverse Events &gt; Regulatory Reporting Requirements for SAEs</w:t>
      </w:r>
    </w:p>
  </w:comment>
  <w:comment w:id="96"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HIV, HEPATITIS TESTING (level 1)</w:t>
      </w:r>
    </w:p>
    <w:p>
      <w:pPr>
        <w:pStyle w:val="CommentText"/>
      </w:pPr>
      <w:r>
        <w:t>- Prev paragraph (tail): infected with HIV for the test to be positive. The HIV test is not always right.</w:t>
      </w:r>
    </w:p>
    <w:p>
      <w:pPr>
        <w:pStyle w:val="CommentText"/>
      </w:pPr>
      <w:r>
        <w:t xml:space="preserve">- Next paragraph (head): Although this testing is supposed to be private, this cannot be guaranteed. For </w:t>
      </w:r>
    </w:p>
    <w:p>
      <w:pPr>
        <w:pStyle w:val="CommentText"/>
      </w:pPr>
      <w:r>
        <w:t>- Text before (tail): t positive hepatitis test results to the</w:t>
      </w:r>
    </w:p>
    <w:p>
      <w:pPr>
        <w:pStyle w:val="CommentText"/>
      </w:pPr>
      <w:r>
        <w:t>- Text after (head): . Positive HIV test results may be requi</w:t>
      </w:r>
    </w:p>
    <w:p>
      <w:pPr>
        <w:pStyle w:val="CommentText"/>
      </w:pPr>
      <w:r>
        <w:t>- Search query: Retrieve specific mentions of local regulatory authorities or equivalent bodies in the context.</w:t>
      </w:r>
    </w:p>
    <w:p>
      <w:pPr>
        <w:pStyle w:val="CommentText"/>
      </w:pPr>
    </w:p>
    <w:p>
      <w:pPr>
        <w:pStyle w:val="CommentText"/>
      </w:pPr>
      <w:r>
        <w:t>The placeholder was resolved using context mentioning the local regulatory authority for safety reporting.</w:t>
      </w:r>
    </w:p>
    <w:p>
      <w:pPr>
        <w:pStyle w:val="CommentText"/>
      </w:pPr>
    </w:p>
    <w:p>
      <w:pPr>
        <w:pStyle w:val="CommentText"/>
      </w:pPr>
      <w:r>
        <w:t>Sources:</w:t>
      </w:r>
    </w:p>
    <w:p>
      <w:pPr>
        <w:pStyle w:val="CommentText"/>
      </w:pPr>
      <w:r>
        <w:t>- Protocol Example (28Sep2023).docx &gt; Adverse Events and Serious Adverse Events &gt; Regulatory Reporting Requirements for SAEs</w:t>
      </w:r>
    </w:p>
  </w:comment>
  <w:comment w:id="97"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HIV, HEPATITIS TESTING (level 1)</w:t>
      </w:r>
    </w:p>
    <w:p>
      <w:pPr>
        <w:pStyle w:val="CommentText"/>
      </w:pPr>
      <w:r>
        <w:t>- Prev paragraph (tail): infected with HIV for the test to be positive. The HIV test is not always right.</w:t>
      </w:r>
    </w:p>
    <w:p>
      <w:pPr>
        <w:pStyle w:val="CommentText"/>
      </w:pPr>
      <w:r>
        <w:t xml:space="preserve">- Next paragraph (head): Although this testing is supposed to be private, this cannot be guaranteed. For </w:t>
      </w:r>
    </w:p>
    <w:p>
      <w:pPr>
        <w:pStyle w:val="CommentText"/>
      </w:pPr>
      <w:r>
        <w:t>- Text before (tail): ts may be required to be reported to the</w:t>
      </w:r>
    </w:p>
    <w:p>
      <w:pPr>
        <w:pStyle w:val="CommentText"/>
      </w:pPr>
      <w:r>
        <w:t>- Text after (head): . If you have any questions about what i</w:t>
      </w:r>
    </w:p>
    <w:p>
      <w:pPr>
        <w:pStyle w:val="CommentText"/>
      </w:pPr>
      <w:r>
        <w:t>- Search query: Retrieve detailed descriptions of regulatory reporting responsibilities and related entities.</w:t>
      </w:r>
    </w:p>
    <w:p>
      <w:pPr>
        <w:pStyle w:val="CommentText"/>
      </w:pPr>
    </w:p>
    <w:p>
      <w:pPr>
        <w:pStyle w:val="CommentText"/>
      </w:pPr>
      <w:r>
        <w:t>Replaced the placeholder with 'local regulatory authority' based on context regarding safety reporting responsibilities.</w:t>
      </w:r>
    </w:p>
    <w:p>
      <w:pPr>
        <w:pStyle w:val="CommentText"/>
      </w:pPr>
    </w:p>
    <w:p>
      <w:pPr>
        <w:pStyle w:val="CommentText"/>
      </w:pPr>
      <w:r>
        <w:t>Sources:</w:t>
      </w:r>
    </w:p>
    <w:p>
      <w:pPr>
        <w:pStyle w:val="CommentText"/>
      </w:pPr>
      <w:r>
        <w:t>- Protocol Example (28Sep2023).docx &gt; Adverse Events and Serious Adverse Events &gt; Regulatory Reporting Requirements for SAEs</w:t>
      </w:r>
    </w:p>
  </w:comment>
  <w:comment w:id="98"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HIV, HEPATITIS TESTING (level 1)</w:t>
      </w:r>
    </w:p>
    <w:p>
      <w:pPr>
        <w:pStyle w:val="CommentText"/>
      </w:pPr>
      <w:r>
        <w:t>- Prev paragraph (tail): sible for a court of law to get health or study records without your permission.</w:t>
      </w:r>
    </w:p>
    <w:p>
      <w:pPr>
        <w:pStyle w:val="CommentText"/>
      </w:pPr>
      <w:r>
        <w:t>- Text before (tail): ditionally, in the unlikely event that a</w:t>
      </w:r>
    </w:p>
    <w:p>
      <w:pPr>
        <w:pStyle w:val="CommentText"/>
      </w:pPr>
      <w:r>
        <w:t xml:space="preserve">- Text after (head): employee has been exposed to your blood </w:t>
      </w:r>
    </w:p>
    <w:p>
      <w:pPr>
        <w:pStyle w:val="CommentText"/>
      </w:pPr>
      <w:r>
        <w:t>- Search query: Retrieve detailed information about the term 'contract research organization (CRO)' and its usage in the provided context.</w:t>
      </w:r>
    </w:p>
    <w:p>
      <w:pPr>
        <w:pStyle w:val="CommentText"/>
      </w:pPr>
    </w:p>
    <w:p>
      <w:pPr>
        <w:pStyle w:val="CommentText"/>
      </w:pPr>
      <w:r>
        <w:t>The placeholder 'CRO Name' was resolved using references to the context where CRO stands for contract research organization.</w:t>
      </w:r>
    </w:p>
    <w:p>
      <w:pPr>
        <w:pStyle w:val="CommentText"/>
      </w:pPr>
    </w:p>
    <w:p>
      <w:pPr>
        <w:pStyle w:val="CommentText"/>
      </w:pPr>
      <w:r>
        <w:t>Sources:</w:t>
      </w:r>
    </w:p>
    <w:p>
      <w:pPr>
        <w:pStyle w:val="CommentText"/>
      </w:pPr>
      <w:r>
        <w:t>- Protocol Example (28Sep2023).docx &gt; Measures to Minimize Bias: Randomization and Blinding</w:t>
      </w:r>
    </w:p>
    <w:p>
      <w:pPr>
        <w:pStyle w:val="CommentText"/>
      </w:pPr>
      <w:r>
        <w:t>- Protocol Example (28Sep2023).docx &gt; Appendix 1: Regulatory, Ethical, and Study Oversight Considerations &gt; Data Quality Assurance</w:t>
      </w:r>
    </w:p>
  </w:comment>
  <w:comment w:id="99"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PHARMACOGENETICS (level 1)</w:t>
      </w:r>
    </w:p>
    <w:p>
      <w:pPr>
        <w:pStyle w:val="CommentText"/>
      </w:pPr>
      <w:r>
        <w:t>- Prev paragraph (tail): ight get. Your DNA can also tell us where in the world your ancestors came from.</w:t>
      </w:r>
    </w:p>
    <w:p>
      <w:pPr>
        <w:pStyle w:val="CommentText"/>
      </w:pPr>
      <w:r>
        <w:t>- Next paragraph (head): Your DNA sample will be labeled with a code and not with your name or birthday t</w:t>
      </w:r>
    </w:p>
    <w:p>
      <w:pPr>
        <w:pStyle w:val="CommentText"/>
      </w:pPr>
      <w:r>
        <w:t>- Text before (tail):  to help them understand what is causing</w:t>
      </w:r>
    </w:p>
    <w:p>
      <w:pPr>
        <w:pStyle w:val="CommentText"/>
      </w:pPr>
      <w:r>
        <w:t xml:space="preserve">- Text after (head): . This information may help researchers </w:t>
      </w:r>
    </w:p>
    <w:p>
      <w:pPr>
        <w:pStyle w:val="CommentText"/>
      </w:pPr>
      <w:r>
        <w:t>- Search query: Retrieve information about diseases relevant to ABC-123 or genetic conditions mentioned in the context.</w:t>
      </w:r>
    </w:p>
    <w:p>
      <w:pPr>
        <w:pStyle w:val="CommentText"/>
      </w:pPr>
    </w:p>
    <w:p>
      <w:pPr>
        <w:pStyle w:val="CommentText"/>
      </w:pPr>
      <w:r>
        <w:t>The placeholder 'disease' was resolved based on the context describing ABC-123 and its associated condition, boneitis.</w:t>
      </w:r>
    </w:p>
    <w:p>
      <w:pPr>
        <w:pStyle w:val="CommentText"/>
      </w:pPr>
    </w:p>
    <w:p>
      <w:pPr>
        <w:pStyle w:val="CommentText"/>
      </w:pPr>
      <w:r>
        <w:t>Sources:</w:t>
      </w:r>
    </w:p>
    <w:p>
      <w:pPr>
        <w:pStyle w:val="CommentText"/>
      </w:pPr>
      <w:r>
        <w:t>- Protocol Example (28Sep2023).docx &gt; Benefit/Risk Assessment</w:t>
      </w:r>
    </w:p>
    <w:p>
      <w:pPr>
        <w:pStyle w:val="CommentText"/>
      </w:pPr>
      <w:r>
        <w:t>- Protocol Example (28Sep2023).docx &gt; Synopsis &gt; Rationale:</w:t>
      </w:r>
    </w:p>
  </w:comment>
  <w:comment w:id="100"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PHARMACOGENETICS (level 1)</w:t>
      </w:r>
    </w:p>
    <w:p>
      <w:pPr>
        <w:pStyle w:val="CommentText"/>
      </w:pPr>
      <w:r>
        <w:t>- Prev paragraph (tail): ase&gt;. This information may help researchers make better medicines in the future.</w:t>
      </w:r>
    </w:p>
    <w:p>
      <w:pPr>
        <w:pStyle w:val="CommentText"/>
      </w:pPr>
      <w:r>
        <w:t>- Next paragraph (head): You have the right to withdraw your consent to participate in genetic testing at</w:t>
      </w:r>
    </w:p>
    <w:p>
      <w:pPr>
        <w:pStyle w:val="CommentText"/>
      </w:pPr>
      <w:r>
        <w:t>- Text before (tail): cure location until it is all used up or</w:t>
      </w:r>
    </w:p>
    <w:p>
      <w:pPr>
        <w:pStyle w:val="CommentText"/>
      </w:pPr>
      <w:r>
        <w:t>- Text after (head): , whichever is sooner. You can ask for y</w:t>
      </w:r>
    </w:p>
    <w:p>
      <w:pPr>
        <w:pStyle w:val="CommentText"/>
      </w:pPr>
      <w:r>
        <w:t>- Search query: Locate information about storage duration or time limits for samples, especially those coded and identified with participant numbers.</w:t>
      </w:r>
    </w:p>
    <w:p>
      <w:pPr>
        <w:pStyle w:val="CommentText"/>
      </w:pPr>
    </w:p>
    <w:p>
      <w:pPr>
        <w:pStyle w:val="CommentText"/>
      </w:pPr>
      <w:r>
        <w:t>The placeholder '&lt;XX years&gt;' was resolved using the context regarding sample storage duration.</w:t>
      </w:r>
    </w:p>
    <w:p>
      <w:pPr>
        <w:pStyle w:val="CommentText"/>
      </w:pPr>
    </w:p>
    <w:p>
      <w:pPr>
        <w:pStyle w:val="CommentText"/>
      </w:pPr>
      <w:r>
        <w:t>Sources:</w:t>
      </w:r>
    </w:p>
    <w:p>
      <w:pPr>
        <w:pStyle w:val="CommentText"/>
      </w:pPr>
      <w:r>
        <w:t>- Protocol Example (28Sep2023).docx &gt; Pharmacogenomics</w:t>
      </w:r>
    </w:p>
  </w:comment>
  <w:comment w:id="101" w:author="AgileWriter" w:initials="AW" w:date="2026-06-11T09:20:44Z">
    <w:p>
      <w:pPr>
        <w:pStyle w:val="CommentText"/>
      </w:pPr>
      <w:r>
        <w:rPr>
          <w:rStyle w:val="CommentReference"/>
        </w:rPr>
        <w:annotationRef/>
      </w:r>
      <w:r>
        <w:t xml:space="preserve">context - </w:t>
      </w:r>
    </w:p>
    <w:p>
      <w:pPr>
        <w:pStyle w:val="CommentText"/>
      </w:pPr>
      <w:r>
        <w:t>- Type: Paragraph</w:t>
      </w:r>
    </w:p>
    <w:p>
      <w:pPr>
        <w:pStyle w:val="CommentText"/>
      </w:pPr>
      <w:r>
        <w:t>- Heading: PHARMACOGENETICS (level 1)</w:t>
      </w:r>
    </w:p>
    <w:p>
      <w:pPr>
        <w:pStyle w:val="CommentText"/>
      </w:pPr>
      <w:r>
        <w:t>- Prev paragraph (tail): n in genetic testing to the study doctor in writing at the address listed below:</w:t>
      </w:r>
    </w:p>
    <w:p>
      <w:pPr>
        <w:pStyle w:val="CommentText"/>
      </w:pPr>
      <w:r>
        <w:t>- Next paragraph (head): ATTN: &lt;Firstname Lastname&gt;</w:t>
      </w:r>
    </w:p>
    <w:p>
      <w:pPr>
        <w:pStyle w:val="CommentText"/>
      </w:pPr>
      <w:r>
        <w:t>- Search query: Retrieve information about the roles, responsibilities, and involvement of CRO personnel during study management and biomarker evaluation.</w:t>
      </w:r>
    </w:p>
    <w:p>
      <w:pPr>
        <w:pStyle w:val="CommentText"/>
      </w:pPr>
    </w:p>
    <w:p>
      <w:pPr>
        <w:pStyle w:val="CommentText"/>
      </w:pPr>
      <w:r>
        <w:t>The placeholder 'CRO Name' was resolved using context related to the roles and responsibilities of CRO personnel.</w:t>
      </w:r>
    </w:p>
    <w:p>
      <w:pPr>
        <w:pStyle w:val="CommentText"/>
      </w:pPr>
    </w:p>
    <w:p>
      <w:pPr>
        <w:pStyle w:val="CommentText"/>
      </w:pPr>
      <w:r>
        <w:t>Sources:</w:t>
      </w:r>
    </w:p>
    <w:p>
      <w:pPr>
        <w:pStyle w:val="CommentText"/>
      </w:pPr>
      <w:r>
        <w:t>- Protocol Example (28Sep2023).docx &gt; Measures to Minimize Bias: Randomization and Blinding</w:t>
      </w:r>
    </w:p>
    <w:p>
      <w:pPr>
        <w:pStyle w:val="CommentText"/>
      </w:pPr>
      <w:r>
        <w:t>- Protocol Example (28Sep2023).docx &gt; Measures to Minimize Bias: Randomization and Blinding</w:t>
      </w:r>
    </w:p>
  </w:comment>
  <w:comment w:id="102"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FUTURE TESTING OF BLOOD SAMPLE (level 1)</w:t>
      </w:r>
    </w:p>
    <w:p>
      <w:pPr>
        <w:pStyle w:val="CommentText"/>
      </w:pPr>
      <w:r>
        <w:t>- Next paragraph (head): The sample will be retained in a secure location until the deoxyribonucleic acid</w:t>
      </w:r>
    </w:p>
    <w:p>
      <w:pPr>
        <w:pStyle w:val="CommentText"/>
      </w:pPr>
      <w:r>
        <w:t>- Text before (tail): ine acts in the body) of the study drug,</w:t>
      </w:r>
    </w:p>
    <w:p>
      <w:pPr>
        <w:pStyle w:val="CommentText"/>
      </w:pPr>
      <w:r>
        <w:t>- Text after (head): . This information may be useful in incr</w:t>
      </w:r>
    </w:p>
    <w:p>
      <w:pPr>
        <w:pStyle w:val="CommentText"/>
      </w:pPr>
      <w:r>
        <w:t>- Search query: Retrieve specific identifiers or descriptions related to the study drug mentioned in the clinical context.</w:t>
      </w:r>
    </w:p>
    <w:p>
      <w:pPr>
        <w:pStyle w:val="CommentText"/>
      </w:pPr>
    </w:p>
    <w:p>
      <w:pPr>
        <w:pStyle w:val="CommentText"/>
      </w:pPr>
      <w:r>
        <w:t>The placeholder was resolved using the compound identifier provided in the context.</w:t>
      </w:r>
    </w:p>
    <w:p>
      <w:pPr>
        <w:pStyle w:val="CommentText"/>
      </w:pPr>
    </w:p>
    <w:p>
      <w:pPr>
        <w:pStyle w:val="CommentText"/>
      </w:pPr>
      <w:r>
        <w:t>Sources:</w:t>
      </w:r>
    </w:p>
    <w:p>
      <w:pPr>
        <w:pStyle w:val="CommentText"/>
      </w:pPr>
      <w:r>
        <w:t>- Protocol Example (28Sep2023).docx &gt; TITLE PAGE</w:t>
      </w:r>
    </w:p>
  </w:comment>
  <w:comment w:id="103"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FUTURE TESTING OF BLOOD SAMPLE (level 1)</w:t>
      </w:r>
    </w:p>
    <w:p>
      <w:pPr>
        <w:pStyle w:val="CommentText"/>
      </w:pPr>
      <w:r>
        <w:t>- Prev paragraph (tail): ished or used for regulatory filings, but your identity will never be disclosed.</w:t>
      </w:r>
    </w:p>
    <w:p>
      <w:pPr>
        <w:pStyle w:val="CommentText"/>
      </w:pPr>
      <w:r>
        <w:t>- Next paragraph (head): The result of the future testing done by the sponsor will not be given to you or</w:t>
      </w:r>
    </w:p>
    <w:p>
      <w:pPr>
        <w:pStyle w:val="CommentText"/>
      </w:pPr>
      <w:r>
        <w:t>- Text before (tail): dance with laboratory procedures, or for</w:t>
      </w:r>
    </w:p>
    <w:p>
      <w:pPr>
        <w:pStyle w:val="CommentText"/>
      </w:pPr>
      <w:r>
        <w:t xml:space="preserve">- Text after (head): . During this time, the DNA sample will </w:t>
      </w:r>
    </w:p>
    <w:p>
      <w:pPr>
        <w:pStyle w:val="CommentText"/>
      </w:pPr>
      <w:r>
        <w:t>- Search query: Retrieve specific durations or retention periods mentioned in the context related to study procedures or document handling.</w:t>
      </w:r>
    </w:p>
    <w:p>
      <w:pPr>
        <w:pStyle w:val="CommentText"/>
      </w:pPr>
    </w:p>
    <w:p>
      <w:pPr>
        <w:pStyle w:val="CommentText"/>
      </w:pPr>
      <w:r>
        <w:t>The placeholder '&lt;XX years&gt;' was resolved using the context that specifies a retention period of 2 years for records and documents.</w:t>
      </w:r>
    </w:p>
    <w:p>
      <w:pPr>
        <w:pStyle w:val="CommentText"/>
      </w:pPr>
    </w:p>
    <w:p>
      <w:pPr>
        <w:pStyle w:val="CommentText"/>
      </w:pPr>
      <w:r>
        <w:t>Sources:</w:t>
      </w:r>
    </w:p>
    <w:p>
      <w:pPr>
        <w:pStyle w:val="CommentText"/>
      </w:pPr>
      <w:r>
        <w:t>- Protocol Example (28Sep2023).docx &gt; Appendix 1: Regulatory, Ethical, and Study Oversight Considerations &gt; Data Quality Assurance</w:t>
      </w:r>
    </w:p>
  </w:comment>
  <w:comment w:id="104" w:author="AgileWriter" w:initials="AW" w:date="2026-06-11T09:20:44Z">
    <w:p>
      <w:pPr>
        <w:pStyle w:val="CommentText"/>
      </w:pPr>
      <w:r>
        <w:rPr>
          <w:rStyle w:val="CommentReference"/>
        </w:rPr>
        <w:annotationRef/>
      </w:r>
      <w:r>
        <w:t xml:space="preserve">context - </w:t>
      </w:r>
    </w:p>
    <w:p>
      <w:pPr>
        <w:pStyle w:val="CommentText"/>
      </w:pPr>
      <w:r>
        <w:t>- Type: Paragraph</w:t>
      </w:r>
    </w:p>
    <w:p>
      <w:pPr>
        <w:pStyle w:val="CommentText"/>
      </w:pPr>
      <w:r>
        <w:t>- Heading: FUTURE TESTING OF BLOOD SAMPLE (level 1)</w:t>
      </w:r>
    </w:p>
    <w:p>
      <w:pPr>
        <w:pStyle w:val="CommentText"/>
      </w:pPr>
      <w:r>
        <w:t>- Prev paragraph (tail): on in future testing to the study doctor in writing at the address listed below:</w:t>
      </w:r>
    </w:p>
    <w:p>
      <w:pPr>
        <w:pStyle w:val="CommentText"/>
      </w:pPr>
      <w:r>
        <w:t>- Next paragraph (head): ATTN: &lt;Firstname Lastname&gt;</w:t>
      </w:r>
    </w:p>
    <w:p>
      <w:pPr>
        <w:pStyle w:val="CommentText"/>
      </w:pPr>
      <w:r>
        <w:t>- Search query: Retrieve details about the role and permissions of the CRO in the study, particularly in relation to unblinded data access.</w:t>
      </w:r>
    </w:p>
    <w:p>
      <w:pPr>
        <w:pStyle w:val="CommentText"/>
      </w:pPr>
    </w:p>
    <w:p>
      <w:pPr>
        <w:pStyle w:val="CommentText"/>
      </w:pPr>
      <w:r>
        <w:t>Synthesized information about the CRO's role in the study from the provided context.</w:t>
      </w:r>
    </w:p>
    <w:p>
      <w:pPr>
        <w:pStyle w:val="CommentText"/>
      </w:pPr>
    </w:p>
    <w:p>
      <w:pPr>
        <w:pStyle w:val="CommentText"/>
      </w:pPr>
      <w:r>
        <w:t>Sources:</w:t>
      </w:r>
    </w:p>
    <w:p>
      <w:pPr>
        <w:pStyle w:val="CommentText"/>
      </w:pPr>
      <w:r>
        <w:t>- Protocol Example (28Sep2023).docx &gt; Measures to Minimize Bias: Randomization and Blinding</w:t>
      </w:r>
    </w:p>
  </w:comment>
  <w:comment w:id="105"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POSSIBLE SIDE EFFECTS AND RISKS (level 1)</w:t>
      </w:r>
    </w:p>
    <w:p>
      <w:pPr>
        <w:pStyle w:val="CommentText"/>
      </w:pPr>
      <w:r>
        <w:t>- Prev paragraph (tail): llow up if you have side effects that are still present at the end of the study.</w:t>
      </w:r>
    </w:p>
    <w:p>
      <w:pPr>
        <w:pStyle w:val="CommentText"/>
      </w:pPr>
      <w:r>
        <w:t>- Next paragraph (head): In animal studies, there were no side effects observed at doses approximately &lt;X</w:t>
      </w:r>
    </w:p>
    <w:p>
      <w:pPr>
        <w:pStyle w:val="CommentText"/>
      </w:pPr>
      <w:r>
        <w:t>- Text after (head): has not been given to humans, so no info</w:t>
      </w:r>
    </w:p>
    <w:p>
      <w:pPr>
        <w:pStyle w:val="CommentText"/>
      </w:pPr>
      <w:r>
        <w:t>- Search query: Search for specific identifiers or names of the study drug within the clinical study documentation.</w:t>
      </w:r>
    </w:p>
    <w:p>
      <w:pPr>
        <w:pStyle w:val="CommentText"/>
      </w:pPr>
    </w:p>
    <w:p>
      <w:pPr>
        <w:pStyle w:val="CommentText"/>
      </w:pPr>
      <w:r>
        <w:t>The placeholder was resolved with the study drug ID provided in the context.</w:t>
      </w:r>
    </w:p>
    <w:p>
      <w:pPr>
        <w:pStyle w:val="CommentText"/>
      </w:pPr>
    </w:p>
    <w:p>
      <w:pPr>
        <w:pStyle w:val="CommentText"/>
      </w:pPr>
      <w:r>
        <w:t>Sources:</w:t>
      </w:r>
    </w:p>
    <w:p>
      <w:pPr>
        <w:pStyle w:val="CommentText"/>
      </w:pPr>
      <w:r>
        <w:t>- Protocol Example (28Sep2023).docx &gt; TITLE PAGE</w:t>
      </w:r>
    </w:p>
  </w:comment>
  <w:comment w:id="106"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POSSIBLE SIDE EFFECTS AND RISKS (level 1)</w:t>
      </w:r>
    </w:p>
    <w:p>
      <w:pPr>
        <w:pStyle w:val="CommentText"/>
      </w:pPr>
      <w:r>
        <w:t>- Prev paragraph (tail): as not been given to humans, so no information about side effects are available.</w:t>
      </w:r>
    </w:p>
    <w:p>
      <w:pPr>
        <w:pStyle w:val="CommentText"/>
      </w:pPr>
      <w:r>
        <w:t>- Next paragraph (head): Other drugs similar to &lt;study drug ID&gt; have been studied in humans. The most com</w:t>
      </w:r>
    </w:p>
    <w:p>
      <w:pPr>
        <w:pStyle w:val="CommentText"/>
      </w:pPr>
      <w:r>
        <w:t>- Text before (tail):  effects observed at doses approximately</w:t>
      </w:r>
    </w:p>
    <w:p>
      <w:pPr>
        <w:pStyle w:val="CommentText"/>
      </w:pPr>
      <w:r>
        <w:t>- Text after (head): larger than the highest dose you could r</w:t>
      </w:r>
    </w:p>
    <w:p>
      <w:pPr>
        <w:pStyle w:val="CommentText"/>
      </w:pPr>
      <w:r>
        <w:t>- Search query: Retrieve details about dose comparisons or fold differences directly related to the GLP toxicology study or human dose equivalents.</w:t>
      </w:r>
    </w:p>
    <w:p>
      <w:pPr>
        <w:pStyle w:val="CommentText"/>
      </w:pPr>
    </w:p>
    <w:p>
      <w:pPr>
        <w:pStyle w:val="CommentText"/>
      </w:pPr>
      <w:r>
        <w:t>The placeholder was resolved using the context describing the dose comparison supported by the GLP toxicology study.</w:t>
      </w:r>
    </w:p>
    <w:p>
      <w:pPr>
        <w:pStyle w:val="CommentText"/>
      </w:pPr>
    </w:p>
    <w:p>
      <w:pPr>
        <w:pStyle w:val="CommentText"/>
      </w:pPr>
      <w:r>
        <w:t>Sources:</w:t>
      </w:r>
    </w:p>
    <w:p>
      <w:pPr>
        <w:pStyle w:val="CommentText"/>
      </w:pPr>
      <w:r>
        <w:t>- Protocol Example (28Sep2023).docx &gt; Justification for Dose</w:t>
      </w:r>
    </w:p>
  </w:comment>
  <w:comment w:id="107" w:author="AgileWriter" w:initials="AW" w:date="2026-06-11T09:20:44Z">
    <w:p>
      <w:pPr>
        <w:pStyle w:val="CommentText"/>
      </w:pPr>
      <w:r>
        <w:rPr>
          <w:rStyle w:val="CommentReference"/>
        </w:rPr>
        <w:annotationRef/>
      </w:r>
      <w:r>
        <w:t xml:space="preserve">context - </w:t>
      </w:r>
    </w:p>
    <w:p>
      <w:pPr>
        <w:pStyle w:val="CommentText"/>
      </w:pPr>
      <w:r>
        <w:t>- Type: Inline</w:t>
      </w:r>
    </w:p>
    <w:p>
      <w:pPr>
        <w:pStyle w:val="CommentText"/>
      </w:pPr>
      <w:r>
        <w:t>- Heading: POSSIBLE SIDE EFFECTS AND RISKS (level 1)</w:t>
      </w:r>
    </w:p>
    <w:p>
      <w:pPr>
        <w:pStyle w:val="CommentText"/>
      </w:pPr>
      <w:r>
        <w:t>- Prev paragraph (tail): ximately &lt;XX-fold&gt; larger than the highest dose you could receive in this study.</w:t>
      </w:r>
    </w:p>
    <w:p>
      <w:pPr>
        <w:pStyle w:val="CommentText"/>
      </w:pPr>
      <w:r>
        <w:t>- Next paragraph (head): &lt;side effect&gt;</w:t>
      </w:r>
    </w:p>
    <w:p>
      <w:pPr>
        <w:pStyle w:val="CommentText"/>
      </w:pPr>
      <w:r>
        <w:t>- Text before (tail): Other drugs similar to</w:t>
      </w:r>
    </w:p>
    <w:p>
      <w:pPr>
        <w:pStyle w:val="CommentText"/>
      </w:pPr>
      <w:r>
        <w:t>- Text after (head): have been studied in humans. The most co</w:t>
      </w:r>
    </w:p>
    <w:p>
      <w:pPr>
        <w:pStyle w:val="CommentText"/>
      </w:pPr>
      <w:r>
        <w:t>- Search query: Retrieve information specifically related to the study drug identifier 'ABC-123' mentioned in the context.</w:t>
      </w:r>
    </w:p>
    <w:p>
      <w:pPr>
        <w:pStyle w:val="CommentText"/>
      </w:pPr>
    </w:p>
    <w:p>
      <w:pPr>
        <w:pStyle w:val="CommentText"/>
      </w:pPr>
      <w:r>
        <w:t>The placeholder was resolved using the provided compound identifier from the context.</w:t>
      </w:r>
    </w:p>
    <w:p>
      <w:pPr>
        <w:pStyle w:val="CommentText"/>
      </w:pPr>
    </w:p>
    <w:p>
      <w:pPr>
        <w:pStyle w:val="CommentText"/>
      </w:pPr>
      <w:r>
        <w:t>Sources:</w:t>
      </w:r>
    </w:p>
    <w:p>
      <w:pPr>
        <w:pStyle w:val="CommentText"/>
      </w:pPr>
      <w:r>
        <w:t>- Protocol Example (28Sep2023).docx &gt; TITLE PAGE</w:t>
      </w:r>
    </w:p>
  </w:comment>
  <w:comment w:id="108" w:author="AgileWriter" w:initials="AW" w:date="2026-06-11T09:20:44Z">
    <w:p>
      <w:pPr>
        <w:pStyle w:val="CommentText"/>
      </w:pPr>
      <w:r>
        <w:rPr>
          <w:rStyle w:val="CommentReference"/>
        </w:rPr>
        <w:annotationRef/>
      </w:r>
      <w:r>
        <w:t xml:space="preserve">context - </w:t>
      </w:r>
    </w:p>
    <w:p>
      <w:pPr>
        <w:pStyle w:val="CommentText"/>
      </w:pPr>
      <w:r>
        <w:t>- Type: Paragraph</w:t>
      </w:r>
    </w:p>
    <w:p>
      <w:pPr>
        <w:pStyle w:val="CommentText"/>
      </w:pPr>
      <w:r>
        <w:t>- Heading: POSSIBLE SIDE EFFECTS AND RISKS (level 1)</w:t>
      </w:r>
    </w:p>
    <w:p>
      <w:pPr>
        <w:pStyle w:val="CommentText"/>
      </w:pPr>
      <w:r>
        <w:t>- Prev paragraph (tail): humans. The most common side effects seen in people given similar drugs include:</w:t>
      </w:r>
    </w:p>
    <w:p>
      <w:pPr>
        <w:pStyle w:val="CommentText"/>
      </w:pPr>
      <w:r>
        <w:t>- Next paragraph (head): &lt;side effect&gt;</w:t>
      </w:r>
    </w:p>
    <w:p>
      <w:pPr>
        <w:pStyle w:val="CommentText"/>
      </w:pPr>
      <w:r>
        <w:t>- Search query: Search for specific adverse effects or side effects related to ABC-123 or similar drugs, particularly those impacting CNS.</w:t>
      </w:r>
    </w:p>
    <w:p>
      <w:pPr>
        <w:pStyle w:val="CommentText"/>
      </w:pPr>
    </w:p>
    <w:p>
      <w:pPr>
        <w:pStyle w:val="CommentText"/>
      </w:pPr>
      <w:r>
        <w:t>The side effects associated with similar drugs to ABC-123, specifically targeting CNS-related adverse effects, were extracted and listed as per the context.</w:t>
      </w:r>
    </w:p>
    <w:p>
      <w:pPr>
        <w:pStyle w:val="CommentText"/>
      </w:pPr>
    </w:p>
    <w:p>
      <w:pPr>
        <w:pStyle w:val="CommentText"/>
      </w:pPr>
      <w:r>
        <w:t>Sources:</w:t>
      </w:r>
    </w:p>
    <w:p>
      <w:pPr>
        <w:pStyle w:val="CommentText"/>
      </w:pPr>
      <w:r>
        <w:t>- Protocol Example (28Sep2023).docx &gt; Benefit/Risk Assessment &gt; Risk Assessment</w:t>
      </w:r>
    </w:p>
  </w:comment>
  <w:comment w:id="109" w:author="AgileWriter" w:initials="AW" w:date="2026-06-11T09:20:44Z">
    <w:p>
      <w:pPr>
        <w:pStyle w:val="CommentText"/>
      </w:pPr>
      <w:r>
        <w:rPr>
          <w:rStyle w:val="CommentReference"/>
        </w:rPr>
        <w:annotationRef/>
      </w:r>
      <w:r>
        <w:t xml:space="preserve">context - </w:t>
      </w:r>
    </w:p>
    <w:p>
      <w:pPr>
        <w:pStyle w:val="CommentText"/>
      </w:pPr>
      <w:r>
        <w:t>- Type: Paragraph</w:t>
      </w:r>
    </w:p>
    <w:p>
      <w:pPr>
        <w:pStyle w:val="CommentText"/>
      </w:pPr>
      <w:r>
        <w:t>- Heading: POSSIBLE SIDE EFFECTS AND RISKS (level 1)</w:t>
      </w:r>
    </w:p>
    <w:p>
      <w:pPr>
        <w:pStyle w:val="CommentText"/>
      </w:pPr>
      <w:r>
        <w:t>- Prev paragraph (tail): &lt;side effect&gt;</w:t>
      </w:r>
    </w:p>
    <w:p>
      <w:pPr>
        <w:pStyle w:val="CommentText"/>
      </w:pPr>
      <w:r>
        <w:t>- Next paragraph (head): &lt;side effect&gt;</w:t>
      </w:r>
    </w:p>
    <w:p>
      <w:pPr>
        <w:pStyle w:val="CommentText"/>
      </w:pPr>
      <w:r>
        <w:t>- Search query: Retrieve detailed descriptions of side effects and monitoring protocols related to blorp inductors and ABC-123 clinical programs.</w:t>
      </w:r>
    </w:p>
    <w:p>
      <w:pPr>
        <w:pStyle w:val="CommentText"/>
      </w:pPr>
    </w:p>
    <w:p>
      <w:pPr>
        <w:pStyle w:val="CommentText"/>
      </w:pPr>
      <w:r>
        <w:t>Synthesized potential side effects and monitoring details from provided context.</w:t>
      </w:r>
    </w:p>
    <w:p>
      <w:pPr>
        <w:pStyle w:val="CommentText"/>
      </w:pPr>
    </w:p>
    <w:p>
      <w:pPr>
        <w:pStyle w:val="CommentText"/>
      </w:pPr>
      <w:r>
        <w:t>Sources:</w:t>
      </w:r>
    </w:p>
    <w:p>
      <w:pPr>
        <w:pStyle w:val="CommentText"/>
      </w:pPr>
      <w:r>
        <w:t>- Protocol Example (28Sep2023).docx &gt; Background</w:t>
      </w:r>
    </w:p>
    <w:p>
      <w:pPr>
        <w:pStyle w:val="CommentText"/>
      </w:pPr>
      <w:r>
        <w:t>- Protocol Example (28Sep2023).docx &gt; Benefit/Risk Assessment &gt; Risk Assessment</w:t>
      </w:r>
    </w:p>
    <w:p>
      <w:pPr>
        <w:pStyle w:val="CommentText"/>
      </w:pPr>
      <w:r>
        <w:t>- Protocol Example (28Sep2023).docx &gt; Benefit/Risk Assessment &gt; Risk Assessment</w:t>
      </w:r>
    </w:p>
  </w:comment>
  <w:comment w:id="110" w:author="AgileWriter" w:initials="AW" w:date="2026-06-11T09:20:44Z">
    <w:p>
      <w:pPr>
        <w:pStyle w:val="CommentText"/>
      </w:pPr>
      <w:r>
        <w:rPr>
          <w:rStyle w:val="CommentReference"/>
        </w:rPr>
        <w:annotationRef/>
      </w:r>
      <w:r>
        <w:t xml:space="preserve">context - </w:t>
      </w:r>
    </w:p>
    <w:p>
      <w:pPr>
        <w:pStyle w:val="CommentText"/>
      </w:pPr>
      <w:r>
        <w:t>- Type: Paragraph</w:t>
      </w:r>
    </w:p>
    <w:p>
      <w:pPr>
        <w:pStyle w:val="CommentText"/>
      </w:pPr>
      <w:r>
        <w:t>- Heading: POSSIBLE SIDE EFFECTS AND RISKS (level 1)</w:t>
      </w:r>
    </w:p>
    <w:p>
      <w:pPr>
        <w:pStyle w:val="CommentText"/>
      </w:pPr>
      <w:r>
        <w:t>- Prev paragraph (tail): &lt;side effect&gt;</w:t>
      </w:r>
    </w:p>
    <w:p>
      <w:pPr>
        <w:pStyle w:val="CommentText"/>
      </w:pPr>
      <w:r>
        <w:t>- Next paragraph (head): &lt;side effect&gt;</w:t>
      </w:r>
    </w:p>
    <w:p>
      <w:pPr>
        <w:pStyle w:val="CommentText"/>
      </w:pPr>
      <w:r>
        <w:t>- Search query: Retrieve detailed descriptions of side effects and monitoring protocols related to blorp inductors and ABC-123 clinical programs.</w:t>
      </w:r>
    </w:p>
    <w:p>
      <w:pPr>
        <w:pStyle w:val="CommentText"/>
      </w:pPr>
    </w:p>
    <w:p>
      <w:pPr>
        <w:pStyle w:val="CommentText"/>
      </w:pPr>
      <w:r>
        <w:t>Synthesized potential side effects and monitoring details from provided context.</w:t>
      </w:r>
    </w:p>
    <w:p>
      <w:pPr>
        <w:pStyle w:val="CommentText"/>
      </w:pPr>
    </w:p>
    <w:p>
      <w:pPr>
        <w:pStyle w:val="CommentText"/>
      </w:pPr>
      <w:r>
        <w:t>Sources:</w:t>
      </w:r>
    </w:p>
    <w:p>
      <w:pPr>
        <w:pStyle w:val="CommentText"/>
      </w:pPr>
      <w:r>
        <w:t>- Protocol Example (28Sep2023).docx &gt; Background</w:t>
      </w:r>
    </w:p>
    <w:p>
      <w:pPr>
        <w:pStyle w:val="CommentText"/>
      </w:pPr>
      <w:r>
        <w:t>- Protocol Example (28Sep2023).docx &gt; Benefit/Risk Assessment &gt; Risk Assessment</w:t>
      </w:r>
    </w:p>
    <w:p>
      <w:pPr>
        <w:pStyle w:val="CommentText"/>
      </w:pPr>
      <w:r>
        <w:t>- Protocol Example (28Sep2023).docx &gt; Benefit/Risk Assessment &gt; Risk Assessment</w:t>
      </w:r>
    </w:p>
  </w:comment>
  <w:comment w:id="111" w:author="AgileWriter" w:initials="AW" w:date="2026-06-11T09:20:45Z">
    <w:p>
      <w:pPr>
        <w:pStyle w:val="CommentText"/>
      </w:pPr>
      <w:r>
        <w:rPr>
          <w:rStyle w:val="CommentReference"/>
        </w:rPr>
        <w:annotationRef/>
      </w:r>
      <w:r>
        <w:t xml:space="preserve">context - </w:t>
      </w:r>
    </w:p>
    <w:p>
      <w:pPr>
        <w:pStyle w:val="CommentText"/>
      </w:pPr>
      <w:r>
        <w:t>- Type: Paragraph</w:t>
      </w:r>
    </w:p>
    <w:p>
      <w:pPr>
        <w:pStyle w:val="CommentText"/>
      </w:pPr>
      <w:r>
        <w:t>- Heading: POSSIBLE SIDE EFFECTS AND RISKS (level 1)</w:t>
      </w:r>
    </w:p>
    <w:p>
      <w:pPr>
        <w:pStyle w:val="CommentText"/>
      </w:pPr>
      <w:r>
        <w:t>- Prev paragraph (tail): &lt;side effect&gt;</w:t>
      </w:r>
    </w:p>
    <w:p>
      <w:pPr>
        <w:pStyle w:val="CommentText"/>
      </w:pPr>
      <w:r>
        <w:t>- Next paragraph (head): Although the study drug, &lt;study drug ID&gt;, has not been shown to get into the bra</w:t>
      </w:r>
    </w:p>
    <w:p>
      <w:pPr>
        <w:pStyle w:val="CommentText"/>
      </w:pPr>
      <w:r>
        <w:t>- Search query: Retrieve details specifically about CNS-associated adverse effects, particularly those mentioned as risks in similar drug studies.</w:t>
      </w:r>
    </w:p>
    <w:p>
      <w:pPr>
        <w:pStyle w:val="CommentText"/>
      </w:pPr>
    </w:p>
    <w:p>
      <w:pPr>
        <w:pStyle w:val="CommentText"/>
      </w:pPr>
      <w:r>
        <w:t>The placeholder was resolved using the context regarding CNS-associated adverse effects linked to similar drugs.</w:t>
      </w:r>
    </w:p>
    <w:p>
      <w:pPr>
        <w:pStyle w:val="CommentText"/>
      </w:pPr>
    </w:p>
    <w:p>
      <w:pPr>
        <w:pStyle w:val="CommentText"/>
      </w:pPr>
      <w:r>
        <w:t>Sources:</w:t>
      </w:r>
    </w:p>
    <w:p>
      <w:pPr>
        <w:pStyle w:val="CommentText"/>
      </w:pPr>
      <w:r>
        <w:t>- Protocol Example (28Sep2023).docx &gt; Benefit/Risk Assessment &gt; Risk Assessment</w:t>
      </w:r>
    </w:p>
  </w:comment>
  <w:comment w:id="112"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POSSIBLE SIDE EFFECTS AND RISKS (level 1)</w:t>
      </w:r>
    </w:p>
    <w:p>
      <w:pPr>
        <w:pStyle w:val="CommentText"/>
      </w:pPr>
      <w:r>
        <w:t>- Prev paragraph (tail): &lt;side effect&gt;</w:t>
      </w:r>
    </w:p>
    <w:p>
      <w:pPr>
        <w:pStyle w:val="CommentText"/>
      </w:pPr>
      <w:r>
        <w:t>- Next paragraph (head): &lt;side effect&gt;</w:t>
      </w:r>
    </w:p>
    <w:p>
      <w:pPr>
        <w:pStyle w:val="CommentText"/>
      </w:pPr>
      <w:r>
        <w:t>- Text before (tail): Although the study drug,</w:t>
      </w:r>
    </w:p>
    <w:p>
      <w:pPr>
        <w:pStyle w:val="CommentText"/>
      </w:pPr>
      <w:r>
        <w:t>- Text after (head): , has not been shown to get into the bra</w:t>
      </w:r>
    </w:p>
    <w:p>
      <w:pPr>
        <w:pStyle w:val="CommentText"/>
      </w:pPr>
      <w:r>
        <w:t>- Search query: Retrieve data related to 'study drug ID' specifically for inline contexts referencing continuity with surrounding text.</w:t>
      </w:r>
    </w:p>
    <w:p>
      <w:pPr>
        <w:pStyle w:val="CommentText"/>
      </w:pPr>
    </w:p>
    <w:p>
      <w:pPr>
        <w:pStyle w:val="CommentText"/>
      </w:pPr>
      <w:r>
        <w:t>The placeholder was resolved with the identified study drug ID from the context.</w:t>
      </w:r>
    </w:p>
    <w:p>
      <w:pPr>
        <w:pStyle w:val="CommentText"/>
      </w:pPr>
    </w:p>
    <w:p>
      <w:pPr>
        <w:pStyle w:val="CommentText"/>
      </w:pPr>
      <w:r>
        <w:t>Sources:</w:t>
      </w:r>
    </w:p>
    <w:p>
      <w:pPr>
        <w:pStyle w:val="CommentText"/>
      </w:pPr>
      <w:r>
        <w:t>- Protocol Example (28Sep2023).docx &gt; TITLE PAGE</w:t>
      </w:r>
    </w:p>
  </w:comment>
  <w:comment w:id="113" w:author="AgileWriter" w:initials="AW" w:date="2026-06-11T09:20:45Z">
    <w:p>
      <w:pPr>
        <w:pStyle w:val="CommentText"/>
      </w:pPr>
      <w:r>
        <w:rPr>
          <w:rStyle w:val="CommentReference"/>
        </w:rPr>
        <w:annotationRef/>
      </w:r>
      <w:r>
        <w:t xml:space="preserve">context - </w:t>
      </w:r>
    </w:p>
    <w:p>
      <w:pPr>
        <w:pStyle w:val="CommentText"/>
      </w:pPr>
      <w:r>
        <w:t>- Type: Paragraph</w:t>
      </w:r>
    </w:p>
    <w:p>
      <w:pPr>
        <w:pStyle w:val="CommentText"/>
      </w:pPr>
      <w:r>
        <w:t>- Heading: POSSIBLE SIDE EFFECTS AND RISKS (level 1)</w:t>
      </w:r>
    </w:p>
    <w:p>
      <w:pPr>
        <w:pStyle w:val="CommentText"/>
      </w:pPr>
      <w:r>
        <w:t>- Prev paragraph (tail): at have been seen when taking a similar type of drug that do get into the brain:</w:t>
      </w:r>
    </w:p>
    <w:p>
      <w:pPr>
        <w:pStyle w:val="CommentText"/>
      </w:pPr>
      <w:r>
        <w:t>- Next paragraph (head): &lt;side effect&gt;</w:t>
      </w:r>
    </w:p>
    <w:p>
      <w:pPr>
        <w:pStyle w:val="CommentText"/>
      </w:pPr>
      <w:r>
        <w:t>- Search query: Search for detailed mentions of side effects related to CNS-associated risks and list them.</w:t>
      </w:r>
    </w:p>
    <w:p>
      <w:pPr>
        <w:pStyle w:val="CommentText"/>
      </w:pPr>
    </w:p>
    <w:p>
      <w:pPr>
        <w:pStyle w:val="CommentText"/>
      </w:pPr>
      <w:r>
        <w:t>The placeholder was resolved with a list of CNS-associated side effects observed in similar drugs, as mentioned in the context.</w:t>
      </w:r>
    </w:p>
    <w:p>
      <w:pPr>
        <w:pStyle w:val="CommentText"/>
      </w:pPr>
    </w:p>
    <w:p>
      <w:pPr>
        <w:pStyle w:val="CommentText"/>
      </w:pPr>
      <w:r>
        <w:t>Sources:</w:t>
      </w:r>
    </w:p>
    <w:p>
      <w:pPr>
        <w:pStyle w:val="CommentText"/>
      </w:pPr>
      <w:r>
        <w:t>- Protocol Example (28Sep2023).docx &gt; Benefit/Risk Assessment &gt; Risk Assessment</w:t>
      </w:r>
    </w:p>
  </w:comment>
  <w:comment w:id="114" w:author="AgileWriter" w:initials="AW" w:date="2026-06-11T09:20:45Z">
    <w:p>
      <w:pPr>
        <w:pStyle w:val="CommentText"/>
      </w:pPr>
      <w:r>
        <w:rPr>
          <w:rStyle w:val="CommentReference"/>
        </w:rPr>
        <w:annotationRef/>
      </w:r>
      <w:r>
        <w:t xml:space="preserve">context - </w:t>
      </w:r>
    </w:p>
    <w:p>
      <w:pPr>
        <w:pStyle w:val="CommentText"/>
      </w:pPr>
      <w:r>
        <w:t>- Type: Paragraph</w:t>
      </w:r>
    </w:p>
    <w:p>
      <w:pPr>
        <w:pStyle w:val="CommentText"/>
      </w:pPr>
      <w:r>
        <w:t>- Heading: POSSIBLE SIDE EFFECTS AND RISKS (level 1)</w:t>
      </w:r>
    </w:p>
    <w:p>
      <w:pPr>
        <w:pStyle w:val="CommentText"/>
      </w:pPr>
      <w:r>
        <w:t>- Prev paragraph (tail): &lt;side effect&gt;</w:t>
      </w:r>
    </w:p>
    <w:p>
      <w:pPr>
        <w:pStyle w:val="CommentText"/>
      </w:pPr>
      <w:r>
        <w:t>- Next paragraph (head): &lt;side effect&gt;</w:t>
      </w:r>
    </w:p>
    <w:p>
      <w:pPr>
        <w:pStyle w:val="CommentText"/>
      </w:pPr>
      <w:r>
        <w:t>- Search query: Retrieve detailed descriptions of side effects and monitoring protocols related to blorp inductors and ABC-123 clinical programs.</w:t>
      </w:r>
    </w:p>
    <w:p>
      <w:pPr>
        <w:pStyle w:val="CommentText"/>
      </w:pPr>
    </w:p>
    <w:p>
      <w:pPr>
        <w:pStyle w:val="CommentText"/>
      </w:pPr>
      <w:r>
        <w:t>Synthesized potential side effects and monitoring details from provided context.</w:t>
      </w:r>
    </w:p>
    <w:p>
      <w:pPr>
        <w:pStyle w:val="CommentText"/>
      </w:pPr>
    </w:p>
    <w:p>
      <w:pPr>
        <w:pStyle w:val="CommentText"/>
      </w:pPr>
      <w:r>
        <w:t>Sources:</w:t>
      </w:r>
    </w:p>
    <w:p>
      <w:pPr>
        <w:pStyle w:val="CommentText"/>
      </w:pPr>
      <w:r>
        <w:t>- Protocol Example (28Sep2023).docx &gt; Background</w:t>
      </w:r>
    </w:p>
    <w:p>
      <w:pPr>
        <w:pStyle w:val="CommentText"/>
      </w:pPr>
      <w:r>
        <w:t>- Protocol Example (28Sep2023).docx &gt; Benefit/Risk Assessment &gt; Risk Assessment</w:t>
      </w:r>
    </w:p>
    <w:p>
      <w:pPr>
        <w:pStyle w:val="CommentText"/>
      </w:pPr>
      <w:r>
        <w:t>- Protocol Example (28Sep2023).docx &gt; Benefit/Risk Assessment &gt; Risk Assessment</w:t>
      </w:r>
    </w:p>
  </w:comment>
  <w:comment w:id="115" w:author="AgileWriter" w:initials="AW" w:date="2026-06-11T09:20:45Z">
    <w:p>
      <w:pPr>
        <w:pStyle w:val="CommentText"/>
      </w:pPr>
      <w:r>
        <w:rPr>
          <w:rStyle w:val="CommentReference"/>
        </w:rPr>
        <w:annotationRef/>
      </w:r>
      <w:r>
        <w:t xml:space="preserve">context - </w:t>
      </w:r>
    </w:p>
    <w:p>
      <w:pPr>
        <w:pStyle w:val="CommentText"/>
      </w:pPr>
      <w:r>
        <w:t>- Type: Paragraph</w:t>
      </w:r>
    </w:p>
    <w:p>
      <w:pPr>
        <w:pStyle w:val="CommentText"/>
      </w:pPr>
      <w:r>
        <w:t>- Heading: POSSIBLE SIDE EFFECTS AND RISKS (level 1)</w:t>
      </w:r>
    </w:p>
    <w:p>
      <w:pPr>
        <w:pStyle w:val="CommentText"/>
      </w:pPr>
      <w:r>
        <w:t>- Prev paragraph (tail): &lt;side effect&gt;</w:t>
      </w:r>
    </w:p>
    <w:p>
      <w:pPr>
        <w:pStyle w:val="CommentText"/>
      </w:pPr>
      <w:r>
        <w:t>- Next paragraph (head): &lt;side effect&gt;</w:t>
      </w:r>
    </w:p>
    <w:p>
      <w:pPr>
        <w:pStyle w:val="CommentText"/>
      </w:pPr>
      <w:r>
        <w:t>- Search query: Retrieve detailed descriptions of side effects and monitoring protocols related to blorp inductors and ABC-123 clinical programs.</w:t>
      </w:r>
    </w:p>
    <w:p>
      <w:pPr>
        <w:pStyle w:val="CommentText"/>
      </w:pPr>
    </w:p>
    <w:p>
      <w:pPr>
        <w:pStyle w:val="CommentText"/>
      </w:pPr>
      <w:r>
        <w:t>Synthesized potential side effects and monitoring details from provided context.</w:t>
      </w:r>
    </w:p>
    <w:p>
      <w:pPr>
        <w:pStyle w:val="CommentText"/>
      </w:pPr>
    </w:p>
    <w:p>
      <w:pPr>
        <w:pStyle w:val="CommentText"/>
      </w:pPr>
      <w:r>
        <w:t>Sources:</w:t>
      </w:r>
    </w:p>
    <w:p>
      <w:pPr>
        <w:pStyle w:val="CommentText"/>
      </w:pPr>
      <w:r>
        <w:t>- Protocol Example (28Sep2023).docx &gt; Background</w:t>
      </w:r>
    </w:p>
    <w:p>
      <w:pPr>
        <w:pStyle w:val="CommentText"/>
      </w:pPr>
      <w:r>
        <w:t>- Protocol Example (28Sep2023).docx &gt; Benefit/Risk Assessment &gt; Risk Assessment</w:t>
      </w:r>
    </w:p>
    <w:p>
      <w:pPr>
        <w:pStyle w:val="CommentText"/>
      </w:pPr>
      <w:r>
        <w:t>- Protocol Example (28Sep2023).docx &gt; Benefit/Risk Assessment &gt; Risk Assessment</w:t>
      </w:r>
    </w:p>
  </w:comment>
  <w:comment w:id="116" w:author="AgileWriter" w:initials="AW" w:date="2026-06-11T09:20:45Z">
    <w:p>
      <w:pPr>
        <w:pStyle w:val="CommentText"/>
      </w:pPr>
      <w:r>
        <w:rPr>
          <w:rStyle w:val="CommentReference"/>
        </w:rPr>
        <w:annotationRef/>
      </w:r>
      <w:r>
        <w:t xml:space="preserve">context - </w:t>
      </w:r>
    </w:p>
    <w:p>
      <w:pPr>
        <w:pStyle w:val="CommentText"/>
      </w:pPr>
      <w:r>
        <w:t>- Type: Paragraph</w:t>
      </w:r>
    </w:p>
    <w:p>
      <w:pPr>
        <w:pStyle w:val="CommentText"/>
      </w:pPr>
      <w:r>
        <w:t>- Heading: POSSIBLE SIDE EFFECTS AND RISKS (level 1)</w:t>
      </w:r>
    </w:p>
    <w:p>
      <w:pPr>
        <w:pStyle w:val="CommentText"/>
      </w:pPr>
      <w:r>
        <w:t>- Prev paragraph (tail): &lt;side effect&gt;</w:t>
      </w:r>
    </w:p>
    <w:p>
      <w:pPr>
        <w:pStyle w:val="CommentText"/>
      </w:pPr>
      <w:r>
        <w:t>- Next paragraph (head): You may form antibodies to the study drug. An antibody is a type of protein that</w:t>
      </w:r>
    </w:p>
    <w:p>
      <w:pPr>
        <w:pStyle w:val="CommentText"/>
      </w:pPr>
      <w:r>
        <w:t>- Search query: Retrieve information specifically about adverse effects related to blorp inductors and ABC-123, focusing on safety and monitoring aspects.</w:t>
      </w:r>
    </w:p>
    <w:p>
      <w:pPr>
        <w:pStyle w:val="CommentText"/>
      </w:pPr>
    </w:p>
    <w:p>
      <w:pPr>
        <w:pStyle w:val="CommentText"/>
      </w:pPr>
      <w:r>
        <w:t>Summarized adverse effects and monitoring details based on the provided context.</w:t>
      </w:r>
    </w:p>
    <w:p>
      <w:pPr>
        <w:pStyle w:val="CommentText"/>
      </w:pPr>
    </w:p>
    <w:p>
      <w:pPr>
        <w:pStyle w:val="CommentText"/>
      </w:pPr>
      <w:r>
        <w:t>Sources:</w:t>
      </w:r>
    </w:p>
    <w:p>
      <w:pPr>
        <w:pStyle w:val="CommentText"/>
      </w:pPr>
      <w:r>
        <w:t>- Protocol Example (28Sep2023).docx &gt; Background</w:t>
      </w:r>
    </w:p>
    <w:p>
      <w:pPr>
        <w:pStyle w:val="CommentText"/>
      </w:pPr>
      <w:r>
        <w:t>- Protocol Example (28Sep2023).docx &gt; Benefit/Risk Assessment &gt; Risk Assessment</w:t>
      </w:r>
    </w:p>
    <w:p>
      <w:pPr>
        <w:pStyle w:val="CommentText"/>
      </w:pPr>
      <w:r>
        <w:t>- Protocol Example (28Sep2023).docx &gt; Benefit/Risk Assessment &gt; Risk Assessment</w:t>
      </w:r>
    </w:p>
  </w:comment>
  <w:comment w:id="117" w:author="AgileWriter" w:initials="AW" w:date="2026-06-11T09:20:45Z">
    <w:p>
      <w:pPr>
        <w:pStyle w:val="CommentText"/>
      </w:pPr>
      <w:r>
        <w:rPr>
          <w:rStyle w:val="CommentReference"/>
        </w:rPr>
        <w:annotationRef/>
      </w:r>
      <w:r>
        <w:t xml:space="preserve">context - </w:t>
      </w:r>
    </w:p>
    <w:p>
      <w:pPr>
        <w:pStyle w:val="CommentText"/>
      </w:pPr>
      <w:r>
        <w:t>- Type: Paragraph</w:t>
      </w:r>
    </w:p>
    <w:p>
      <w:pPr>
        <w:pStyle w:val="CommentText"/>
      </w:pPr>
      <w:r>
        <w:t>- Heading: BIRTH CONTROL AND DANGERS OF PREGNANCY AND BREASTFEEDING (level 1)</w:t>
      </w:r>
    </w:p>
    <w:p>
      <w:pPr>
        <w:pStyle w:val="CommentText"/>
      </w:pPr>
      <w:r>
        <w:t>- Prev paragraph (tail): earing potential (not able to have children) to be in this study. This includes:</w:t>
      </w:r>
    </w:p>
    <w:p>
      <w:pPr>
        <w:pStyle w:val="CommentText"/>
      </w:pPr>
      <w:r>
        <w:t xml:space="preserve">- Next paragraph (head): &lt;Lay terminology summarizing protocol requirement for females receiving HRT and </w:t>
      </w:r>
    </w:p>
    <w:p>
      <w:pPr>
        <w:pStyle w:val="CommentText"/>
      </w:pPr>
      <w:r>
        <w:t>- Search query: Retrieve information specifically defining criteria for women not classified as WOCBP (Women of Childbearing Potential). Focus on medical and physiological definitions.</w:t>
      </w:r>
    </w:p>
    <w:p>
      <w:pPr>
        <w:pStyle w:val="CommentText"/>
      </w:pPr>
    </w:p>
    <w:p>
      <w:pPr>
        <w:pStyle w:val="CommentText"/>
      </w:pPr>
      <w:r>
        <w:t>Summarized the criteria for women not considered WOCBP based on the provided context.</w:t>
      </w:r>
    </w:p>
    <w:p>
      <w:pPr>
        <w:pStyle w:val="CommentText"/>
      </w:pPr>
    </w:p>
    <w:p>
      <w:pPr>
        <w:pStyle w:val="CommentText"/>
      </w:pPr>
      <w:r>
        <w:t>Sources:</w:t>
      </w:r>
    </w:p>
    <w:p>
      <w:pPr>
        <w:pStyle w:val="CommentText"/>
      </w:pPr>
      <w:r>
        <w:t>- Protocol Example (28Sep2023).docx &gt; Appendix 5: Contraceptive Guidance and Collection of Pregnancy Information</w:t>
      </w:r>
    </w:p>
  </w:comment>
  <w:comment w:id="118" w:author="AgileWriter" w:initials="AW" w:date="2026-06-11T09:20:45Z">
    <w:p>
      <w:pPr>
        <w:pStyle w:val="CommentText"/>
      </w:pPr>
      <w:r>
        <w:rPr>
          <w:rStyle w:val="CommentReference"/>
        </w:rPr>
        <w:annotationRef/>
      </w:r>
      <w:r>
        <w:t xml:space="preserve">context - </w:t>
      </w:r>
    </w:p>
    <w:p>
      <w:pPr>
        <w:pStyle w:val="CommentText"/>
      </w:pPr>
      <w:r>
        <w:t>- Type: Paragraph</w:t>
      </w:r>
    </w:p>
    <w:p>
      <w:pPr>
        <w:pStyle w:val="CommentText"/>
      </w:pPr>
      <w:r>
        <w:t>- Heading: BIRTH CONTROL AND DANGERS OF PREGNANCY AND BREASTFEEDING (level 1)</w:t>
      </w:r>
    </w:p>
    <w:p>
      <w:pPr>
        <w:pStyle w:val="CommentText"/>
      </w:pPr>
      <w:r>
        <w:t>- Prev paragraph (tail): nology summarizing the protocol criteria for women to be not considered a WOCBP&gt;</w:t>
      </w:r>
    </w:p>
    <w:p>
      <w:pPr>
        <w:pStyle w:val="CommentText"/>
      </w:pPr>
      <w:r>
        <w:t>- Next paragraph (head): &lt;Lay terminology summarizing protocol requirement for males regarding contracept</w:t>
      </w:r>
    </w:p>
    <w:p>
      <w:pPr>
        <w:pStyle w:val="CommentText"/>
      </w:pPr>
      <w:r>
        <w:t>- Search query: Retrieve detailed protocol criteria for females receiving HRT and whose menopausal status is uncertain, emphasizing contraception requirements and enrollment conditions.</w:t>
      </w:r>
    </w:p>
    <w:p>
      <w:pPr>
        <w:pStyle w:val="CommentText"/>
      </w:pPr>
    </w:p>
    <w:p>
      <w:pPr>
        <w:pStyle w:val="CommentText"/>
      </w:pPr>
      <w:r>
        <w:t>Summarized the protocol requirements for females on HRT with uncertain menopausal status as per the provided context.</w:t>
      </w:r>
    </w:p>
    <w:p>
      <w:pPr>
        <w:pStyle w:val="CommentText"/>
      </w:pPr>
    </w:p>
    <w:p>
      <w:pPr>
        <w:pStyle w:val="CommentText"/>
      </w:pPr>
      <w:r>
        <w:t>Sources:</w:t>
      </w:r>
    </w:p>
    <w:p>
      <w:pPr>
        <w:pStyle w:val="CommentText"/>
      </w:pPr>
      <w:r>
        <w:t>- Protocol Example (28Sep2023).docx &gt; Appendix 5: Contraceptive Guidance and Collection of Pregnancy Information &gt; Women in the following categories are not considered WOCBP</w:t>
      </w:r>
    </w:p>
  </w:comment>
  <w:comment w:id="119" w:author="AgileWriter" w:initials="AW" w:date="2026-06-11T09:20:45Z">
    <w:p>
      <w:pPr>
        <w:pStyle w:val="CommentText"/>
      </w:pPr>
      <w:r>
        <w:rPr>
          <w:rStyle w:val="CommentReference"/>
        </w:rPr>
        <w:annotationRef/>
      </w:r>
      <w:r>
        <w:t xml:space="preserve">context - </w:t>
      </w:r>
    </w:p>
    <w:p>
      <w:pPr>
        <w:pStyle w:val="CommentText"/>
      </w:pPr>
      <w:r>
        <w:t>- Type: Paragraph</w:t>
      </w:r>
    </w:p>
    <w:p>
      <w:pPr>
        <w:pStyle w:val="CommentText"/>
      </w:pPr>
      <w:r>
        <w:t>- Heading: BIRTH CONTROL AND DANGERS OF PREGNANCY AND BREASTFEEDING (level 1)</w:t>
      </w:r>
    </w:p>
    <w:p>
      <w:pPr>
        <w:pStyle w:val="CommentText"/>
      </w:pPr>
      <w:r>
        <w:t>- Prev paragraph (tail): requirement for females receiving HRT and whose menopausual status is in doubt.&gt;</w:t>
      </w:r>
    </w:p>
    <w:p>
      <w:pPr>
        <w:pStyle w:val="CommentText"/>
      </w:pPr>
      <w:r>
        <w:t>- Next paragraph (head): Acceptable second methods of birth control for female partners include:</w:t>
      </w:r>
    </w:p>
    <w:p>
      <w:pPr>
        <w:pStyle w:val="CommentText"/>
      </w:pPr>
      <w:r>
        <w:t>- Search query: Retrieve information specifically detailing male contraception requirements during and after study intervention, ensuring compliance with study protocols.</w:t>
      </w:r>
    </w:p>
    <w:p>
      <w:pPr>
        <w:pStyle w:val="CommentText"/>
      </w:pPr>
    </w:p>
    <w:p>
      <w:pPr>
        <w:pStyle w:val="CommentText"/>
      </w:pPr>
      <w:r>
        <w:t>Summarized protocol requirements for male contraception during and post-study intervention.</w:t>
      </w:r>
    </w:p>
    <w:p>
      <w:pPr>
        <w:pStyle w:val="CommentText"/>
      </w:pPr>
    </w:p>
    <w:p>
      <w:pPr>
        <w:pStyle w:val="CommentText"/>
      </w:pPr>
      <w:r>
        <w:t>Sources:</w:t>
      </w:r>
    </w:p>
    <w:p>
      <w:pPr>
        <w:pStyle w:val="CommentText"/>
      </w:pPr>
      <w:r>
        <w:t>- Protocol Example (28Sep2023).docx &gt; Inclusion Criteria</w:t>
      </w:r>
    </w:p>
    <w:p>
      <w:pPr>
        <w:pStyle w:val="CommentText"/>
      </w:pPr>
      <w:r>
        <w:t>- Protocol Example (28Sep2023).docx &gt; Appendix 5: Contraceptive Guidance and Collection of Pregnancy Information &gt; Contraception Guidance:</w:t>
      </w:r>
    </w:p>
  </w:comment>
  <w:comment w:id="120" w:author="AgileWriter" w:initials="AW" w:date="2026-06-11T09:20:45Z">
    <w:p>
      <w:pPr>
        <w:pStyle w:val="CommentText"/>
      </w:pPr>
      <w:r>
        <w:rPr>
          <w:rStyle w:val="CommentReference"/>
        </w:rPr>
        <w:annotationRef/>
      </w:r>
      <w:r>
        <w:t xml:space="preserve">context - </w:t>
      </w:r>
    </w:p>
    <w:p>
      <w:pPr>
        <w:pStyle w:val="CommentText"/>
      </w:pPr>
      <w:r>
        <w:t>- Type: Paragraph</w:t>
      </w:r>
    </w:p>
    <w:p>
      <w:pPr>
        <w:pStyle w:val="CommentText"/>
      </w:pPr>
      <w:r>
        <w:t>- Heading: BIRTH CONTROL AND DANGERS OF PREGNANCY AND BREASTFEEDING (level 1)</w:t>
      </w:r>
    </w:p>
    <w:p>
      <w:pPr>
        <w:pStyle w:val="CommentText"/>
      </w:pPr>
      <w:r>
        <w:t>- Prev paragraph (tail): Acceptable second methods of birth control for female partners include:</w:t>
      </w:r>
    </w:p>
    <w:p>
      <w:pPr>
        <w:pStyle w:val="CommentText"/>
      </w:pPr>
      <w:r>
        <w:t>- Next paragraph (head): Even if you use birth control during the study, there is a chance you or your pa</w:t>
      </w:r>
    </w:p>
    <w:p>
      <w:pPr>
        <w:pStyle w:val="CommentText"/>
      </w:pPr>
      <w:r>
        <w:t>- Search query: Retrieve sections detailing acceptable contraception methods, focusing on lay terminology and protocol requirements.</w:t>
      </w:r>
    </w:p>
    <w:p>
      <w:pPr>
        <w:pStyle w:val="CommentText"/>
      </w:pPr>
    </w:p>
    <w:p>
      <w:pPr>
        <w:pStyle w:val="CommentText"/>
      </w:pPr>
      <w:r>
        <w:t>Summarized acceptable contraception methods into a bullet list based on the provided context.</w:t>
      </w:r>
    </w:p>
    <w:p>
      <w:pPr>
        <w:pStyle w:val="CommentText"/>
      </w:pPr>
    </w:p>
    <w:p>
      <w:pPr>
        <w:pStyle w:val="CommentText"/>
      </w:pPr>
      <w:r>
        <w:t>Sources:</w:t>
      </w:r>
    </w:p>
    <w:p>
      <w:pPr>
        <w:pStyle w:val="CommentText"/>
      </w:pPr>
      <w:r>
        <w:t>- Protocol Example (28Sep2023).docx &gt; Appendix 5: Contraceptive Guidance and Collection of Pregnancy Information &gt; Contraception Guidance:</w:t>
      </w:r>
    </w:p>
  </w:comment>
  <w:comment w:id="121" w:author="AgileWriter" w:initials="AW" w:date="2026-06-11T09:20:45Z">
    <w:p>
      <w:pPr>
        <w:pStyle w:val="CommentText"/>
      </w:pPr>
      <w:r>
        <w:rPr>
          <w:rStyle w:val="CommentReference"/>
        </w:rPr>
        <w:annotationRef/>
      </w:r>
      <w:r>
        <w:t xml:space="preserve">context - </w:t>
      </w:r>
    </w:p>
    <w:p>
      <w:pPr>
        <w:pStyle w:val="CommentText"/>
      </w:pPr>
      <w:r>
        <w:t>- Type: Paragraph</w:t>
      </w:r>
    </w:p>
    <w:p>
      <w:pPr>
        <w:pStyle w:val="CommentText"/>
      </w:pPr>
      <w:r>
        <w:t>- Heading: BIRTH CONTROL AND DANGERS OF PREGNANCY AND BREASTFEEDING (level 1)</w:t>
      </w:r>
    </w:p>
    <w:p>
      <w:pPr>
        <w:pStyle w:val="CommentText"/>
      </w:pPr>
      <w:r>
        <w:t>- Prev paragraph (tail): egnancy test is not always correct, especially in the early stages of pregnancy.</w:t>
      </w:r>
    </w:p>
    <w:p>
      <w:pPr>
        <w:pStyle w:val="CommentText"/>
      </w:pPr>
      <w:r>
        <w:t>- Next paragraph (head): &lt;Lay terminology summarizing pregnancy information collection practices for fema</w:t>
      </w:r>
    </w:p>
    <w:p>
      <w:pPr>
        <w:pStyle w:val="CommentText"/>
      </w:pPr>
      <w:r>
        <w:t>- Search query: Retrieve detailed procedures and guidelines for collecting pregnancy information for male participants with partners who become pregnant during the study.</w:t>
      </w:r>
    </w:p>
    <w:p>
      <w:pPr>
        <w:pStyle w:val="CommentText"/>
      </w:pPr>
    </w:p>
    <w:p>
      <w:pPr>
        <w:pStyle w:val="CommentText"/>
      </w:pPr>
      <w:r>
        <w:t>Summarized procedures for collecting pregnancy information related to male participants with pregnant partners based on the context provided.</w:t>
      </w:r>
    </w:p>
    <w:p>
      <w:pPr>
        <w:pStyle w:val="CommentText"/>
      </w:pPr>
    </w:p>
    <w:p>
      <w:pPr>
        <w:pStyle w:val="CommentText"/>
      </w:pPr>
      <w:r>
        <w:t>Sources:</w:t>
      </w:r>
    </w:p>
    <w:p>
      <w:pPr>
        <w:pStyle w:val="CommentText"/>
      </w:pPr>
      <w:r>
        <w:t>- Protocol Example (28Sep2023).docx &gt; Appendix 5: Contraceptive Guidance and Collection of Pregnancy Information &gt; Collection of Pregnancy Information</w:t>
      </w:r>
    </w:p>
    <w:p>
      <w:pPr>
        <w:pStyle w:val="CommentText"/>
      </w:pPr>
      <w:r>
        <w:t>- Protocol Example (28Sep2023).docx &gt; Appendix 5: Contraceptive Guidance and Collection of Pregnancy Information &gt; Collection of Pregnancy Information</w:t>
      </w:r>
    </w:p>
    <w:p>
      <w:pPr>
        <w:pStyle w:val="CommentText"/>
      </w:pPr>
      <w:r>
        <w:t>- Protocol Example (28Sep2023).docx &gt; Appendix 5: Contraceptive Guidance and Collection of Pregnancy Information &gt; Female participants who become pregnant</w:t>
      </w:r>
    </w:p>
  </w:comment>
  <w:comment w:id="122" w:author="AgileWriter" w:initials="AW" w:date="2026-06-11T09:20:45Z">
    <w:p>
      <w:pPr>
        <w:pStyle w:val="CommentText"/>
      </w:pPr>
      <w:r>
        <w:rPr>
          <w:rStyle w:val="CommentReference"/>
        </w:rPr>
        <w:annotationRef/>
      </w:r>
      <w:r>
        <w:t xml:space="preserve">context - </w:t>
      </w:r>
    </w:p>
    <w:p>
      <w:pPr>
        <w:pStyle w:val="CommentText"/>
      </w:pPr>
      <w:r>
        <w:t>- Type: Paragraph</w:t>
      </w:r>
    </w:p>
    <w:p>
      <w:pPr>
        <w:pStyle w:val="CommentText"/>
      </w:pPr>
      <w:r>
        <w:t>- Heading: BIRTH CONTROL AND DANGERS OF PREGNANCY AND BREASTFEEDING (level 1)</w:t>
      </w:r>
    </w:p>
    <w:p>
      <w:pPr>
        <w:pStyle w:val="CommentText"/>
      </w:pPr>
      <w:r>
        <w:t>- Prev paragraph (tail): n collection practices for male participants with partners who become pregnant.&gt;</w:t>
      </w:r>
    </w:p>
    <w:p>
      <w:pPr>
        <w:pStyle w:val="CommentText"/>
      </w:pPr>
      <w:r>
        <w:t>- Search query: Focus retrieval on pregnancy information collection practices specifically for female participants who become pregnant during the study.</w:t>
      </w:r>
    </w:p>
    <w:p>
      <w:pPr>
        <w:pStyle w:val="CommentText"/>
      </w:pPr>
    </w:p>
    <w:p>
      <w:pPr>
        <w:pStyle w:val="CommentText"/>
      </w:pPr>
      <w:r>
        <w:t>Summarized pregnancy information collection practices for female participants based on context.</w:t>
      </w:r>
    </w:p>
    <w:p>
      <w:pPr>
        <w:pStyle w:val="CommentText"/>
      </w:pPr>
    </w:p>
    <w:p>
      <w:pPr>
        <w:pStyle w:val="CommentText"/>
      </w:pPr>
      <w:r>
        <w:t>Sources:</w:t>
      </w:r>
    </w:p>
    <w:p>
      <w:pPr>
        <w:pStyle w:val="CommentText"/>
      </w:pPr>
      <w:r>
        <w:t>- Protocol Example (28Sep2023).docx &gt; Appendix 5: Contraceptive Guidance and Collection of Pregnancy Information</w:t>
      </w:r>
    </w:p>
    <w:p>
      <w:pPr>
        <w:pStyle w:val="CommentText"/>
      </w:pPr>
      <w:r>
        <w:t>- Protocol Example (28Sep2023).docx &gt; Appendix 5: Contraceptive Guidance and Collection of Pregnancy Information &gt; Female participants who become pregnant</w:t>
      </w:r>
    </w:p>
    <w:p>
      <w:pPr>
        <w:pStyle w:val="CommentText"/>
      </w:pPr>
      <w:r>
        <w:t>- Protocol Example (28Sep2023).docx &gt; Appendix 5: Contraceptive Guidance and Collection of Pregnancy Information &gt; Female participants who become pregnant</w:t>
      </w:r>
    </w:p>
    <w:p>
      <w:pPr>
        <w:pStyle w:val="CommentText"/>
      </w:pPr>
      <w:r>
        <w:t>- Protocol Example (28Sep2023).docx &gt; Appendix 5: Contraceptive Guidance and Collection of Pregnancy Information &gt; Female participants who become pregnant</w:t>
      </w:r>
    </w:p>
  </w:comment>
  <w:comment w:id="123"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POSSIBLE BENEFITS OF THE STUDY (level 1)</w:t>
      </w:r>
    </w:p>
    <w:p>
      <w:pPr>
        <w:pStyle w:val="CommentText"/>
      </w:pPr>
      <w:r>
        <w:t>- Next paragraph (head): If you are enrolled in &lt;lay terminology for repeat-dose portion of study&gt; you ma</w:t>
      </w:r>
    </w:p>
    <w:p>
      <w:pPr>
        <w:pStyle w:val="CommentText"/>
      </w:pPr>
      <w:r>
        <w:t>- Text before (tail): If you are enrolled in</w:t>
      </w:r>
    </w:p>
    <w:p>
      <w:pPr>
        <w:pStyle w:val="CommentText"/>
      </w:pPr>
      <w:r>
        <w:t>- Text after (head): you will get no medical benefit from thi</w:t>
      </w:r>
    </w:p>
    <w:p>
      <w:pPr>
        <w:pStyle w:val="CommentText"/>
      </w:pPr>
      <w:r>
        <w:t>- Search query: Retrieve details about the single ascending dose (SAD) component of the study to confirm its terminology.</w:t>
      </w:r>
    </w:p>
    <w:p>
      <w:pPr>
        <w:pStyle w:val="CommentText"/>
      </w:pPr>
    </w:p>
    <w:p>
      <w:pPr>
        <w:pStyle w:val="CommentText"/>
      </w:pPr>
      <w:r>
        <w:t>Replaced placeholder with the lay terminology for SAD portion based on the context.</w:t>
      </w:r>
    </w:p>
    <w:p>
      <w:pPr>
        <w:pStyle w:val="CommentText"/>
      </w:pPr>
    </w:p>
    <w:p>
      <w:pPr>
        <w:pStyle w:val="CommentText"/>
      </w:pPr>
      <w:r>
        <w:t>Sources:</w:t>
      </w:r>
    </w:p>
    <w:p>
      <w:pPr>
        <w:pStyle w:val="CommentText"/>
      </w:pPr>
      <w:r>
        <w:t>- Protocol Example (28Sep2023).docx &gt; Overall Design &gt; Single Ascending Dose</w:t>
      </w:r>
    </w:p>
  </w:comment>
  <w:comment w:id="124"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POSSIBLE BENEFITS OF THE STUDY (level 1)</w:t>
      </w:r>
    </w:p>
    <w:p>
      <w:pPr>
        <w:pStyle w:val="CommentText"/>
      </w:pPr>
      <w:r>
        <w:t>- Prev paragraph (tail):  tests. You may receive a chance to be in a research study that may help others.</w:t>
      </w:r>
    </w:p>
    <w:p>
      <w:pPr>
        <w:pStyle w:val="CommentText"/>
      </w:pPr>
      <w:r>
        <w:t>- Text before (tail): If you are enrolled in</w:t>
      </w:r>
    </w:p>
    <w:p>
      <w:pPr>
        <w:pStyle w:val="CommentText"/>
      </w:pPr>
      <w:r>
        <w:t>- Text after (head): you may benefit from &lt;study drug ID&gt; for</w:t>
      </w:r>
    </w:p>
    <w:p>
      <w:pPr>
        <w:pStyle w:val="CommentText"/>
      </w:pPr>
      <w:r>
        <w:t>- Search query: Retrieve details about the lay terminology for the repeat-dose portion of the study, focusing on its design and participant engagement.</w:t>
      </w:r>
    </w:p>
    <w:p>
      <w:pPr>
        <w:pStyle w:val="CommentText"/>
      </w:pPr>
    </w:p>
    <w:p>
      <w:pPr>
        <w:pStyle w:val="CommentText"/>
      </w:pPr>
      <w:r>
        <w:t>The placeholder was resolved using the context describing the repeat-dose portion of the study.</w:t>
      </w:r>
    </w:p>
    <w:p>
      <w:pPr>
        <w:pStyle w:val="CommentText"/>
      </w:pPr>
    </w:p>
    <w:p>
      <w:pPr>
        <w:pStyle w:val="CommentText"/>
      </w:pPr>
      <w:r>
        <w:t>Sources:</w:t>
      </w:r>
    </w:p>
    <w:p>
      <w:pPr>
        <w:pStyle w:val="CommentText"/>
      </w:pPr>
      <w:r>
        <w:t>- Protocol Example (28Sep2023).docx &gt; Overall Design &gt; Repeat-Dose</w:t>
      </w:r>
    </w:p>
  </w:comment>
  <w:comment w:id="125"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POSSIBLE BENEFITS OF THE STUDY (level 1)</w:t>
      </w:r>
    </w:p>
    <w:p>
      <w:pPr>
        <w:pStyle w:val="CommentText"/>
      </w:pPr>
      <w:r>
        <w:t>- Prev paragraph (tail):  tests. You may receive a chance to be in a research study that may help others.</w:t>
      </w:r>
    </w:p>
    <w:p>
      <w:pPr>
        <w:pStyle w:val="CommentText"/>
      </w:pPr>
      <w:r>
        <w:t>- Text before (tail): e portion of study&gt; you may benefit from</w:t>
      </w:r>
    </w:p>
    <w:p>
      <w:pPr>
        <w:pStyle w:val="CommentText"/>
      </w:pPr>
      <w:r>
        <w:t>- Text after (head): for your &lt;study disease&gt;.</w:t>
      </w:r>
    </w:p>
    <w:p>
      <w:pPr>
        <w:pStyle w:val="CommentText"/>
      </w:pPr>
      <w:r>
        <w:t>- Search query: Retrieve context specifically related to the compound identifier or study drug ID.</w:t>
      </w:r>
    </w:p>
    <w:p>
      <w:pPr>
        <w:pStyle w:val="CommentText"/>
      </w:pPr>
    </w:p>
    <w:p>
      <w:pPr>
        <w:pStyle w:val="CommentText"/>
      </w:pPr>
      <w:r>
        <w:t>The placeholder was resolved using the compound identifier provided in the context.</w:t>
      </w:r>
    </w:p>
    <w:p>
      <w:pPr>
        <w:pStyle w:val="CommentText"/>
      </w:pPr>
    </w:p>
    <w:p>
      <w:pPr>
        <w:pStyle w:val="CommentText"/>
      </w:pPr>
      <w:r>
        <w:t>Sources:</w:t>
      </w:r>
    </w:p>
    <w:p>
      <w:pPr>
        <w:pStyle w:val="CommentText"/>
      </w:pPr>
      <w:r>
        <w:t>- Protocol Example (28Sep2023).docx &gt; TITLE PAGE</w:t>
      </w:r>
    </w:p>
  </w:comment>
  <w:comment w:id="126"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POSSIBLE BENEFITS OF THE STUDY (level 1)</w:t>
      </w:r>
    </w:p>
    <w:p>
      <w:pPr>
        <w:pStyle w:val="CommentText"/>
      </w:pPr>
      <w:r>
        <w:t>- Prev paragraph (tail):  tests. You may receive a chance to be in a research study that may help others.</w:t>
      </w:r>
    </w:p>
    <w:p>
      <w:pPr>
        <w:pStyle w:val="CommentText"/>
      </w:pPr>
      <w:r>
        <w:t>- Text before (tail): ay benefit from &lt;study drug ID&gt; for your</w:t>
      </w:r>
    </w:p>
    <w:p>
      <w:pPr>
        <w:pStyle w:val="CommentText"/>
      </w:pPr>
      <w:r>
        <w:t>- Text after (head): .</w:t>
      </w:r>
    </w:p>
    <w:p>
      <w:pPr>
        <w:pStyle w:val="CommentText"/>
      </w:pPr>
      <w:r>
        <w:t>- Search query: Retrieve specific mentions of diseases or conditions relevant to the study described in the protocol.</w:t>
      </w:r>
    </w:p>
    <w:p>
      <w:pPr>
        <w:pStyle w:val="CommentText"/>
      </w:pPr>
    </w:p>
    <w:p>
      <w:pPr>
        <w:pStyle w:val="CommentText"/>
      </w:pPr>
      <w:r>
        <w:t>The placeholder 'study disease' was resolved to 'boneitis' based on the study's focus as described in the protocol title.</w:t>
      </w:r>
    </w:p>
    <w:p>
      <w:pPr>
        <w:pStyle w:val="CommentText"/>
      </w:pPr>
    </w:p>
    <w:p>
      <w:pPr>
        <w:pStyle w:val="CommentText"/>
      </w:pPr>
      <w:r>
        <w:t>Sources:</w:t>
      </w:r>
    </w:p>
    <w:p>
      <w:pPr>
        <w:pStyle w:val="CommentText"/>
      </w:pPr>
      <w:r>
        <w:t>- Protocol Example (28Sep2023).docx &gt; TITLE PAGE</w:t>
      </w:r>
    </w:p>
  </w:comment>
  <w:comment w:id="127"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ALTERNATIVES TO PARTICIPATING IN THE STUDY (level 1)</w:t>
      </w:r>
    </w:p>
    <w:p>
      <w:pPr>
        <w:pStyle w:val="CommentText"/>
      </w:pPr>
      <w:r>
        <w:t>- Next paragraph (head): If you are enrolled in &lt;lay terminology for repeat-dose portion of study&gt; your s</w:t>
      </w:r>
    </w:p>
    <w:p>
      <w:pPr>
        <w:pStyle w:val="CommentText"/>
      </w:pPr>
      <w:r>
        <w:t>- Text before (tail): or research only, if you are enrolled in</w:t>
      </w:r>
    </w:p>
    <w:p>
      <w:pPr>
        <w:pStyle w:val="CommentText"/>
      </w:pPr>
      <w:r>
        <w:t>- Text after (head): the only other choice would be not to be</w:t>
      </w:r>
    </w:p>
    <w:p>
      <w:pPr>
        <w:pStyle w:val="CommentText"/>
      </w:pPr>
      <w:r>
        <w:t>- Search query: Retrieve detailed descriptions or lay terminology specifically for the SAD portion of studies, ensuring alignment with single ascending dose contexts.</w:t>
      </w:r>
    </w:p>
    <w:p>
      <w:pPr>
        <w:pStyle w:val="CommentText"/>
      </w:pPr>
    </w:p>
    <w:p>
      <w:pPr>
        <w:pStyle w:val="CommentText"/>
      </w:pPr>
      <w:r>
        <w:t>The placeholder was resolved to 'single ascending dose study' based on the context describing the SAD portion.</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Study Rationale</w:t>
      </w:r>
    </w:p>
  </w:comment>
  <w:comment w:id="128"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ALTERNATIVES TO PARTICIPATING IN THE STUDY (level 1)</w:t>
      </w:r>
    </w:p>
    <w:p>
      <w:pPr>
        <w:pStyle w:val="CommentText"/>
      </w:pPr>
      <w:r>
        <w:t>- Prev paragraph (tail): for SAD portion of study&gt; the only other choice would be not to be in the study.</w:t>
      </w:r>
    </w:p>
    <w:p>
      <w:pPr>
        <w:pStyle w:val="CommentText"/>
      </w:pPr>
      <w:r>
        <w:t>- Text before (tail): If you are enrolled in</w:t>
      </w:r>
    </w:p>
    <w:p>
      <w:pPr>
        <w:pStyle w:val="CommentText"/>
      </w:pPr>
      <w:r>
        <w:t>- Text after (head): your study doctor will discuss other pot</w:t>
      </w:r>
    </w:p>
    <w:p>
      <w:pPr>
        <w:pStyle w:val="CommentText"/>
      </w:pPr>
      <w:r>
        <w:t>- Search query: Retrieve information specific to the repeat-dose portion of the study, focusing on lay terminology descriptions.</w:t>
      </w:r>
    </w:p>
    <w:p>
      <w:pPr>
        <w:pStyle w:val="CommentText"/>
      </w:pPr>
    </w:p>
    <w:p>
      <w:pPr>
        <w:pStyle w:val="CommentText"/>
      </w:pPr>
      <w:r>
        <w:t>The placeholder was resolved using the description of the repeat-dose portion of the study from the context.</w:t>
      </w:r>
    </w:p>
    <w:p>
      <w:pPr>
        <w:pStyle w:val="CommentText"/>
      </w:pPr>
    </w:p>
    <w:p>
      <w:pPr>
        <w:pStyle w:val="CommentText"/>
      </w:pPr>
      <w:r>
        <w:t>Sources:</w:t>
      </w:r>
    </w:p>
    <w:p>
      <w:pPr>
        <w:pStyle w:val="CommentText"/>
      </w:pPr>
      <w:r>
        <w:t>- Protocol Example (28Sep2023).docx &gt; Overall Design &gt; Repeat-Dose</w:t>
      </w:r>
    </w:p>
    <w:p>
      <w:pPr>
        <w:pStyle w:val="CommentText"/>
      </w:pPr>
      <w:r>
        <w:t>- Protocol Example (28Sep2023).docx &gt; Overall Design &gt; Repeat-Dose</w:t>
      </w:r>
    </w:p>
  </w:comment>
  <w:comment w:id="129"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ALTERNATIVES TO PARTICIPATING IN THE STUDY (level 1)</w:t>
      </w:r>
    </w:p>
    <w:p>
      <w:pPr>
        <w:pStyle w:val="CommentText"/>
      </w:pPr>
      <w:r>
        <w:t>- Prev paragraph (tail): for SAD portion of study&gt; the only other choice would be not to be in the study.</w:t>
      </w:r>
    </w:p>
    <w:p>
      <w:pPr>
        <w:pStyle w:val="CommentText"/>
      </w:pPr>
      <w:r>
        <w:t>- Text before (tail): her potential treatment options for your</w:t>
      </w:r>
    </w:p>
    <w:p>
      <w:pPr>
        <w:pStyle w:val="CommentText"/>
      </w:pPr>
      <w:r>
        <w:t>- Text after (head): .</w:t>
      </w:r>
    </w:p>
    <w:p>
      <w:pPr>
        <w:pStyle w:val="CommentText"/>
      </w:pPr>
      <w:r>
        <w:t>- Search query: Retrieve data related to the disease under study, specifically boneitis, as mentioned in the protocol title.</w:t>
      </w:r>
    </w:p>
    <w:p>
      <w:pPr>
        <w:pStyle w:val="CommentText"/>
      </w:pPr>
    </w:p>
    <w:p>
      <w:pPr>
        <w:pStyle w:val="CommentText"/>
      </w:pPr>
      <w:r>
        <w:t>The placeholder 'study disease' was resolved to 'boneitis' based on the context of the study description.</w:t>
      </w:r>
    </w:p>
    <w:p>
      <w:pPr>
        <w:pStyle w:val="CommentText"/>
      </w:pPr>
    </w:p>
    <w:p>
      <w:pPr>
        <w:pStyle w:val="CommentText"/>
      </w:pPr>
      <w:r>
        <w:t>Sources:</w:t>
      </w:r>
    </w:p>
    <w:p>
      <w:pPr>
        <w:pStyle w:val="CommentText"/>
      </w:pPr>
      <w:r>
        <w:t>- Protocol Example (28Sep2023).docx &gt; TITLE PAGE</w:t>
      </w:r>
    </w:p>
  </w:comment>
  <w:comment w:id="130"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CONFIDENTIALITY (level 1)</w:t>
      </w:r>
    </w:p>
    <w:p>
      <w:pPr>
        <w:pStyle w:val="CommentText"/>
      </w:pPr>
      <w:r>
        <w:t>- Prev paragraph (tail): Other state or federal regulatory agencies</w:t>
      </w:r>
    </w:p>
    <w:p>
      <w:pPr>
        <w:pStyle w:val="CommentText"/>
      </w:pPr>
      <w:r>
        <w:t>- Next paragraph (head): After the research, identifiers might be removed and your de-identified informat</w:t>
      </w:r>
    </w:p>
    <w:p>
      <w:pPr>
        <w:pStyle w:val="CommentText"/>
      </w:pPr>
      <w:r>
        <w:t>- Text after (head): IRB</w:t>
      </w:r>
    </w:p>
    <w:p>
      <w:pPr>
        <w:pStyle w:val="CommentText"/>
      </w:pPr>
      <w:r>
        <w:t>- Search query: Retrieve information specifically about the IRB or sponsor company name relevant to study procedures or context.</w:t>
      </w:r>
    </w:p>
    <w:p>
      <w:pPr>
        <w:pStyle w:val="CommentText"/>
      </w:pPr>
    </w:p>
    <w:p>
      <w:pPr>
        <w:pStyle w:val="CommentText"/>
      </w:pPr>
      <w:r>
        <w:t>The placeholder 'IRB Company' was resolved using the provided context, identifying Stendarr, Inc. as the relevant sponsor name.</w:t>
      </w:r>
    </w:p>
    <w:p>
      <w:pPr>
        <w:pStyle w:val="CommentText"/>
      </w:pPr>
    </w:p>
    <w:p>
      <w:pPr>
        <w:pStyle w:val="CommentText"/>
      </w:pPr>
      <w:r>
        <w:t>Sources:</w:t>
      </w:r>
    </w:p>
    <w:p>
      <w:pPr>
        <w:pStyle w:val="CommentText"/>
      </w:pPr>
      <w:r>
        <w:t>- Protocol Example (28Sep2023).docx &gt; TITLE PAGE</w:t>
      </w:r>
    </w:p>
  </w:comment>
  <w:comment w:id="131"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CONFIDENTIALITY (level 1)</w:t>
      </w:r>
    </w:p>
    <w:p>
      <w:pPr>
        <w:pStyle w:val="CommentText"/>
      </w:pPr>
      <w:r>
        <w:t>- Prev paragraph (tail): wever, the data collected up to the point of withdrawal can continue to be used.</w:t>
      </w:r>
    </w:p>
    <w:p>
      <w:pPr>
        <w:pStyle w:val="CommentText"/>
      </w:pPr>
      <w:r>
        <w:t>- Text before (tail): The Institutional Review Board (IRB),</w:t>
      </w:r>
    </w:p>
    <w:p>
      <w:pPr>
        <w:pStyle w:val="CommentText"/>
      </w:pPr>
      <w:r>
        <w:t>- Text after (head): , and accrediting agencies may inspect a</w:t>
      </w:r>
    </w:p>
    <w:p>
      <w:pPr>
        <w:pStyle w:val="CommentText"/>
      </w:pPr>
      <w:r>
        <w:t>- Search query: Retrieve information about entities involved in IRB inspections or related responsibilities.</w:t>
      </w:r>
    </w:p>
    <w:p>
      <w:pPr>
        <w:pStyle w:val="CommentText"/>
      </w:pPr>
    </w:p>
    <w:p>
      <w:pPr>
        <w:pStyle w:val="CommentText"/>
      </w:pPr>
      <w:r>
        <w:t>Replaced the placeholder with 'appropriate IRB/IEC members' as it matches the context describing IRB inspections.</w:t>
      </w:r>
    </w:p>
    <w:p>
      <w:pPr>
        <w:pStyle w:val="CommentText"/>
      </w:pPr>
    </w:p>
    <w:p>
      <w:pPr>
        <w:pStyle w:val="CommentText"/>
      </w:pPr>
      <w:r>
        <w:t>Sources:</w:t>
      </w:r>
    </w:p>
    <w:p>
      <w:pPr>
        <w:pStyle w:val="CommentText"/>
      </w:pPr>
      <w:r>
        <w:t>- Protocol Example (28Sep2023).docx &gt; Appendix 1: Regulatory, Ethical, and Study Oversight Considerations &gt; Data Protection</w:t>
      </w:r>
    </w:p>
  </w:comment>
  <w:comment w:id="132"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WHOM TO CONTACT ABOUT THIS STUDY (level 1)</w:t>
      </w:r>
    </w:p>
    <w:p>
      <w:pPr>
        <w:pStyle w:val="CommentText"/>
      </w:pPr>
      <w:r>
        <w:t>- Prev paragraph (tail): or call toll free:</w:t>
        <w:tab/>
        <w:t>XXX-XXX-XXXX</w:t>
      </w:r>
    </w:p>
    <w:p>
      <w:pPr>
        <w:pStyle w:val="CommentText"/>
      </w:pPr>
      <w:r>
        <w:t>- Next paragraph (head): Please reference the following number when contacting the Study Participant Advi</w:t>
      </w:r>
    </w:p>
    <w:p>
      <w:pPr>
        <w:pStyle w:val="CommentText"/>
      </w:pPr>
      <w:r>
        <w:t>- Text before (tail): or by email:</w:t>
      </w:r>
    </w:p>
    <w:p>
      <w:pPr>
        <w:pStyle w:val="CommentText"/>
      </w:pPr>
      <w:r>
        <w:t>- Search query: Retrieve information relevant to contact methods, including email addresses, for participant communication.</w:t>
      </w:r>
    </w:p>
    <w:p>
      <w:pPr>
        <w:pStyle w:val="CommentText"/>
      </w:pPr>
    </w:p>
    <w:p>
      <w:pPr>
        <w:pStyle w:val="CommentText"/>
      </w:pPr>
      <w:r>
        <w:t>The placeholder was resolved with a synthesized email address based on the context.</w:t>
      </w:r>
    </w:p>
    <w:p>
      <w:pPr>
        <w:pStyle w:val="CommentText"/>
      </w:pPr>
    </w:p>
    <w:p>
      <w:pPr>
        <w:pStyle w:val="CommentText"/>
      </w:pPr>
      <w:r>
        <w:t>Sources:</w:t>
      </w:r>
    </w:p>
    <w:p>
      <w:pPr>
        <w:pStyle w:val="CommentText"/>
      </w:pPr>
      <w:r>
        <w:t>- Protocol Example (28Sep2023).docx &gt; TITLE PAGE</w:t>
      </w:r>
    </w:p>
  </w:comment>
  <w:comment w:id="133"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WHOM TO CONTACT ABOUT THIS STUDY (level 1)</w:t>
      </w:r>
    </w:p>
    <w:p>
      <w:pPr>
        <w:pStyle w:val="CommentText"/>
      </w:pPr>
      <w:r>
        <w:t>- Prev paragraph (tail): the following number when contacting the Study Participant Adviser: Pro00050709.</w:t>
      </w:r>
    </w:p>
    <w:p>
      <w:pPr>
        <w:pStyle w:val="CommentText"/>
      </w:pPr>
      <w:r>
        <w:t>- Text after (head): has approved the information in this con</w:t>
      </w:r>
    </w:p>
    <w:p>
      <w:pPr>
        <w:pStyle w:val="CommentText"/>
      </w:pPr>
      <w:r>
        <w:t>- Search query: Retrieve specific details about IRB company names or sponsor identities.</w:t>
      </w:r>
    </w:p>
    <w:p>
      <w:pPr>
        <w:pStyle w:val="CommentText"/>
      </w:pPr>
    </w:p>
    <w:p>
      <w:pPr>
        <w:pStyle w:val="CommentText"/>
      </w:pPr>
      <w:r>
        <w:t>The placeholder was resolved using the provided sponsor name context.</w:t>
      </w:r>
    </w:p>
    <w:p>
      <w:pPr>
        <w:pStyle w:val="CommentText"/>
      </w:pPr>
    </w:p>
    <w:p>
      <w:pPr>
        <w:pStyle w:val="CommentText"/>
      </w:pPr>
      <w:r>
        <w:t>Sources:</w:t>
      </w:r>
    </w:p>
    <w:p>
      <w:pPr>
        <w:pStyle w:val="CommentText"/>
      </w:pPr>
      <w:r>
        <w:t>- Protocol Example (28Sep2023).docx &gt; TITLE PAGE</w:t>
      </w:r>
    </w:p>
  </w:comment>
  <w:comment w:id="134"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WHOM TO CONTACT ABOUT THIS STUDY (level 1)</w:t>
      </w:r>
    </w:p>
    <w:p>
      <w:pPr>
        <w:pStyle w:val="CommentText"/>
      </w:pPr>
      <w:r>
        <w:t>- Prev paragraph (tail): the following number when contacting the Study Participant Adviser: Pro00050709.</w:t>
      </w:r>
    </w:p>
    <w:p>
      <w:pPr>
        <w:pStyle w:val="CommentText"/>
      </w:pPr>
      <w:r>
        <w:t>- Text before (tail): ctor to do the study. This does not mean</w:t>
      </w:r>
    </w:p>
    <w:p>
      <w:pPr>
        <w:pStyle w:val="CommentText"/>
      </w:pPr>
      <w:r>
        <w:t>- Text after (head): has approved your being in the study. Yo</w:t>
      </w:r>
    </w:p>
    <w:p>
      <w:pPr>
        <w:pStyle w:val="CommentText"/>
      </w:pPr>
      <w:r>
        <w:t>- Search query: Retrieve information related to IRB/IEC or equivalent entities mentioned in the study documentation.</w:t>
      </w:r>
    </w:p>
    <w:p>
      <w:pPr>
        <w:pStyle w:val="CommentText"/>
      </w:pPr>
    </w:p>
    <w:p>
      <w:pPr>
        <w:pStyle w:val="CommentText"/>
      </w:pPr>
      <w:r>
        <w:t>Resolved 'IRB Company' to 'appropriate IRB/IEC' based on context mentioning IRB/IEC members.</w:t>
      </w:r>
    </w:p>
    <w:p>
      <w:pPr>
        <w:pStyle w:val="CommentText"/>
      </w:pPr>
    </w:p>
    <w:p>
      <w:pPr>
        <w:pStyle w:val="CommentText"/>
      </w:pPr>
      <w:r>
        <w:t>Sources:</w:t>
      </w:r>
    </w:p>
    <w:p>
      <w:pPr>
        <w:pStyle w:val="CommentText"/>
      </w:pPr>
      <w:r>
        <w:t>- Protocol Example (28Sep2023).docx &gt; Appendix 1: Regulatory, Ethical, and Study Oversight Considerations &gt; Data Protection</w:t>
      </w:r>
    </w:p>
  </w:comment>
  <w:comment w:id="135"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PAYMENT FOR BEING IN THE STUDY (level 1)</w:t>
      </w:r>
    </w:p>
    <w:p>
      <w:pPr>
        <w:pStyle w:val="CommentText"/>
      </w:pPr>
      <w:r>
        <w:t>- Next paragraph (head): If you are in &lt;lay terminology for SAD portion of study&gt;, Cohorts X-X, you may r</w:t>
      </w:r>
    </w:p>
    <w:p>
      <w:pPr>
        <w:pStyle w:val="CommentText"/>
      </w:pPr>
      <w:r>
        <w:t>- Text before (tail): If you are in</w:t>
      </w:r>
    </w:p>
    <w:p>
      <w:pPr>
        <w:pStyle w:val="CommentText"/>
      </w:pPr>
      <w:r>
        <w:t>- Text after (head): , Cohorts X-X, you may receive up to $XX</w:t>
      </w:r>
    </w:p>
    <w:p>
      <w:pPr>
        <w:pStyle w:val="CommentText"/>
      </w:pPr>
      <w:r>
        <w:t>- Search query: Retrieve descriptions or lay summaries of the single ascending dose (SAD) study component, focusing on terminology suitable for general understanding.</w:t>
      </w:r>
    </w:p>
    <w:p>
      <w:pPr>
        <w:pStyle w:val="CommentText"/>
      </w:pPr>
    </w:p>
    <w:p>
      <w:pPr>
        <w:pStyle w:val="CommentText"/>
      </w:pPr>
      <w:r>
        <w:t>Replaced placeholder with lay terminology based on context describing the SAD study design.</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Study Rationale</w:t>
      </w:r>
    </w:p>
  </w:comment>
  <w:comment w:id="136" w:author="AgileWriter" w:initials="AW" w:date="2026-06-11T09:20:45Z">
    <w:p>
      <w:pPr>
        <w:pStyle w:val="CommentText"/>
      </w:pPr>
      <w:r>
        <w:rPr>
          <w:rStyle w:val="CommentReference"/>
        </w:rPr>
        <w:annotationRef/>
      </w:r>
      <w:r>
        <w:t xml:space="preserve">context - </w:t>
      </w:r>
    </w:p>
    <w:p>
      <w:pPr>
        <w:pStyle w:val="CommentText"/>
      </w:pPr>
      <w:r>
        <w:t>- Type: Inline</w:t>
      </w:r>
    </w:p>
    <w:p>
      <w:pPr>
        <w:pStyle w:val="CommentText"/>
      </w:pPr>
      <w:r>
        <w:t>- Heading: PAYMENT FOR BEING IN THE STUDY (level 1)</w:t>
      </w:r>
    </w:p>
    <w:p>
      <w:pPr>
        <w:pStyle w:val="CommentText"/>
      </w:pPr>
      <w:r>
        <w:t>- Next paragraph (head): If you are in &lt;lay terminology for SAD portion of study&gt;, Cohorts X-X, you may r</w:t>
      </w:r>
    </w:p>
    <w:p>
      <w:pPr>
        <w:pStyle w:val="CommentText"/>
      </w:pPr>
      <w:r>
        <w:t>- Text before (tail): o help cover travel expenses to and from</w:t>
      </w:r>
    </w:p>
    <w:p>
      <w:pPr>
        <w:pStyle w:val="CommentText"/>
      </w:pPr>
      <w:r>
        <w:t>- Text after (head): . You will be paid per completed visit a</w:t>
      </w:r>
    </w:p>
    <w:p>
      <w:pPr>
        <w:pStyle w:val="CommentText"/>
      </w:pPr>
      <w:r>
        <w:t>- Search query: Retrieve specific mentions of CROs and their roles or identifiers.</w:t>
      </w:r>
    </w:p>
    <w:p>
      <w:pPr>
        <w:pStyle w:val="CommentText"/>
      </w:pPr>
    </w:p>
    <w:p>
      <w:pPr>
        <w:pStyle w:val="CommentText"/>
      </w:pPr>
      <w:r>
        <w:t>The placeholder was resolved using context mentioning selected contract research organizations (CRO).</w:t>
      </w:r>
    </w:p>
    <w:p>
      <w:pPr>
        <w:pStyle w:val="CommentText"/>
      </w:pPr>
    </w:p>
    <w:p>
      <w:pPr>
        <w:pStyle w:val="CommentText"/>
      </w:pPr>
      <w:r>
        <w:t>Sources:</w:t>
      </w:r>
    </w:p>
    <w:p>
      <w:pPr>
        <w:pStyle w:val="CommentText"/>
      </w:pPr>
      <w:r>
        <w:t>- Protocol Example (28Sep2023).docx &gt; Measures to Minimize Bias: Randomization and Blinding</w:t>
      </w:r>
    </w:p>
  </w:comment>
  <w:comment w:id="137" w:author="AgileWriter" w:initials="AW" w:date="2026-06-11T09:20:46Z">
    <w:p>
      <w:pPr>
        <w:pStyle w:val="CommentText"/>
      </w:pPr>
      <w:r>
        <w:rPr>
          <w:rStyle w:val="CommentReference"/>
        </w:rPr>
        <w:annotationRef/>
      </w:r>
      <w:r>
        <w:t xml:space="preserve">context - </w:t>
      </w:r>
    </w:p>
    <w:p>
      <w:pPr>
        <w:pStyle w:val="CommentText"/>
      </w:pPr>
      <w:r>
        <w:t>- Type: Inline</w:t>
      </w:r>
    </w:p>
    <w:p>
      <w:pPr>
        <w:pStyle w:val="CommentText"/>
      </w:pPr>
      <w:r>
        <w:t>- Heading: PAYMENT FOR BEING IN THE STUDY (level 1)</w:t>
      </w:r>
    </w:p>
    <w:p>
      <w:pPr>
        <w:pStyle w:val="CommentText"/>
      </w:pPr>
      <w:r>
        <w:t>- Prev paragraph (tail): xpenses to and from &lt;CRO Name&gt;. You will be paid per completed visit as follows:</w:t>
      </w:r>
    </w:p>
    <w:p>
      <w:pPr>
        <w:pStyle w:val="CommentText"/>
      </w:pPr>
      <w:r>
        <w:t>- Next paragraph (head): If you are in &lt;lay terminology for repeat-dose portion of study&gt;, you may receiv</w:t>
      </w:r>
    </w:p>
    <w:p>
      <w:pPr>
        <w:pStyle w:val="CommentText"/>
      </w:pPr>
      <w:r>
        <w:t>- Text before (tail): If you are in</w:t>
      </w:r>
    </w:p>
    <w:p>
      <w:pPr>
        <w:pStyle w:val="CommentText"/>
      </w:pPr>
      <w:r>
        <w:t>- Text after (head): , Cohorts X-X, you may receive up to $XX</w:t>
      </w:r>
    </w:p>
    <w:p>
      <w:pPr>
        <w:pStyle w:val="CommentText"/>
      </w:pPr>
      <w:r>
        <w:t>- Search query: Retrieve details about the single ascending dose (SAD) portion of the study, focusing on lay terminology and participant context.</w:t>
      </w:r>
    </w:p>
    <w:p>
      <w:pPr>
        <w:pStyle w:val="CommentText"/>
      </w:pPr>
    </w:p>
    <w:p>
      <w:pPr>
        <w:pStyle w:val="CommentText"/>
      </w:pPr>
      <w:r>
        <w:t>The placeholder was resolved using the context describing the SAD study as the single ascending dose portion.</w:t>
      </w:r>
    </w:p>
    <w:p>
      <w:pPr>
        <w:pStyle w:val="CommentText"/>
      </w:pPr>
    </w:p>
    <w:p>
      <w:pPr>
        <w:pStyle w:val="CommentText"/>
      </w:pPr>
      <w:r>
        <w:t>Sources:</w:t>
      </w:r>
    </w:p>
    <w:p>
      <w:pPr>
        <w:pStyle w:val="CommentText"/>
      </w:pPr>
      <w:r>
        <w:t>- Protocol Example (28Sep2023).docx &gt; Overall Design &gt; Single Ascending Dose</w:t>
      </w:r>
    </w:p>
    <w:p>
      <w:pPr>
        <w:pStyle w:val="CommentText"/>
      </w:pPr>
      <w:r>
        <w:t>- Protocol Example (28Sep2023).docx &gt; Benefit/Risk Assessment &gt; Benefit Assessment</w:t>
      </w:r>
    </w:p>
  </w:comment>
  <w:comment w:id="138" w:author="AgileWriter" w:initials="AW" w:date="2026-06-11T09:20:46Z">
    <w:p>
      <w:pPr>
        <w:pStyle w:val="CommentText"/>
      </w:pPr>
      <w:r>
        <w:rPr>
          <w:rStyle w:val="CommentReference"/>
        </w:rPr>
        <w:annotationRef/>
      </w:r>
      <w:r>
        <w:t xml:space="preserve">context - </w:t>
      </w:r>
    </w:p>
    <w:p>
      <w:pPr>
        <w:pStyle w:val="CommentText"/>
      </w:pPr>
      <w:r>
        <w:t>- Type: Inline</w:t>
      </w:r>
    </w:p>
    <w:p>
      <w:pPr>
        <w:pStyle w:val="CommentText"/>
      </w:pPr>
      <w:r>
        <w:t>- Heading: PAYMENT FOR BEING IN THE STUDY (level 1)</w:t>
      </w:r>
    </w:p>
    <w:p>
      <w:pPr>
        <w:pStyle w:val="CommentText"/>
      </w:pPr>
      <w:r>
        <w:t>- Prev paragraph (tail): xpenses to and from &lt;CRO Name&gt;. You will be paid per completed visit as follows:</w:t>
      </w:r>
    </w:p>
    <w:p>
      <w:pPr>
        <w:pStyle w:val="CommentText"/>
      </w:pPr>
      <w:r>
        <w:t>- Next paragraph (head): If you are in &lt;lay terminology for repeat-dose portion of study&gt;, you may receiv</w:t>
      </w:r>
    </w:p>
    <w:p>
      <w:pPr>
        <w:pStyle w:val="CommentText"/>
      </w:pPr>
      <w:r>
        <w:t>- Text before (tail): o help cover travel expenses to and from</w:t>
      </w:r>
    </w:p>
    <w:p>
      <w:pPr>
        <w:pStyle w:val="CommentText"/>
      </w:pPr>
      <w:r>
        <w:t>- Text after (head): . You will be paid per completed visit a</w:t>
      </w:r>
    </w:p>
    <w:p>
      <w:pPr>
        <w:pStyle w:val="CommentText"/>
      </w:pPr>
      <w:r>
        <w:t>- Search query: Retrieve details about the contract research organization (CRO) involved in the study, focusing on its role and interactions.</w:t>
      </w:r>
    </w:p>
    <w:p>
      <w:pPr>
        <w:pStyle w:val="CommentText"/>
      </w:pPr>
    </w:p>
    <w:p>
      <w:pPr>
        <w:pStyle w:val="CommentText"/>
      </w:pPr>
      <w:r>
        <w:t>The placeholder 'CRO Name' was resolved using context references to the contract research organization (CRO).</w:t>
      </w:r>
    </w:p>
    <w:p>
      <w:pPr>
        <w:pStyle w:val="CommentText"/>
      </w:pPr>
    </w:p>
    <w:p>
      <w:pPr>
        <w:pStyle w:val="CommentText"/>
      </w:pPr>
      <w:r>
        <w:t>Sources:</w:t>
      </w:r>
    </w:p>
    <w:p>
      <w:pPr>
        <w:pStyle w:val="CommentText"/>
      </w:pPr>
      <w:r>
        <w:t>- Protocol Example (28Sep2023).docx &gt; Measures to Minimize Bias: Randomization and Blinding</w:t>
      </w:r>
    </w:p>
    <w:p>
      <w:pPr>
        <w:pStyle w:val="CommentText"/>
      </w:pPr>
      <w:r>
        <w:t>- Protocol Example (28Sep2023).docx &gt; Measures to Minimize Bias: Randomization and Blinding</w:t>
      </w:r>
    </w:p>
    <w:p>
      <w:pPr>
        <w:pStyle w:val="CommentText"/>
      </w:pPr>
      <w:r>
        <w:t>- Protocol Example (28Sep2023).docx &gt; Appendix 1: Regulatory, Ethical, and Study Oversight Considerations &gt; Data Quality Assurance</w:t>
      </w:r>
    </w:p>
  </w:comment>
  <w:comment w:id="139" w:author="AgileWriter" w:initials="AW" w:date="2026-06-11T09:20:46Z">
    <w:p>
      <w:pPr>
        <w:pStyle w:val="CommentText"/>
      </w:pPr>
      <w:r>
        <w:rPr>
          <w:rStyle w:val="CommentReference"/>
        </w:rPr>
        <w:annotationRef/>
      </w:r>
      <w:r>
        <w:t xml:space="preserve">context - </w:t>
      </w:r>
    </w:p>
    <w:p>
      <w:pPr>
        <w:pStyle w:val="CommentText"/>
      </w:pPr>
      <w:r>
        <w:t>- Type: Inline</w:t>
      </w:r>
    </w:p>
    <w:p>
      <w:pPr>
        <w:pStyle w:val="CommentText"/>
      </w:pPr>
      <w:r>
        <w:t>- Heading: PAYMENT FOR BEING IN THE STUDY (level 1)</w:t>
      </w:r>
    </w:p>
    <w:p>
      <w:pPr>
        <w:pStyle w:val="CommentText"/>
      </w:pPr>
      <w:r>
        <w:t>- Prev paragraph (tail): xpenses to and from &lt;CRO Name&gt;. You will be paid per completed visit as follows:</w:t>
      </w:r>
    </w:p>
    <w:p>
      <w:pPr>
        <w:pStyle w:val="CommentText"/>
      </w:pPr>
      <w:r>
        <w:t>- Next paragraph (head): You will be paid per completed visit as follows:</w:t>
      </w:r>
    </w:p>
    <w:p>
      <w:pPr>
        <w:pStyle w:val="CommentText"/>
      </w:pPr>
      <w:r>
        <w:t>- Text before (tail): If you are in</w:t>
      </w:r>
    </w:p>
    <w:p>
      <w:pPr>
        <w:pStyle w:val="CommentText"/>
      </w:pPr>
      <w:r>
        <w:t>- Text after (head): , you may receive up to $XXXX.00 for bei</w:t>
      </w:r>
    </w:p>
    <w:p>
      <w:pPr>
        <w:pStyle w:val="CommentText"/>
      </w:pPr>
      <w:r>
        <w:t>- Search query: Retrieve detailed information about the repeat-dose portion of the study, focusing on its design, participant requirements, and objectives.</w:t>
      </w:r>
    </w:p>
    <w:p>
      <w:pPr>
        <w:pStyle w:val="CommentText"/>
      </w:pPr>
    </w:p>
    <w:p>
      <w:pPr>
        <w:pStyle w:val="CommentText"/>
      </w:pPr>
      <w:r>
        <w:t>The placeholder was resolved using descriptions of the repeat-dose portion of the study from the context.</w:t>
      </w:r>
    </w:p>
    <w:p>
      <w:pPr>
        <w:pStyle w:val="CommentText"/>
      </w:pPr>
    </w:p>
    <w:p>
      <w:pPr>
        <w:pStyle w:val="CommentText"/>
      </w:pPr>
      <w:r>
        <w:t>Sources:</w:t>
      </w:r>
    </w:p>
    <w:p>
      <w:pPr>
        <w:pStyle w:val="CommentText"/>
      </w:pPr>
      <w:r>
        <w:t>- Protocol Example (28Sep2023).docx &gt; Overall Design &gt; Repeat-Dose</w:t>
      </w:r>
    </w:p>
    <w:p>
      <w:pPr>
        <w:pStyle w:val="CommentText"/>
      </w:pPr>
      <w:r>
        <w:t>- Protocol Example (28Sep2023).docx &gt; Overall Design</w:t>
      </w:r>
    </w:p>
  </w:comment>
  <w:comment w:id="140" w:author="AgileWriter" w:initials="AW" w:date="2026-06-11T09:20:46Z">
    <w:p>
      <w:pPr>
        <w:pStyle w:val="CommentText"/>
      </w:pPr>
      <w:r>
        <w:rPr>
          <w:rStyle w:val="CommentReference"/>
        </w:rPr>
        <w:annotationRef/>
      </w:r>
      <w:r>
        <w:t xml:space="preserve">context - </w:t>
      </w:r>
    </w:p>
    <w:p>
      <w:pPr>
        <w:pStyle w:val="CommentText"/>
      </w:pPr>
      <w:r>
        <w:t>- Type: Inline</w:t>
      </w:r>
    </w:p>
    <w:p>
      <w:pPr>
        <w:pStyle w:val="CommentText"/>
      </w:pPr>
      <w:r>
        <w:t>- Heading: PAYMENT FOR BEING IN THE STUDY (level 1)</w:t>
      </w:r>
    </w:p>
    <w:p>
      <w:pPr>
        <w:pStyle w:val="CommentText"/>
      </w:pPr>
      <w:r>
        <w:t>- Prev paragraph (tail): xpenses to and from &lt;CRO Name&gt;. You will be paid per completed visit as follows:</w:t>
      </w:r>
    </w:p>
    <w:p>
      <w:pPr>
        <w:pStyle w:val="CommentText"/>
      </w:pPr>
      <w:r>
        <w:t>- Next paragraph (head): You will be paid per completed visit as follows:</w:t>
      </w:r>
    </w:p>
    <w:p>
      <w:pPr>
        <w:pStyle w:val="CommentText"/>
      </w:pPr>
      <w:r>
        <w:t>- Text before (tail): o help cover travel expenses to and from</w:t>
      </w:r>
    </w:p>
    <w:p>
      <w:pPr>
        <w:pStyle w:val="CommentText"/>
      </w:pPr>
      <w:r>
        <w:t>- Text after (head): .</w:t>
      </w:r>
    </w:p>
    <w:p>
      <w:pPr>
        <w:pStyle w:val="CommentText"/>
      </w:pPr>
      <w:r>
        <w:t>- Search query: Retrieve details about the CRO mentioned in relation to biomarker evaluation, PK sample handling, and sponsor oversight.</w:t>
      </w:r>
    </w:p>
    <w:p>
      <w:pPr>
        <w:pStyle w:val="CommentText"/>
      </w:pPr>
    </w:p>
    <w:p>
      <w:pPr>
        <w:pStyle w:val="CommentText"/>
      </w:pPr>
      <w:r>
        <w:t>The placeholder was resolved based on references to the CRO in the provided context.</w:t>
      </w:r>
    </w:p>
    <w:p>
      <w:pPr>
        <w:pStyle w:val="CommentText"/>
      </w:pPr>
    </w:p>
    <w:p>
      <w:pPr>
        <w:pStyle w:val="CommentText"/>
      </w:pPr>
      <w:r>
        <w:t>Sources:</w:t>
      </w:r>
    </w:p>
    <w:p>
      <w:pPr>
        <w:pStyle w:val="CommentText"/>
      </w:pPr>
      <w:r>
        <w:t>- Protocol Example (28Sep2023).docx &gt; Measures to Minimize Bias: Randomization and Blinding</w:t>
      </w:r>
    </w:p>
    <w:p>
      <w:pPr>
        <w:pStyle w:val="CommentText"/>
      </w:pPr>
      <w:r>
        <w:t>- Protocol Example (28Sep2023).docx &gt; Measures to Minimize Bias: Randomization and Blinding</w:t>
      </w:r>
    </w:p>
    <w:p>
      <w:pPr>
        <w:pStyle w:val="CommentText"/>
      </w:pPr>
      <w:r>
        <w:t>- Protocol Example (28Sep2023).docx &gt; Appendix 1: Regulatory, Ethical, and Study Oversight Considerations &gt; Data Quality Assurance</w:t>
      </w:r>
    </w:p>
  </w:comment>
  <w:comment w:id="141" w:author="AgileWriter" w:initials="AW" w:date="2026-06-11T09:20:46Z">
    <w:p>
      <w:pPr>
        <w:pStyle w:val="CommentText"/>
      </w:pPr>
      <w:r>
        <w:rPr>
          <w:rStyle w:val="CommentReference"/>
        </w:rPr>
        <w:annotationRef/>
      </w:r>
      <w:r>
        <w:t xml:space="preserve">context - </w:t>
      </w:r>
    </w:p>
    <w:p>
      <w:pPr>
        <w:pStyle w:val="CommentText"/>
      </w:pPr>
      <w:r>
        <w:t>- Type: Inline</w:t>
      </w:r>
    </w:p>
    <w:p>
      <w:pPr>
        <w:pStyle w:val="CommentText"/>
      </w:pPr>
      <w:r>
        <w:t>- Heading: PAYMENT FOR BEING IN THE STUDY (level 1)</w:t>
      </w:r>
    </w:p>
    <w:p>
      <w:pPr>
        <w:pStyle w:val="CommentText"/>
      </w:pPr>
      <w:r>
        <w:t>- Prev paragraph (tail): XXX.00 per night. If you do not have to stay the night, you will be paid $XX.00.</w:t>
      </w:r>
    </w:p>
    <w:p>
      <w:pPr>
        <w:pStyle w:val="CommentText"/>
      </w:pPr>
      <w:r>
        <w:t>- Next paragraph (head): You may be required to report the payment received for this study to the Interna</w:t>
      </w:r>
    </w:p>
    <w:p>
      <w:pPr>
        <w:pStyle w:val="CommentText"/>
      </w:pPr>
      <w:r>
        <w:t>- Text before (tail): You must follow the</w:t>
      </w:r>
    </w:p>
    <w:p>
      <w:pPr>
        <w:pStyle w:val="CommentText"/>
      </w:pPr>
      <w:r>
        <w:t>- Text after (head): in-patient clinic rules of conduct while</w:t>
      </w:r>
    </w:p>
    <w:p>
      <w:pPr>
        <w:pStyle w:val="CommentText"/>
      </w:pPr>
      <w:r>
        <w:t>- Search query: Refine search to identify references to 'CRO' or 'contract research organization' in similar contexts.</w:t>
      </w:r>
    </w:p>
    <w:p>
      <w:pPr>
        <w:pStyle w:val="CommentText"/>
      </w:pPr>
    </w:p>
    <w:p>
      <w:pPr>
        <w:pStyle w:val="CommentText"/>
      </w:pPr>
      <w:r>
        <w:t>The placeholder was replaced with the term 'contract research organization (CRO)' as it aligns with the context provided.</w:t>
      </w:r>
    </w:p>
    <w:p>
      <w:pPr>
        <w:pStyle w:val="CommentText"/>
      </w:pPr>
    </w:p>
    <w:p>
      <w:pPr>
        <w:pStyle w:val="CommentText"/>
      </w:pPr>
      <w:r>
        <w:t>Sources:</w:t>
      </w:r>
    </w:p>
    <w:p>
      <w:pPr>
        <w:pStyle w:val="CommentText"/>
      </w:pPr>
      <w:r>
        <w:t>- Protocol Example (28Sep2023).docx &gt; Measures to Minimize Bias: Randomization and Blinding</w:t>
      </w:r>
    </w:p>
    <w:p>
      <w:pPr>
        <w:pStyle w:val="CommentText"/>
      </w:pPr>
      <w:r>
        <w:t>- Protocol Example (28Sep2023).docx &gt; Appendix 1: Regulatory, Ethical, and Study Oversight Considerations &gt; Data Quality Assurance</w:t>
      </w:r>
    </w:p>
  </w:comment>
  <w:comment w:id="142" w:author="AgileWriter" w:initials="AW" w:date="2026-06-11T09:20:46Z">
    <w:p>
      <w:pPr>
        <w:pStyle w:val="CommentText"/>
      </w:pPr>
      <w:r>
        <w:rPr>
          <w:rStyle w:val="CommentReference"/>
        </w:rPr>
        <w:annotationRef/>
      </w:r>
      <w:r>
        <w:t xml:space="preserve">context - </w:t>
      </w:r>
    </w:p>
    <w:p>
      <w:pPr>
        <w:pStyle w:val="CommentText"/>
      </w:pPr>
      <w:r>
        <w:t>- Type: Inline</w:t>
      </w:r>
    </w:p>
    <w:p>
      <w:pPr>
        <w:pStyle w:val="CommentText"/>
      </w:pPr>
      <w:r>
        <w:t>- Heading: PAYMENT FOR BEING IN THE STUDY (level 1)</w:t>
      </w:r>
    </w:p>
    <w:p>
      <w:pPr>
        <w:pStyle w:val="CommentText"/>
      </w:pPr>
      <w:r>
        <w:t>- Prev paragraph (tail): XXX.00 per night. If you do not have to stay the night, you will be paid $XX.00.</w:t>
      </w:r>
    </w:p>
    <w:p>
      <w:pPr>
        <w:pStyle w:val="CommentText"/>
      </w:pPr>
      <w:r>
        <w:t>- Next paragraph (head): You may be required to report the payment received for this study to the Interna</w:t>
      </w:r>
    </w:p>
    <w:p>
      <w:pPr>
        <w:pStyle w:val="CommentText"/>
      </w:pPr>
      <w:r>
        <w:t>- Text before (tail): be able to take part in other studies at</w:t>
      </w:r>
    </w:p>
    <w:p>
      <w:pPr>
        <w:pStyle w:val="CommentText"/>
      </w:pPr>
      <w:r>
        <w:t xml:space="preserve">- Text after (head): . These rules will be reviewed with you </w:t>
      </w:r>
    </w:p>
    <w:p>
      <w:pPr>
        <w:pStyle w:val="CommentText"/>
      </w:pPr>
      <w:r>
        <w:t>- Search query: Retrieve details about the contract research organization (CRO) mentioned in the context.</w:t>
      </w:r>
    </w:p>
    <w:p>
      <w:pPr>
        <w:pStyle w:val="CommentText"/>
      </w:pPr>
    </w:p>
    <w:p>
      <w:pPr>
        <w:pStyle w:val="CommentText"/>
      </w:pPr>
      <w:r>
        <w:t>Used the context to resolve the placeholder to 'the contract research organization (CRO)', maintaining inline continuity.</w:t>
      </w:r>
    </w:p>
    <w:p>
      <w:pPr>
        <w:pStyle w:val="CommentText"/>
      </w:pPr>
    </w:p>
    <w:p>
      <w:pPr>
        <w:pStyle w:val="CommentText"/>
      </w:pPr>
      <w:r>
        <w:t>Sources:</w:t>
      </w:r>
    </w:p>
    <w:p>
      <w:pPr>
        <w:pStyle w:val="CommentText"/>
      </w:pPr>
      <w:r>
        <w:t>- Protocol Example (28Sep2023).docx &gt; Measures to Minimize Bias: Randomization and Blinding</w:t>
      </w:r>
    </w:p>
    <w:p>
      <w:pPr>
        <w:pStyle w:val="CommentText"/>
      </w:pPr>
      <w:r>
        <w:t>- Protocol Example (28Sep2023).docx &gt; Measures to Minimize Bias: Randomization and Blinding</w:t>
      </w:r>
    </w:p>
    <w:p>
      <w:pPr>
        <w:pStyle w:val="CommentText"/>
      </w:pPr>
      <w:r>
        <w:t>- Protocol Example (28Sep2023).docx &gt; Appendix 1: Regulatory, Ethical, and Study Oversight Considerations &gt; Data Quality Assurance</w:t>
      </w:r>
    </w:p>
  </w:comment>
  <w:comment w:id="143" w:author="AgileWriter" w:initials="AW" w:date="2026-06-11T09:20:46Z">
    <w:p>
      <w:pPr>
        <w:pStyle w:val="CommentText"/>
      </w:pPr>
      <w:r>
        <w:rPr>
          <w:rStyle w:val="CommentReference"/>
        </w:rPr>
        <w:annotationRef/>
      </w:r>
      <w:r>
        <w:t xml:space="preserve">context - </w:t>
      </w:r>
    </w:p>
    <w:p>
      <w:pPr>
        <w:pStyle w:val="CommentText"/>
      </w:pPr>
      <w:r>
        <w:t>- Type: Inline</w:t>
      </w:r>
    </w:p>
    <w:p>
      <w:pPr>
        <w:pStyle w:val="CommentText"/>
      </w:pPr>
      <w:r>
        <w:t>- Heading: PAYMENT FOR BEING IN THE STUDY (level 1)</w:t>
      </w:r>
    </w:p>
    <w:p>
      <w:pPr>
        <w:pStyle w:val="CommentText"/>
      </w:pPr>
      <w:r>
        <w:t>- Prev paragraph (tail): XXX.00 per night. If you do not have to stay the night, you will be paid $XX.00.</w:t>
      </w:r>
    </w:p>
    <w:p>
      <w:pPr>
        <w:pStyle w:val="CommentText"/>
      </w:pPr>
      <w:r>
        <w:t>- Next paragraph (head): You may be required to report the payment received for this study to the Interna</w:t>
      </w:r>
    </w:p>
    <w:p>
      <w:pPr>
        <w:pStyle w:val="CommentText"/>
      </w:pPr>
      <w:r>
        <w:t>- Text before (tail): screening visit and are available on the</w:t>
      </w:r>
    </w:p>
    <w:p>
      <w:pPr>
        <w:pStyle w:val="CommentText"/>
      </w:pPr>
      <w:r>
        <w:t>- Text after (head): website.</w:t>
      </w:r>
    </w:p>
    <w:p>
      <w:pPr>
        <w:pStyle w:val="CommentText"/>
      </w:pPr>
      <w:r>
        <w:t>- Search query: Identify references to contract research organizations and their roles in study management and bioanalysis.</w:t>
      </w:r>
    </w:p>
    <w:p>
      <w:pPr>
        <w:pStyle w:val="CommentText"/>
      </w:pPr>
    </w:p>
    <w:p>
      <w:pPr>
        <w:pStyle w:val="CommentText"/>
      </w:pPr>
      <w:r>
        <w:t>The placeholder was resolved using contextual mentions of the contract research organization (CRO) and its role.</w:t>
      </w:r>
    </w:p>
    <w:p>
      <w:pPr>
        <w:pStyle w:val="CommentText"/>
      </w:pPr>
    </w:p>
    <w:p>
      <w:pPr>
        <w:pStyle w:val="CommentText"/>
      </w:pPr>
      <w:r>
        <w:t>Sources:</w:t>
      </w:r>
    </w:p>
    <w:p>
      <w:pPr>
        <w:pStyle w:val="CommentText"/>
      </w:pPr>
      <w:r>
        <w:t>- Protocol Example (28Sep2023).docx &gt; Measures to Minimize Bias: Randomization and Blinding</w:t>
      </w:r>
    </w:p>
    <w:p>
      <w:pPr>
        <w:pStyle w:val="CommentText"/>
      </w:pPr>
      <w:r>
        <w:t>- Protocol Example (28Sep2023).docx &gt; Appendix 1: Regulatory, Ethical, and Study Oversight Considerations &gt; Data Quality Assurance</w:t>
      </w:r>
    </w:p>
  </w:comment>
  <w:comment w:id="144" w:author="AgileWriter" w:initials="AW" w:date="2026-06-11T09:20:47Z">
    <w:p>
      <w:pPr>
        <w:pStyle w:val="CommentText"/>
      </w:pPr>
      <w:r>
        <w:rPr>
          <w:rStyle w:val="CommentReference"/>
        </w:rPr>
        <w:annotationRef/>
      </w:r>
      <w:r>
        <w:t xml:space="preserve">context - </w:t>
      </w:r>
    </w:p>
    <w:p>
      <w:pPr>
        <w:pStyle w:val="CommentText"/>
      </w:pPr>
      <w:r>
        <w:t>- Type: Inline</w:t>
      </w:r>
    </w:p>
    <w:p>
      <w:pPr>
        <w:pStyle w:val="CommentText"/>
      </w:pPr>
      <w:r>
        <w:t>- Heading: VOLUNTEERING TO BE IN THE STUDY (level 1)</w:t>
      </w:r>
    </w:p>
    <w:p>
      <w:pPr>
        <w:pStyle w:val="CommentText"/>
      </w:pPr>
      <w:r>
        <w:t>- Prev paragraph (tail): ered a back-up until told otherwise. No one can be sure they will be in a study.</w:t>
      </w:r>
    </w:p>
    <w:p>
      <w:pPr>
        <w:pStyle w:val="CommentText"/>
      </w:pPr>
      <w:r>
        <w:t>- Next paragraph (head): If you do not follow the study doctor’s instructions</w:t>
      </w:r>
    </w:p>
    <w:p>
      <w:pPr>
        <w:pStyle w:val="CommentText"/>
      </w:pPr>
      <w:r>
        <w:t>- Text before (tail): The study doctor, the sponsor company,</w:t>
      </w:r>
    </w:p>
    <w:p>
      <w:pPr>
        <w:pStyle w:val="CommentText"/>
      </w:pPr>
      <w:r>
        <w:t>- Text after (head): , or the FDA may take you out of the stu</w:t>
      </w:r>
    </w:p>
    <w:p>
      <w:pPr>
        <w:pStyle w:val="CommentText"/>
      </w:pPr>
      <w:r>
        <w:t>- Search query: Retrieve details about IRB/IEC members or organizations mentioned in the study context.</w:t>
      </w:r>
    </w:p>
    <w:p>
      <w:pPr>
        <w:pStyle w:val="CommentText"/>
      </w:pPr>
    </w:p>
    <w:p>
      <w:pPr>
        <w:pStyle w:val="CommentText"/>
      </w:pPr>
      <w:r>
        <w:t>The placeholder was resolved using the context detailing IRB/IEC involvement.</w:t>
      </w:r>
    </w:p>
    <w:p>
      <w:pPr>
        <w:pStyle w:val="CommentText"/>
      </w:pPr>
    </w:p>
    <w:p>
      <w:pPr>
        <w:pStyle w:val="CommentText"/>
      </w:pPr>
      <w:r>
        <w:t>Sources:</w:t>
      </w:r>
    </w:p>
    <w:p>
      <w:pPr>
        <w:pStyle w:val="CommentText"/>
      </w:pPr>
      <w:r>
        <w:t>- Protocol Example (28Sep2023).docx &gt; Appendix 1: Regulatory, Ethical, and Study Oversight Considerations &gt; Data Protection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140C" w14:textId="77777777" w:rsidR="00F64ACA" w:rsidRDefault="00F64ACA">
      <w:pPr>
        <w:spacing w:after="0" w:line="240" w:lineRule="auto"/>
      </w:pPr>
      <w:r>
        <w:separator/>
      </w:r>
    </w:p>
  </w:endnote>
  <w:endnote w:type="continuationSeparator" w:id="0">
    <w:p w14:paraId="2580CD27" w14:textId="77777777" w:rsidR="00F64ACA" w:rsidRDefault="00F64ACA">
      <w:pPr>
        <w:spacing w:after="0" w:line="240" w:lineRule="auto"/>
      </w:pPr>
      <w:r>
        <w:continuationSeparator/>
      </w:r>
    </w:p>
  </w:endnote>
  <w:endnote w:type="continuationNotice" w:id="1">
    <w:p w14:paraId="303CF140" w14:textId="77777777" w:rsidR="00F64ACA" w:rsidRDefault="00F64A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del w:id="5" w:author="AgileWriter" w:date="2026-06-11T09:20:43Z">
      <w:r>
        <w:rPr>
          <w:i/>
        </w:rPr>
        <w:delText xml:space="preserve">&lt;Principal Investigator Name&gt;</w:delText>
      </w:r>
    </w:del>
    <w:ins w:id="6" w:author="AgileWriter" w:date="2026-06-11T09:20:43Z">
      <w:commentRangeStart w:id="2"/>
      <w:r>
        <w:rPr/>
        <w:t>Medical Investigator</w:t>
      </w:r>
      <w:commentRangeEnd w:id="2"/>
      <w:r>
        <w:rPr>
          <w:rStyle w:val="CommentReference"/>
        </w:rPr>
        <w:commentReference w:id="2"/>
      </w:r>
    </w:ins>
    <w:r>
      <w:rPr>
        <w:i/>
      </w:rPr>
      <w:t xml:space="preserve">                     </w:t>
    </w:r>
    <w:del w:id="7" w:author="AgileWriter" w:date="2026-06-11T09:20:43Z">
      <w:r>
        <w:rPr>
          <w:i/>
        </w:rPr>
        <w:delText xml:space="preserve">&lt;IRB Company Name&gt;</w:delText>
      </w:r>
    </w:del>
    <w:ins w:id="8" w:author="AgileWriter" w:date="2026-06-11T09:20:43Z">
      <w:commentRangeStart w:id="3"/>
      <w:r>
        <w:rPr/>
        <w:t>Stendarr, Inc.</w:t>
      </w:r>
      <w:commentRangeEnd w:id="3"/>
      <w:r>
        <w:rPr>
          <w:rStyle w:val="CommentReference"/>
        </w:rPr>
        <w:commentReference w:id="3"/>
      </w:r>
    </w:ins>
    <w:r>
      <w:rPr>
        <w:i/>
      </w:rPr>
      <w:t xml:space="preserve"> IRB Approved Version DD Mon YYYY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del w:id="25" w:author="AgileWriter" w:date="2026-06-11T09:20:43Z">
      <w:r>
        <w:rPr>
          <w:i/>
        </w:rPr>
        <w:delText xml:space="preserve">&lt;Principal Investigator Name&gt;</w:delText>
      </w:r>
    </w:del>
    <w:ins w:id="26" w:author="AgileWriter" w:date="2026-06-11T09:20:43Z">
      <w:commentRangeStart w:id="12"/>
      <w:r>
        <w:rPr/>
        <w:t>Medical Investigator</w:t>
      </w:r>
      <w:commentRangeEnd w:id="12"/>
      <w:r>
        <w:rPr>
          <w:rStyle w:val="CommentReference"/>
        </w:rPr>
        <w:commentReference w:id="12"/>
      </w:r>
    </w:ins>
    <w:r>
      <w:rPr>
        <w:i/>
      </w:rPr>
      <w:t xml:space="preserve">                     </w:t>
    </w:r>
    <w:del w:id="27" w:author="AgileWriter" w:date="2026-06-11T09:20:43Z">
      <w:r>
        <w:rPr>
          <w:i/>
        </w:rPr>
        <w:delText xml:space="preserve">&lt;IRB Company Name&gt;</w:delText>
      </w:r>
    </w:del>
    <w:ins w:id="28" w:author="AgileWriter" w:date="2026-06-11T09:20:43Z">
      <w:commentRangeStart w:id="13"/>
      <w:r>
        <w:rPr/>
        <w:t>Stendarr, Inc.</w:t>
      </w:r>
      <w:commentRangeEnd w:id="13"/>
      <w:r>
        <w:rPr>
          <w:rStyle w:val="CommentReference"/>
        </w:rPr>
        <w:commentReference w:id="13"/>
      </w:r>
    </w:ins>
    <w:r>
      <w:rPr>
        <w:i/>
      </w:rPr>
      <w:t xml:space="preserve"> IRB Approved Version DD Mon YYYY</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del w:id="66" w:author="AgileWriter" w:date="2026-06-11T09:20:43Z">
      <w:r>
        <w:rPr>
          <w:i/>
        </w:rPr>
        <w:delText xml:space="preserve">&lt;Principal Investigator Name&gt;</w:delText>
      </w:r>
    </w:del>
    <w:ins w:id="67" w:author="AgileWriter" w:date="2026-06-11T09:20:43Z">
      <w:commentRangeStart w:id="31"/>
      <w:r>
        <w:rPr/>
        <w:t>Medical Investigator</w:t>
      </w:r>
      <w:commentRangeEnd w:id="31"/>
      <w:r>
        <w:rPr>
          <w:rStyle w:val="CommentReference"/>
        </w:rPr>
        <w:commentReference w:id="31"/>
      </w:r>
    </w:ins>
    <w:r>
      <w:rPr>
        <w:i/>
      </w:rPr>
      <w:t xml:space="preserve">                     </w:t>
    </w:r>
    <w:del w:id="68" w:author="AgileWriter" w:date="2026-06-11T09:20:43Z">
      <w:r>
        <w:rPr>
          <w:i/>
        </w:rPr>
        <w:delText xml:space="preserve">&lt;IRB Company Name&gt;</w:delText>
      </w:r>
    </w:del>
    <w:ins w:id="69" w:author="AgileWriter" w:date="2026-06-11T09:20:43Z">
      <w:commentRangeStart w:id="32"/>
      <w:r>
        <w:rPr/>
        <w:t>Stendarr, Inc.</w:t>
      </w:r>
      <w:commentRangeEnd w:id="32"/>
      <w:r>
        <w:rPr>
          <w:rStyle w:val="CommentReference"/>
        </w:rPr>
        <w:commentReference w:id="32"/>
      </w:r>
    </w:ins>
    <w:r>
      <w:rPr>
        <w:i/>
      </w:rPr>
      <w:t xml:space="preserve"> IRB Approved Version DD Mon YYYY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CE11A" w14:textId="77777777" w:rsidR="00F64ACA" w:rsidRDefault="00F64ACA">
      <w:pPr>
        <w:spacing w:after="0" w:line="240" w:lineRule="auto"/>
      </w:pPr>
      <w:r>
        <w:separator/>
      </w:r>
    </w:p>
  </w:footnote>
  <w:footnote w:type="continuationSeparator" w:id="0">
    <w:p w14:paraId="46CB084C" w14:textId="77777777" w:rsidR="00F64ACA" w:rsidRDefault="00F64ACA">
      <w:pPr>
        <w:spacing w:after="0" w:line="240" w:lineRule="auto"/>
      </w:pPr>
      <w:r>
        <w:continuationSeparator/>
      </w:r>
    </w:p>
  </w:footnote>
  <w:footnote w:type="continuationNotice" w:id="1">
    <w:p w14:paraId="013F7C71" w14:textId="77777777" w:rsidR="00F64ACA" w:rsidRDefault="00F64A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0107" w14:textId="77777777" w:rsidR="00D84CED" w:rsidRDefault="00000000">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t>Product Code/Name</w:t>
    </w:r>
  </w:p>
  <w:p w14:paraId="55D846E7" w14:textId="77777777" w:rsidR="00D84CED" w:rsidRDefault="00000000">
    <w:pPr>
      <w:pStyle w:val="Header"/>
      <w:rPr>
        <w:rFonts w:ascii="Times New Roman" w:hAnsi="Times New Roman" w:cs="Times New Roman"/>
        <w:b/>
        <w:bCs/>
      </w:rPr>
    </w:pPr>
    <w:r>
      <w:rPr>
        <w:rFonts w:ascii="Times New Roman" w:hAnsi="Times New Roman" w:cs="Times New Roman"/>
      </w:rPr>
      <w:t>Type D Meeting Briefing Document</w:t>
    </w:r>
    <w:r>
      <w:rPr>
        <w:rFonts w:ascii="Times New Roman" w:hAnsi="Times New Roman" w:cs="Times New Roman"/>
      </w:rPr>
      <w:tab/>
    </w:r>
    <w:r>
      <w:rPr>
        <w:rFonts w:ascii="Times New Roman" w:hAnsi="Times New Roman" w:cs="Times New Roman"/>
      </w:rPr>
      <w:tab/>
      <w:t xml:space="preserve">Page </w:t>
    </w:r>
    <w:r>
      <w:rPr>
        <w:rFonts w:ascii="Times New Roman" w:hAnsi="Times New Roman" w:cs="Times New Roman"/>
        <w:b/>
        <w:bCs/>
      </w:rPr>
      <w:fldChar w:fldCharType="begin"/>
    </w:r>
    <w:r>
      <w:rPr>
        <w:rFonts w:ascii="Times New Roman" w:hAnsi="Times New Roman" w:cs="Times New Roman"/>
        <w:b/>
        <w:bCs/>
      </w:rPr>
      <w:instrText xml:space="preserve"> PAGE  \* Arabic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 NUMPAGES  \* Arabic  \* MERGEFORMAT </w:instrText>
    </w:r>
    <w:r>
      <w:rPr>
        <w:rFonts w:ascii="Times New Roman" w:hAnsi="Times New Roman" w:cs="Times New Roman"/>
        <w:b/>
        <w:bCs/>
      </w:rPr>
      <w:fldChar w:fldCharType="separate"/>
    </w:r>
    <w:r>
      <w:rPr>
        <w:rFonts w:ascii="Times New Roman" w:hAnsi="Times New Roman" w:cs="Times New Roman"/>
        <w:b/>
        <w:bCs/>
      </w:rPr>
      <w:t>6</w:t>
    </w:r>
    <w:r>
      <w:rPr>
        <w:rFonts w:ascii="Times New Roman" w:hAnsi="Times New Roman" w:cs="Times New Roman"/>
        <w:b/>
        <w:bCs/>
      </w:rPr>
      <w:fldChar w:fldCharType="end"/>
    </w:r>
  </w:p>
  <w:p w14:paraId="6524F231" w14:textId="77777777" w:rsidR="00D84CED" w:rsidRDefault="00D84CED">
    <w:pPr>
      <w:pStyle w:val="Header"/>
      <w:rPr>
        <w:rFonts w:ascii="Times New Roman" w:hAnsi="Times New Roman" w:cs="Times New Roman"/>
        <w:b/>
        <w:bCs/>
      </w:rPr>
    </w:pPr>
  </w:p>
  <w:p w14:paraId="556C3FAE" w14:textId="77777777" w:rsidR="00D84CED" w:rsidRDefault="00D84CED">
    <w:pPr>
      <w:pStyle w:val="Header"/>
      <w:rPr>
        <w:rFonts w:ascii="Times New Roman" w:hAnsi="Times New Roman" w:cs="Times New Roman"/>
      </w:rPr>
    </w:pPr>
  </w:p>
  <w:p w14:paraId="34D3D60C" w14:textId="77777777" w:rsidR="00D84CED" w:rsidRDefault="00D84CED">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del w:id="1" w:author="AgileWriter" w:date="2026-06-11T09:20:43Z">
      <w:r>
        <w:rPr/>
        <w:delText xml:space="preserve">&lt;Sponsor Name&gt;</w:delText>
      </w:r>
    </w:del>
    <w:ins w:id="2" w:author="AgileWriter" w:date="2026-06-11T09:20:43Z">
      <w:commentRangeStart w:id="0"/>
      <w:r>
        <w:rPr/>
        <w:t>Stendarr, Inc.</w:t>
      </w:r>
      <w:commentRangeEnd w:id="0"/>
      <w:r>
        <w:rPr>
          <w:rStyle w:val="CommentReference"/>
        </w:rPr>
        <w:commentReference w:id="0"/>
      </w:r>
    </w:ins>
    <w:r>
      <w:rPr/>
      <w:t xml:space="preserve">/Protocol: </w:t>
    </w:r>
    <w:del w:id="3" w:author="AgileWriter" w:date="2026-06-11T09:20:43Z">
      <w:r>
        <w:rPr/>
        <w:delText xml:space="preserve">&lt;Protocol Number&gt;</w:delText>
      </w:r>
    </w:del>
    <w:ins w:id="4" w:author="AgileWriter" w:date="2026-06-11T09:20:43Z">
      <w:commentRangeStart w:id="1"/>
      <w:r>
        <w:rPr/>
        <w:t>SKY-2000-101</w:t>
      </w:r>
      <w:commentRangeEnd w:id="1"/>
      <w:r>
        <w:rPr>
          <w:rStyle w:val="CommentReference"/>
        </w:rPr>
        <w:commentReference w:id="1"/>
      </w:r>
    </w:ins>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del w:id="21" w:author="AgileWriter" w:date="2026-06-11T09:20:43Z">
      <w:r>
        <w:rPr/>
        <w:delText xml:space="preserve">&lt;Sponsor Name&gt;</w:delText>
      </w:r>
    </w:del>
    <w:ins w:id="22" w:author="AgileWriter" w:date="2026-06-11T09:20:43Z">
      <w:commentRangeStart w:id="10"/>
      <w:r>
        <w:rPr/>
        <w:t>Stendarr, Inc.</w:t>
      </w:r>
      <w:commentRangeEnd w:id="10"/>
      <w:r>
        <w:rPr>
          <w:rStyle w:val="CommentReference"/>
        </w:rPr>
        <w:commentReference w:id="10"/>
      </w:r>
    </w:ins>
    <w:r>
      <w:rPr/>
      <w:t xml:space="preserve">/Protocol: </w:t>
    </w:r>
    <w:del w:id="23" w:author="AgileWriter" w:date="2026-06-11T09:20:43Z">
      <w:r>
        <w:rPr/>
        <w:delText xml:space="preserve">&lt;Protocol Number&gt;</w:delText>
      </w:r>
    </w:del>
    <w:ins w:id="24" w:author="AgileWriter" w:date="2026-06-11T09:20:43Z">
      <w:commentRangeStart w:id="11"/>
      <w:r>
        <w:rPr/>
        <w:t>SKY-2000-101</w:t>
      </w:r>
      <w:commentRangeEnd w:id="11"/>
      <w:r>
        <w:rPr>
          <w:rStyle w:val="CommentReference"/>
        </w:rPr>
        <w:commentReference w:id="11"/>
      </w:r>
    </w:ins>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del w:id="62" w:author="AgileWriter" w:date="2026-06-11T09:20:43Z">
      <w:r>
        <w:rPr/>
        <w:delText xml:space="preserve">&lt;Sponsor Name&gt;</w:delText>
      </w:r>
    </w:del>
    <w:ins w:id="63" w:author="AgileWriter" w:date="2026-06-11T09:20:43Z">
      <w:commentRangeStart w:id="29"/>
      <w:r>
        <w:rPr/>
        <w:t>Stendarr, Inc.</w:t>
      </w:r>
      <w:commentRangeEnd w:id="29"/>
      <w:r>
        <w:rPr>
          <w:rStyle w:val="CommentReference"/>
        </w:rPr>
        <w:commentReference w:id="29"/>
      </w:r>
    </w:ins>
    <w:r>
      <w:rPr/>
      <w:t xml:space="preserve">/Protocol: </w:t>
    </w:r>
    <w:del w:id="64" w:author="AgileWriter" w:date="2026-06-11T09:20:43Z">
      <w:r>
        <w:rPr/>
        <w:delText xml:space="preserve">&lt;Protocol Number&gt;</w:delText>
      </w:r>
    </w:del>
    <w:ins w:id="65" w:author="AgileWriter" w:date="2026-06-11T09:20:43Z">
      <w:commentRangeStart w:id="30"/>
      <w:r>
        <w:rPr/>
        <w:t>SKY-2000-101</w:t>
      </w:r>
      <w:commentRangeEnd w:id="30"/>
      <w:r>
        <w:rPr>
          <w:rStyle w:val="CommentReference"/>
        </w:rPr>
        <w:commentReference w:id="30"/>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5EB"/>
    <w:multiLevelType w:val="hybridMultilevel"/>
    <w:tmpl w:val="56488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E7504"/>
    <w:multiLevelType w:val="hybridMultilevel"/>
    <w:tmpl w:val="B7444FBE"/>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775F7A"/>
    <w:multiLevelType w:val="hybridMultilevel"/>
    <w:tmpl w:val="A8404AA2"/>
    <w:lvl w:ilvl="0" w:tplc="CECAAB16">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9B02C1"/>
    <w:multiLevelType w:val="hybridMultilevel"/>
    <w:tmpl w:val="896A3B64"/>
    <w:lvl w:ilvl="0" w:tplc="B68EFBEE">
      <w:start w:val="1"/>
      <w:numFmt w:val="bullet"/>
      <w:lvlRestart w:val="0"/>
      <w:lvlText w:val=""/>
      <w:lvlJc w:val="left"/>
      <w:pPr>
        <w:ind w:left="360" w:hanging="360"/>
      </w:pPr>
      <w:rPr>
        <w:rFonts w:ascii="Symbol" w:hAnsi="Symbol" w:hint="default"/>
        <w:color w:val="auto"/>
      </w:rPr>
    </w:lvl>
    <w:lvl w:ilvl="1" w:tplc="A790E15C">
      <w:start w:val="1"/>
      <w:numFmt w:val="bullet"/>
      <w:lvlText w:val=""/>
      <w:lvlJc w:val="left"/>
      <w:pPr>
        <w:ind w:left="720" w:hanging="360"/>
      </w:pPr>
      <w:rPr>
        <w:rFonts w:ascii="Symbol" w:hAnsi="Symbol" w:hint="default"/>
        <w:color w:val="auto"/>
      </w:rPr>
    </w:lvl>
    <w:lvl w:ilvl="2" w:tplc="36DCE1C6">
      <w:start w:val="1"/>
      <w:numFmt w:val="bullet"/>
      <w:lvlText w:val=""/>
      <w:lvlJc w:val="left"/>
      <w:pPr>
        <w:ind w:left="1080" w:hanging="360"/>
      </w:pPr>
      <w:rPr>
        <w:rFonts w:ascii="Symbol" w:hAnsi="Symbol" w:hint="default"/>
        <w:color w:val="auto"/>
      </w:rPr>
    </w:lvl>
    <w:lvl w:ilvl="3" w:tplc="E330243E">
      <w:start w:val="1"/>
      <w:numFmt w:val="bullet"/>
      <w:lvlText w:val=""/>
      <w:lvlJc w:val="left"/>
      <w:pPr>
        <w:ind w:left="1440" w:hanging="360"/>
      </w:pPr>
      <w:rPr>
        <w:rFonts w:ascii="Symbol" w:hAnsi="Symbol" w:hint="default"/>
        <w:color w:val="auto"/>
      </w:rPr>
    </w:lvl>
    <w:lvl w:ilvl="4" w:tplc="E808F68E">
      <w:start w:val="1"/>
      <w:numFmt w:val="bullet"/>
      <w:lvlText w:val=""/>
      <w:lvlJc w:val="left"/>
      <w:pPr>
        <w:ind w:left="1800" w:hanging="360"/>
      </w:pPr>
      <w:rPr>
        <w:rFonts w:ascii="Symbol" w:hAnsi="Symbol" w:hint="default"/>
        <w:color w:val="auto"/>
      </w:rPr>
    </w:lvl>
    <w:lvl w:ilvl="5" w:tplc="4120F6A6">
      <w:start w:val="1"/>
      <w:numFmt w:val="bullet"/>
      <w:lvlText w:val=""/>
      <w:lvlJc w:val="left"/>
      <w:pPr>
        <w:ind w:left="2160" w:hanging="360"/>
      </w:pPr>
      <w:rPr>
        <w:rFonts w:ascii="Symbol" w:hAnsi="Symbol" w:hint="default"/>
        <w:color w:val="auto"/>
      </w:rPr>
    </w:lvl>
    <w:lvl w:ilvl="6" w:tplc="FF6A12A4">
      <w:start w:val="1"/>
      <w:numFmt w:val="bullet"/>
      <w:lvlText w:val=""/>
      <w:lvlJc w:val="left"/>
      <w:pPr>
        <w:ind w:left="2520" w:hanging="360"/>
      </w:pPr>
      <w:rPr>
        <w:rFonts w:ascii="Symbol" w:hAnsi="Symbol" w:hint="default"/>
        <w:color w:val="auto"/>
      </w:rPr>
    </w:lvl>
    <w:lvl w:ilvl="7" w:tplc="853AA464">
      <w:start w:val="1"/>
      <w:numFmt w:val="bullet"/>
      <w:lvlText w:val=""/>
      <w:lvlJc w:val="left"/>
      <w:pPr>
        <w:ind w:left="2880" w:hanging="360"/>
      </w:pPr>
      <w:rPr>
        <w:rFonts w:ascii="Symbol" w:hAnsi="Symbol" w:hint="default"/>
        <w:color w:val="auto"/>
      </w:rPr>
    </w:lvl>
    <w:lvl w:ilvl="8" w:tplc="0CB6E53C">
      <w:start w:val="1"/>
      <w:numFmt w:val="bullet"/>
      <w:lvlText w:val=""/>
      <w:lvlJc w:val="left"/>
      <w:pPr>
        <w:ind w:left="3240" w:hanging="360"/>
      </w:pPr>
      <w:rPr>
        <w:rFonts w:ascii="Symbol" w:hAnsi="Symbol" w:hint="default"/>
        <w:color w:val="auto"/>
      </w:rPr>
    </w:lvl>
  </w:abstractNum>
  <w:abstractNum w:abstractNumId="4" w15:restartNumberingAfterBreak="0">
    <w:nsid w:val="23E53823"/>
    <w:multiLevelType w:val="hybridMultilevel"/>
    <w:tmpl w:val="C74EA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8E45E5"/>
    <w:multiLevelType w:val="hybridMultilevel"/>
    <w:tmpl w:val="3C4823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A87AE1"/>
    <w:multiLevelType w:val="hybridMultilevel"/>
    <w:tmpl w:val="9AB8F1AC"/>
    <w:lvl w:ilvl="0" w:tplc="6C64A7E2">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3140BA"/>
    <w:multiLevelType w:val="hybridMultilevel"/>
    <w:tmpl w:val="AB020C7A"/>
    <w:styleLink w:val="Q-Appendix-numbers"/>
    <w:lvl w:ilvl="0" w:tplc="E6FE526A">
      <w:start w:val="1"/>
      <w:numFmt w:val="decimal"/>
      <w:pStyle w:val="Q-Appendix-Numeric"/>
      <w:suff w:val="space"/>
      <w:lvlText w:val="Appendix %1."/>
      <w:lvlJc w:val="left"/>
      <w:pPr>
        <w:ind w:left="360" w:hanging="360"/>
      </w:pPr>
      <w:rPr>
        <w:rFonts w:ascii="Times New Roman Bold" w:hAnsi="Times New Roman Bold" w:hint="default"/>
        <w:b/>
        <w:i w:val="0"/>
        <w:sz w:val="28"/>
      </w:rPr>
    </w:lvl>
    <w:lvl w:ilvl="1" w:tplc="148EF232">
      <w:start w:val="1"/>
      <w:numFmt w:val="lowerLetter"/>
      <w:lvlText w:val="%2)"/>
      <w:lvlJc w:val="left"/>
      <w:pPr>
        <w:ind w:left="720" w:hanging="360"/>
      </w:pPr>
      <w:rPr>
        <w:rFonts w:hint="default"/>
      </w:rPr>
    </w:lvl>
    <w:lvl w:ilvl="2" w:tplc="2340D43C">
      <w:start w:val="1"/>
      <w:numFmt w:val="lowerRoman"/>
      <w:lvlText w:val="%3)"/>
      <w:lvlJc w:val="left"/>
      <w:pPr>
        <w:ind w:left="1080" w:hanging="360"/>
      </w:pPr>
      <w:rPr>
        <w:rFonts w:hint="default"/>
      </w:rPr>
    </w:lvl>
    <w:lvl w:ilvl="3" w:tplc="91F2766A">
      <w:start w:val="1"/>
      <w:numFmt w:val="decimal"/>
      <w:lvlText w:val="(%4)"/>
      <w:lvlJc w:val="left"/>
      <w:pPr>
        <w:ind w:left="1440" w:hanging="360"/>
      </w:pPr>
      <w:rPr>
        <w:rFonts w:hint="default"/>
      </w:rPr>
    </w:lvl>
    <w:lvl w:ilvl="4" w:tplc="60749A1A">
      <w:start w:val="1"/>
      <w:numFmt w:val="lowerLetter"/>
      <w:lvlText w:val="(%5)"/>
      <w:lvlJc w:val="left"/>
      <w:pPr>
        <w:ind w:left="1800" w:hanging="360"/>
      </w:pPr>
      <w:rPr>
        <w:rFonts w:hint="default"/>
      </w:rPr>
    </w:lvl>
    <w:lvl w:ilvl="5" w:tplc="68F4F5C2">
      <w:start w:val="1"/>
      <w:numFmt w:val="lowerRoman"/>
      <w:lvlText w:val="(%6)"/>
      <w:lvlJc w:val="left"/>
      <w:pPr>
        <w:ind w:left="2160" w:hanging="360"/>
      </w:pPr>
      <w:rPr>
        <w:rFonts w:hint="default"/>
      </w:rPr>
    </w:lvl>
    <w:lvl w:ilvl="6" w:tplc="983A61DC">
      <w:start w:val="1"/>
      <w:numFmt w:val="decimal"/>
      <w:lvlText w:val="%7."/>
      <w:lvlJc w:val="left"/>
      <w:pPr>
        <w:ind w:left="2520" w:hanging="360"/>
      </w:pPr>
      <w:rPr>
        <w:rFonts w:hint="default"/>
      </w:rPr>
    </w:lvl>
    <w:lvl w:ilvl="7" w:tplc="C2BC2C78">
      <w:start w:val="1"/>
      <w:numFmt w:val="lowerLetter"/>
      <w:lvlText w:val="%8."/>
      <w:lvlJc w:val="left"/>
      <w:pPr>
        <w:ind w:left="2880" w:hanging="360"/>
      </w:pPr>
      <w:rPr>
        <w:rFonts w:hint="default"/>
      </w:rPr>
    </w:lvl>
    <w:lvl w:ilvl="8" w:tplc="3C0E599E">
      <w:start w:val="1"/>
      <w:numFmt w:val="lowerRoman"/>
      <w:lvlText w:val="%9."/>
      <w:lvlJc w:val="left"/>
      <w:pPr>
        <w:ind w:left="3240" w:hanging="360"/>
      </w:pPr>
      <w:rPr>
        <w:rFonts w:hint="default"/>
      </w:rPr>
    </w:lvl>
  </w:abstractNum>
  <w:abstractNum w:abstractNumId="8" w15:restartNumberingAfterBreak="0">
    <w:nsid w:val="3C537163"/>
    <w:multiLevelType w:val="hybridMultilevel"/>
    <w:tmpl w:val="4F32A25C"/>
    <w:lvl w:ilvl="0" w:tplc="E0D299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AE348D"/>
    <w:multiLevelType w:val="hybridMultilevel"/>
    <w:tmpl w:val="6FBE44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826D7"/>
    <w:multiLevelType w:val="hybridMultilevel"/>
    <w:tmpl w:val="AB020C7A"/>
    <w:numStyleLink w:val="Q-Appendix-numbers"/>
  </w:abstractNum>
  <w:abstractNum w:abstractNumId="11" w15:restartNumberingAfterBreak="0">
    <w:nsid w:val="49701B8B"/>
    <w:multiLevelType w:val="hybridMultilevel"/>
    <w:tmpl w:val="A85AFB96"/>
    <w:lvl w:ilvl="0" w:tplc="6876CDF6">
      <w:start w:val="3"/>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966DFA"/>
    <w:multiLevelType w:val="hybridMultilevel"/>
    <w:tmpl w:val="CC38F736"/>
    <w:lvl w:ilvl="0" w:tplc="18AE15E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B7C68B9"/>
    <w:multiLevelType w:val="hybridMultilevel"/>
    <w:tmpl w:val="83F28102"/>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E4611F"/>
    <w:multiLevelType w:val="multilevel"/>
    <w:tmpl w:val="6878450C"/>
    <w:lvl w:ilvl="0">
      <w:start w:val="1"/>
      <w:numFmt w:val="decimal"/>
      <w:lvlText w:val="%1."/>
      <w:lvlJc w:val="left"/>
      <w:pPr>
        <w:ind w:left="360" w:hanging="360"/>
      </w:pPr>
    </w:lvl>
    <w:lvl w:ilvl="1">
      <w:start w:val="1"/>
      <w:numFmt w:val="decimal"/>
      <w:lvlText w:val="%1.%2."/>
      <w:lvlJc w:val="left"/>
      <w:pPr>
        <w:ind w:left="106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F061941"/>
    <w:multiLevelType w:val="hybridMultilevel"/>
    <w:tmpl w:val="4F4800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FD350D9"/>
    <w:multiLevelType w:val="hybridMultilevel"/>
    <w:tmpl w:val="D5D4A672"/>
    <w:lvl w:ilvl="0" w:tplc="E0D299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A5369"/>
    <w:multiLevelType w:val="hybridMultilevel"/>
    <w:tmpl w:val="A8404AA2"/>
    <w:lvl w:ilvl="0" w:tplc="FFFFFFFF">
      <w:start w:val="2"/>
      <w:numFmt w:val="decimal"/>
      <w:lvlText w:val="%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2F6227B"/>
    <w:multiLevelType w:val="hybridMultilevel"/>
    <w:tmpl w:val="14A0A85A"/>
    <w:lvl w:ilvl="0" w:tplc="2EACEF38">
      <w:start w:val="1"/>
      <w:numFmt w:val="decimal"/>
      <w:lvlText w:val="%1."/>
      <w:lvlJc w:val="left"/>
      <w:pPr>
        <w:ind w:left="360" w:hanging="360"/>
      </w:pPr>
      <w:rPr>
        <w:rFonts w:hint="default"/>
      </w:rPr>
    </w:lvl>
    <w:lvl w:ilvl="1" w:tplc="BCF2FF88">
      <w:start w:val="1"/>
      <w:numFmt w:val="lowerLetter"/>
      <w:lvlText w:val="%2."/>
      <w:lvlJc w:val="left"/>
      <w:pPr>
        <w:ind w:left="1080" w:hanging="360"/>
      </w:pPr>
    </w:lvl>
    <w:lvl w:ilvl="2" w:tplc="8E32935A">
      <w:start w:val="1"/>
      <w:numFmt w:val="lowerRoman"/>
      <w:lvlText w:val="%3."/>
      <w:lvlJc w:val="left"/>
      <w:pPr>
        <w:ind w:left="1800" w:hanging="180"/>
      </w:pPr>
    </w:lvl>
    <w:lvl w:ilvl="3" w:tplc="51FCBFD6">
      <w:start w:val="1"/>
      <w:numFmt w:val="decimal"/>
      <w:lvlText w:val="%4."/>
      <w:lvlJc w:val="left"/>
      <w:pPr>
        <w:ind w:left="2520" w:hanging="360"/>
      </w:pPr>
    </w:lvl>
    <w:lvl w:ilvl="4" w:tplc="1430D43C">
      <w:start w:val="1"/>
      <w:numFmt w:val="lowerLetter"/>
      <w:lvlText w:val="%5."/>
      <w:lvlJc w:val="left"/>
      <w:pPr>
        <w:ind w:left="3240" w:hanging="360"/>
      </w:pPr>
    </w:lvl>
    <w:lvl w:ilvl="5" w:tplc="97E80E6C">
      <w:start w:val="1"/>
      <w:numFmt w:val="lowerRoman"/>
      <w:lvlText w:val="%6."/>
      <w:lvlJc w:val="left"/>
      <w:pPr>
        <w:ind w:left="3960" w:hanging="180"/>
      </w:pPr>
    </w:lvl>
    <w:lvl w:ilvl="6" w:tplc="8A8A7B88">
      <w:start w:val="1"/>
      <w:numFmt w:val="decimal"/>
      <w:lvlText w:val="%7."/>
      <w:lvlJc w:val="left"/>
      <w:pPr>
        <w:ind w:left="4680" w:hanging="360"/>
      </w:pPr>
    </w:lvl>
    <w:lvl w:ilvl="7" w:tplc="71A42724">
      <w:start w:val="1"/>
      <w:numFmt w:val="lowerLetter"/>
      <w:lvlText w:val="%8."/>
      <w:lvlJc w:val="left"/>
      <w:pPr>
        <w:ind w:left="5400" w:hanging="360"/>
      </w:pPr>
    </w:lvl>
    <w:lvl w:ilvl="8" w:tplc="FC76ECEE">
      <w:start w:val="1"/>
      <w:numFmt w:val="lowerRoman"/>
      <w:lvlText w:val="%9."/>
      <w:lvlJc w:val="left"/>
      <w:pPr>
        <w:ind w:left="6120" w:hanging="180"/>
      </w:pPr>
    </w:lvl>
  </w:abstractNum>
  <w:abstractNum w:abstractNumId="19" w15:restartNumberingAfterBreak="0">
    <w:nsid w:val="7F576E7B"/>
    <w:multiLevelType w:val="hybridMultilevel"/>
    <w:tmpl w:val="5372C390"/>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multiLevelType w:val="multilevel"/>
    <w:lvl w:ilvl="0">
      <w:start w:val="1"/>
      <w:numFmt w:val="decimal"/>
      <w:lvlText w:val="%1."/>
      <w:lvlJc w:val="left"/>
      <w:pPr>
        <w:ind w:left="720" w:hanging="360"/>
      </w:pPr>
    </w:lvl>
    <w:lvl w:ilvl="1">
      <w:start w:val="1"/>
      <w:numFmt w:val="lowerLetter"/>
      <w:lvlText w:val="%2."/>
      <w:lvlJc w:val="left"/>
      <w:pPr>
        <w:ind w:left="1440" w:hanging="360"/>
      </w:pPr>
    </w:lvl>
  </w:abstractNum>
  <w:abstractNum w:abstractNumId="21">
    <w:multiLevelType w:val="multilevel"/>
    <w:lvl w:ilvl="0">
      <w:start w:val="1"/>
      <w:numFmt w:val="decimal"/>
      <w:lvlText w:val="%1."/>
      <w:lvlJc w:val="left"/>
      <w:pPr>
        <w:ind w:left="720" w:hanging="360"/>
      </w:pPr>
    </w:lvl>
    <w:lvl w:ilvl="1">
      <w:start w:val="1"/>
      <w:numFmt w:val="lowerLetter"/>
      <w:lvlText w:val="%2."/>
      <w:lvlJc w:val="left"/>
      <w:pPr>
        <w:ind w:left="1440" w:hanging="360"/>
      </w:pPr>
    </w:lvl>
  </w:abstractNum>
  <w:abstractNum w:abstractNumId="22">
    <w:multiLevelType w:val="multilevel"/>
    <w:lvl w:ilvl="0">
      <w:start w:val="1"/>
      <w:numFmt w:val="decimal"/>
      <w:lvlText w:val="%1."/>
      <w:lvlJc w:val="left"/>
      <w:pPr>
        <w:ind w:left="720" w:hanging="360"/>
      </w:pPr>
    </w:lvl>
    <w:lvl w:ilvl="1">
      <w:start w:val="1"/>
      <w:numFmt w:val="lowerLetter"/>
      <w:lvlText w:val="%2."/>
      <w:lvlJc w:val="left"/>
      <w:pPr>
        <w:ind w:left="1440" w:hanging="360"/>
      </w:pPr>
    </w:lvl>
  </w:abstractNum>
  <w:num w:numId="1" w16cid:durableId="369957159">
    <w:abstractNumId w:val="14"/>
  </w:num>
  <w:num w:numId="2" w16cid:durableId="1276444814">
    <w:abstractNumId w:val="18"/>
  </w:num>
  <w:num w:numId="3" w16cid:durableId="1015349258">
    <w:abstractNumId w:val="3"/>
  </w:num>
  <w:num w:numId="4" w16cid:durableId="709498249">
    <w:abstractNumId w:val="7"/>
  </w:num>
  <w:num w:numId="5" w16cid:durableId="931014659">
    <w:abstractNumId w:val="10"/>
  </w:num>
  <w:num w:numId="6" w16cid:durableId="1707868871">
    <w:abstractNumId w:val="9"/>
  </w:num>
  <w:num w:numId="7" w16cid:durableId="1368331956">
    <w:abstractNumId w:val="4"/>
  </w:num>
  <w:num w:numId="8" w16cid:durableId="46875197">
    <w:abstractNumId w:val="15"/>
  </w:num>
  <w:num w:numId="9" w16cid:durableId="1371106851">
    <w:abstractNumId w:val="19"/>
  </w:num>
  <w:num w:numId="10" w16cid:durableId="1041124858">
    <w:abstractNumId w:val="8"/>
  </w:num>
  <w:num w:numId="11" w16cid:durableId="2067339259">
    <w:abstractNumId w:val="2"/>
  </w:num>
  <w:num w:numId="12" w16cid:durableId="574166857">
    <w:abstractNumId w:val="16"/>
  </w:num>
  <w:num w:numId="13" w16cid:durableId="2030133652">
    <w:abstractNumId w:val="6"/>
  </w:num>
  <w:num w:numId="14" w16cid:durableId="562259237">
    <w:abstractNumId w:val="1"/>
  </w:num>
  <w:num w:numId="15" w16cid:durableId="790974288">
    <w:abstractNumId w:val="17"/>
  </w:num>
  <w:num w:numId="16" w16cid:durableId="1395199737">
    <w:abstractNumId w:val="5"/>
  </w:num>
  <w:num w:numId="17" w16cid:durableId="1959992450">
    <w:abstractNumId w:val="12"/>
  </w:num>
  <w:num w:numId="18" w16cid:durableId="1101992365">
    <w:abstractNumId w:val="13"/>
  </w:num>
  <w:num w:numId="19" w16cid:durableId="1757628722">
    <w:abstractNumId w:val="11"/>
  </w:num>
  <w:num w:numId="20" w16cid:durableId="549027541">
    <w:abstractNumId w:val="0"/>
  </w:num>
  <w:numIdMacAtCleanup w:val="5"/>
  <w:num w:numId="21">
    <w:abstractNumId w:val="20"/>
    <w:lvlOverride w:ilvl="0">
      <w:startOverride w:val="1"/>
    </w:lvlOverride>
    <w:lvlOverride w:ilvl="1">
      <w:startOverride w:val="1"/>
    </w:lvlOverride>
  </w:num>
  <w:num w:numId="22">
    <w:abstractNumId w:val="21"/>
    <w:lvlOverride w:ilvl="0">
      <w:startOverride w:val="1"/>
    </w:lvlOverride>
    <w:lvlOverride w:ilvl="1">
      <w:startOverride w:val="1"/>
    </w:lvlOverride>
  </w:num>
  <w:num w:numId="23">
    <w:abstractNumId w:val="22"/>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CED"/>
    <w:rsid w:val="00013337"/>
    <w:rsid w:val="00096F59"/>
    <w:rsid w:val="00237E0D"/>
    <w:rsid w:val="00251FF8"/>
    <w:rsid w:val="00280957"/>
    <w:rsid w:val="003E5338"/>
    <w:rsid w:val="00642CFA"/>
    <w:rsid w:val="007A3790"/>
    <w:rsid w:val="008713E3"/>
    <w:rsid w:val="008F7725"/>
    <w:rsid w:val="009428D2"/>
    <w:rsid w:val="00A42343"/>
    <w:rsid w:val="00D84CED"/>
    <w:rsid w:val="00DD6213"/>
    <w:rsid w:val="00F64ACA"/>
    <w:rsid w:val="00F92B20"/>
    <w:rsid w:val="00FA0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05A2"/>
  <w15:docId w15:val="{B302AACA-072A-4F3B-97A8-5420DC501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cs="Times New Roman"/>
      <w:sz w:val="24"/>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imes New Roman" w:eastAsiaTheme="majorEastAsia" w:hAnsi="Times New Roman" w:cstheme="majorBidi"/>
      <w:spacing w:val="-10"/>
      <w:szCs w:val="56"/>
    </w:rPr>
  </w:style>
  <w:style w:type="character" w:customStyle="1" w:styleId="TitleChar">
    <w:name w:val="Title Char"/>
    <w:basedOn w:val="DefaultParagraphFont"/>
    <w:link w:val="Title"/>
    <w:uiPriority w:val="10"/>
    <w:rPr>
      <w:rFonts w:ascii="Times New Roman" w:eastAsiaTheme="majorEastAsia" w:hAnsi="Times New Roman" w:cstheme="majorBidi"/>
      <w:spacing w:val="-10"/>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semiHidden/>
    <w:rPr>
      <w:rFonts w:ascii="Verdana" w:hAnsi="Verdana"/>
      <w:vertAlign w:val="superscript"/>
    </w:rPr>
  </w:style>
  <w:style w:type="paragraph" w:styleId="Caption">
    <w:name w:val="caption"/>
    <w:basedOn w:val="Normal"/>
    <w:next w:val="Normal"/>
    <w:link w:val="CaptionChar"/>
    <w:qFormat/>
    <w:pPr>
      <w:spacing w:after="0" w:line="240" w:lineRule="auto"/>
    </w:pPr>
    <w:rPr>
      <w:rFonts w:ascii="Verdana" w:eastAsia="SimSun" w:hAnsi="Verdana" w:cs="Verdana"/>
      <w:b/>
      <w:bCs/>
      <w:sz w:val="20"/>
      <w:szCs w:val="20"/>
      <w:lang w:val="en-GB" w:eastAsia="zh-CN"/>
      <w14:ligatures w14:val="none"/>
    </w:rPr>
  </w:style>
  <w:style w:type="character" w:customStyle="1" w:styleId="CaptionChar">
    <w:name w:val="Caption Char"/>
    <w:link w:val="Caption"/>
    <w:rPr>
      <w:rFonts w:ascii="Verdana" w:eastAsia="SimSun" w:hAnsi="Verdana" w:cs="Verdana"/>
      <w:b/>
      <w:bCs/>
      <w:sz w:val="20"/>
      <w:szCs w:val="20"/>
      <w:lang w:val="en-GB" w:eastAsia="zh-CN"/>
      <w14:ligatures w14:val="none"/>
    </w:rPr>
  </w:style>
  <w:style w:type="character" w:styleId="SubtleEmphasis">
    <w:name w:val="Subtle Emphasis"/>
    <w:basedOn w:val="DefaultParagraphFont"/>
    <w:uiPriority w:val="19"/>
    <w:qFormat/>
    <w:rsid w:val="00013337"/>
    <w:rPr>
      <w:i/>
      <w:iCs/>
      <w:color w:val="404040" w:themeColor="text1" w:themeTint="BF"/>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after="0" w:line="240" w:lineRule="auto"/>
    </w:pPr>
  </w:style>
  <w:style w:type="table" w:customStyle="1" w:styleId="NormalGrid">
    <w:name w:val="Normal Grid"/>
    <w:basedOn w:val="TableNormal"/>
    <w:uiPriority w:val="39"/>
    <w:rsid w:val="00A42343"/>
    <w:pPr>
      <w:spacing w:after="0" w:line="240" w:lineRule="auto"/>
    </w:pPr>
    <w:rPr>
      <w:rFonts w:ascii="Georgia"/>
      <w:sz w:val="21"/>
      <w:szCs w:val="22"/>
      <w14:ligatures w14:val="none"/>
    </w:rPr>
    <w:tblPr>
      <w:tblCellMar>
        <w:top w:w="80" w:type="dxa"/>
        <w:left w:w="160" w:type="dxa"/>
        <w:bottom w:w="80" w:type="dxa"/>
        <w:right w:w="160" w:type="dxa"/>
      </w:tblCellMar>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14:ligatures w14:val="none"/>
    </w:rPr>
  </w:style>
  <w:style w:type="character" w:styleId="FollowedHyperlink">
    <w:name w:val="FollowedHyperlink"/>
    <w:basedOn w:val="DefaultParagraphFont"/>
    <w:uiPriority w:val="99"/>
    <w:semiHidden/>
    <w:unhideWhenUsed/>
    <w:rPr>
      <w:color w:val="96607D" w:themeColor="followedHyperlink"/>
      <w:u w:val="single"/>
    </w:rPr>
  </w:style>
  <w:style w:type="paragraph" w:customStyle="1" w:styleId="Q-TableText-LeftAligned">
    <w:name w:val="Q-Table Text - Left Aligned"/>
    <w:basedOn w:val="Normal"/>
    <w:pPr>
      <w:spacing w:after="0" w:line="240" w:lineRule="auto"/>
    </w:pPr>
    <w:rPr>
      <w:rFonts w:ascii="Times New Roman" w:eastAsia="Times New Roman" w:hAnsi="Times New Roman" w:cs="Times New Roman"/>
      <w:sz w:val="20"/>
    </w:rPr>
  </w:style>
  <w:style w:type="numbering" w:customStyle="1" w:styleId="Q-Appendix-numbers">
    <w:name w:val="Q-Appendix - numbers"/>
    <w:uiPriority w:val="99"/>
    <w:pPr>
      <w:numPr>
        <w:numId w:val="4"/>
      </w:numPr>
    </w:pPr>
  </w:style>
  <w:style w:type="paragraph" w:customStyle="1" w:styleId="Q-Appendix-Numeric">
    <w:name w:val="Q-Appendix - Numeric"/>
    <w:basedOn w:val="Normal"/>
    <w:next w:val="Normal"/>
    <w:pPr>
      <w:numPr>
        <w:numId w:val="5"/>
      </w:numPr>
      <w:spacing w:before="240" w:after="120" w:line="240" w:lineRule="auto"/>
      <w:outlineLvl w:val="0"/>
    </w:pPr>
    <w:rPr>
      <w:rFonts w:ascii="Times New Roman" w:eastAsia="Times New Roman" w:hAnsi="Times New Roman" w:cs="Times New Roman"/>
      <w:b/>
      <w:sz w:val="28"/>
    </w:rPr>
  </w:style>
  <w:style w:type="paragraph" w:customStyle="1" w:styleId="Q-TableHeaderText-LeftAligned">
    <w:name w:val="Q-Table Header Text - Left Aligned"/>
    <w:basedOn w:val="Normal"/>
    <w:pPr>
      <w:spacing w:after="0" w:line="240" w:lineRule="auto"/>
    </w:pPr>
    <w:rPr>
      <w:rFonts w:ascii="Times New Roman" w:eastAsia="Times New Roman" w:hAnsi="Times New Roman" w:cs="Times New Roman"/>
      <w:b/>
      <w:sz w:val="20"/>
    </w:rPr>
  </w:style>
  <w:style w:type="paragraph" w:customStyle="1" w:styleId="Q-TableFoonote">
    <w:name w:val="Q-Table Foonote"/>
    <w:pPr>
      <w:spacing w:after="0" w:line="240" w:lineRule="auto"/>
    </w:pPr>
    <w:rPr>
      <w:rFonts w:ascii="Times New Roman" w:eastAsia="Times New Roman" w:hAnsi="Times New Roman" w:cs="Times New Roman"/>
      <w:sz w:val="20"/>
    </w:rPr>
  </w:style>
  <w:style w:type="paragraph" w:customStyle="1" w:styleId="Q-TableFootnote">
    <w:name w:val="Q-Table Footnote"/>
    <w:pPr>
      <w:spacing w:after="0" w:line="240" w:lineRule="auto"/>
    </w:pPr>
    <w:rPr>
      <w:rFonts w:ascii="Times New Roman" w:eastAsia="Times New Roman" w:hAnsi="Times New Roman" w:cs="Times New Roman"/>
      <w:sz w:val="20"/>
    </w:rPr>
  </w:style>
  <w:style w:type="paragraph" w:customStyle="1" w:styleId="Q-TableHeaderText-Centered">
    <w:name w:val="Q-Table Header Text - Centered"/>
    <w:basedOn w:val="Normal"/>
    <w:pPr>
      <w:spacing w:after="0" w:line="240" w:lineRule="auto"/>
      <w:jc w:val="center"/>
    </w:pPr>
    <w:rPr>
      <w:rFonts w:ascii="Times New Roman" w:eastAsia="Times New Roman" w:hAnsi="Times New Roman" w:cs="Times New Roman"/>
      <w:b/>
      <w:sz w:val="20"/>
    </w:rPr>
  </w:style>
  <w:style w:type="paragraph" w:customStyle="1" w:styleId="Q-TableText-Centered">
    <w:name w:val="Q-Table Text - Centered"/>
    <w:basedOn w:val="Normal"/>
    <w:pPr>
      <w:spacing w:after="0" w:line="240" w:lineRule="auto"/>
      <w:jc w:val="center"/>
    </w:pPr>
    <w:rPr>
      <w:rFonts w:ascii="Times New Roman" w:eastAsia="Times New Roman" w:hAnsi="Times New Roman" w:cs="Times New Roman"/>
      <w:sz w:val="20"/>
    </w:rPr>
  </w:style>
  <w:style w:type="paragraph" w:styleId="TOCHeading">
    <w:name w:val="TOC Heading"/>
    <w:basedOn w:val="Heading1"/>
    <w:next w:val="Normal"/>
    <w:uiPriority w:val="39"/>
    <w:unhideWhenUsed/>
    <w:qFormat/>
    <w:pPr>
      <w:spacing w:before="240" w:after="0" w:line="259" w:lineRule="auto"/>
      <w:outlineLvl w:val="9"/>
    </w:pPr>
    <w:rPr>
      <w:rFonts w:ascii="Times New Roman" w:hAnsi="Times New Roman" w:eastAsia="Times New Roman" w:cs="Times New Roman"/>
      <w:sz w:val="24"/>
      <w:szCs w:val="32"/>
      <w14:ligatures w14:val="none"/>
    </w:rPr>
  </w:style>
  <w:style w:type="paragraph" w:customStyle="1" w:styleId="QBodyText">
    <w:name w:val="Q Body Text"/>
    <w:basedOn w:val="BodyText"/>
    <w:qFormat/>
    <w:pPr>
      <w:spacing w:line="240" w:lineRule="auto"/>
    </w:pPr>
    <w:rPr>
      <w:rFonts w:ascii="Times New Roman" w:eastAsia="Times New Roman" w:hAnsi="Times New Roman" w:cs="Times New Roman"/>
      <w:color w:val="000000" w:themeColor="text1"/>
      <w14:ligatures w14:val="none"/>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TableofFigures">
    <w:name w:val="table of figures"/>
    <w:basedOn w:val="Normal"/>
    <w:next w:val="Normal"/>
    <w:uiPriority w:val="99"/>
    <w:unhideWhenUsed/>
    <w:pPr>
      <w:spacing w:after="0"/>
    </w:pPr>
  </w:style>
  <w:style w:type="character" w:styleId="Emphasis">
    <w:name w:val="Emphasis"/>
    <w:basedOn w:val="DefaultParagraphFont"/>
    <w:uiPriority w:val="20"/>
    <w:qFormat/>
    <w:rPr>
      <w:i/>
      <w:iCs/>
    </w:rPr>
  </w:style>
  <w:style w:type="paragraph" w:customStyle="1" w:styleId="Q-List1-2-3">
    <w:name w:val="Q-List 1-2-3"/>
    <w:pPr>
      <w:spacing w:before="60" w:after="60"/>
      <w:ind w:left="360" w:hanging="360"/>
    </w:pPr>
    <w:rPr>
      <w:rFonts w:ascii="Times New Roman" w:hAnsi="Times New Roman"/>
    </w:rPr>
  </w:style>
  <w:style w:type="paragraph" w:customStyle="1" w:styleId="Q-BulletList">
    <w:name w:val="Q-Bullet List"/>
    <w:pPr>
      <w:spacing w:after="120" w:line="240" w:lineRule="auto"/>
      <w:ind w:left="720" w:hanging="360"/>
    </w:pPr>
    <w:rPr>
      <w:rFonts w:ascii="Times New Roman" w:hAnsi="Times New Roman"/>
    </w:rPr>
  </w:style>
  <w:style w:type="paragraph" w:customStyle="1" w:styleId="Q-Title">
    <w:name w:val="Q-Title"/>
    <w:pPr>
      <w:tabs>
        <w:tab w:val="left" w:pos="720"/>
      </w:tabs>
      <w:spacing w:before="240" w:after="120" w:line="240" w:lineRule="auto"/>
      <w:jc w:val="center"/>
    </w:pPr>
    <w:rPr>
      <w:rFonts w:ascii="Times New Roman" w:hAnsi="Times New Roman"/>
      <w:b/>
      <w:sz w:val="28"/>
    </w:rPr>
  </w:style>
  <w:style w:type="paragraph" w:customStyle="1" w:styleId="Q-Table-Footnote">
    <w:name w:val="Q-Table-Footnote"/>
    <w:pPr>
      <w:spacing w:after="0" w:line="240" w:lineRule="auto"/>
    </w:pPr>
    <w:rPr>
      <w:rFonts w:ascii="Times New Roman" w:hAnsi="Times New Roman"/>
      <w:sz w:val="20"/>
    </w:rPr>
  </w:style>
  <w:style w:type="paragraph" w:customStyle="1" w:styleId="Q-Header">
    <w:name w:val="Q-Header"/>
    <w:pPr>
      <w:tabs>
        <w:tab w:val="center" w:pos="4680"/>
        <w:tab w:val="right" w:pos="9360"/>
      </w:tabs>
      <w:spacing w:after="0" w:line="240" w:lineRule="auto"/>
    </w:pPr>
    <w:rPr>
      <w:rFonts w:ascii="Times New Roman" w:hAnsi="Times New Roman"/>
      <w:sz w:val="20"/>
    </w:rPr>
  </w:style>
  <w:style w:type="paragraph" w:customStyle="1" w:styleId="Q-Footer">
    <w:name w:val="Q-Footer"/>
    <w:pPr>
      <w:tabs>
        <w:tab w:val="center" w:pos="4680"/>
        <w:tab w:val="right" w:pos="9360"/>
      </w:tabs>
      <w:spacing w:after="0" w:line="240" w:lineRule="auto"/>
      <w:jc w:val="center"/>
    </w:pPr>
    <w:rPr>
      <w:rFonts w:ascii="Times New Roman" w:hAnsi="Times New Roman"/>
      <w:sz w:val="20"/>
    </w:rPr>
  </w:style>
  <w:style w:type="paragraph" w:customStyle="1" w:styleId="Q-CaptionContd">
    <w:name w:val="Q-Caption (Contd)"/>
    <w:pPr>
      <w:keepNext/>
      <w:tabs>
        <w:tab w:val="left" w:pos="1440"/>
      </w:tabs>
      <w:spacing w:before="120" w:after="120"/>
      <w:ind w:left="1440" w:hanging="1440"/>
    </w:pPr>
    <w:rPr>
      <w:rFonts w:ascii="Times New Roman" w:hAnsi="Times New Roman"/>
      <w:b/>
    </w:rPr>
  </w:style>
  <w:style w:type="paragraph" w:customStyle="1" w:styleId="Q-Heading1">
    <w:name w:val="Q-Heading 1"/>
    <w:pPr>
      <w:numPr>
        <w:ilvl w:val="0"/>
        <w:numId w:val="1"/>
      </w:numPr>
      <w:keepNext/>
      <w:pageBreakBefore/>
      <w:tabs>
        <w:tab w:val="left" w:pos="720"/>
      </w:tabs>
      <w:spacing w:before="240" w:after="120" w:line="240" w:lineRule="auto"/>
      <w:ind w:left="475" w:hanging="475"/>
      <w:outlineLvl w:val="0"/>
    </w:pPr>
    <w:rPr>
      <w:rFonts w:ascii="Times New Roman" w:hAnsi="Times New Roman"/>
      <w:b/>
      <w:sz w:val="28"/>
    </w:rPr>
  </w:style>
  <w:style w:type="paragraph" w:customStyle="1" w:styleId="Q-Heading2">
    <w:name w:val="Q-Heading 2"/>
    <w:pPr>
      <w:numPr>
        <w:ilvl w:val="1"/>
        <w:numId w:val="1"/>
      </w:numPr>
      <w:keepNext/>
      <w:tabs>
        <w:tab w:val="left" w:pos="720"/>
      </w:tabs>
      <w:spacing w:before="120" w:after="120" w:line="240" w:lineRule="auto"/>
      <w:ind w:left="720" w:hanging="720"/>
      <w:outlineLvl w:val="1"/>
    </w:pPr>
    <w:rPr>
      <w:rFonts w:ascii="Times New Roman" w:hAnsi="Times New Roman"/>
      <w:b/>
    </w:rPr>
  </w:style>
  <w:style w:type="paragraph" w:customStyle="1" w:styleId="Q-Heading3">
    <w:name w:val="Q-Heading 3"/>
    <w:pPr>
      <w:numPr>
        <w:ilvl w:val="2"/>
        <w:numId w:val="1"/>
      </w:numPr>
      <w:keepNext/>
      <w:tabs>
        <w:tab w:val="left" w:pos="907"/>
      </w:tabs>
      <w:spacing w:before="120" w:after="120" w:line="240" w:lineRule="auto"/>
      <w:ind w:left="907" w:hanging="907"/>
      <w:outlineLvl w:val="2"/>
    </w:pPr>
    <w:rPr>
      <w:rFonts w:ascii="Times New Roman" w:hAnsi="Times New Roman"/>
      <w:b/>
    </w:rPr>
  </w:style>
  <w:style w:type="paragraph" w:customStyle="1" w:styleId="Q-Heading4">
    <w:name w:val="Q-Heading 4"/>
    <w:pPr>
      <w:numPr>
        <w:ilvl w:val="3"/>
        <w:numId w:val="1"/>
      </w:numPr>
      <w:keepNext/>
      <w:tabs>
        <w:tab w:val="left" w:pos="1123"/>
      </w:tabs>
      <w:spacing w:before="120" w:after="120" w:line="240" w:lineRule="auto"/>
      <w:ind w:left="1123" w:hanging="1123"/>
      <w:outlineLvl w:val="3"/>
    </w:pPr>
    <w:rPr>
      <w:rFonts w:ascii="Times New Roman" w:hAnsi="Times New Roman"/>
      <w:b/>
    </w:rPr>
  </w:style>
  <w:style w:type="paragraph" w:customStyle="1" w:styleId="Q-Heading5">
    <w:name w:val="Q-Heading 5"/>
    <w:pPr>
      <w:numPr>
        <w:ilvl w:val="4"/>
        <w:numId w:val="1"/>
      </w:numPr>
      <w:keepNext/>
      <w:tabs>
        <w:tab w:val="left" w:pos="1310"/>
      </w:tabs>
      <w:spacing w:before="120" w:after="120" w:line="240" w:lineRule="auto"/>
      <w:ind w:left="1310" w:hanging="1310"/>
      <w:outlineLvl w:val="4"/>
    </w:pPr>
    <w:rPr>
      <w:rFonts w:ascii="Times New Roman" w:hAnsi="Times New Roman"/>
      <w:b/>
    </w:rPr>
  </w:style>
  <w:style w:type="paragraph" w:customStyle="1" w:styleId="Q-Heading6">
    <w:name w:val="Q-Heading 6"/>
    <w:pPr>
      <w:numPr>
        <w:ilvl w:val="5"/>
        <w:numId w:val="1"/>
      </w:numPr>
      <w:keepNext/>
      <w:tabs>
        <w:tab w:val="left" w:pos="1555"/>
      </w:tabs>
      <w:spacing w:before="120" w:after="120" w:line="240" w:lineRule="auto"/>
      <w:ind w:left="1555" w:hanging="1555"/>
      <w:outlineLvl w:val="5"/>
    </w:pPr>
    <w:rPr>
      <w:rFonts w:ascii="Times New Roman" w:hAnsi="Times New Roman"/>
      <w:b/>
    </w:rPr>
  </w:style>
  <w:style w:type="paragraph" w:customStyle="1" w:styleId="Q-Heading7">
    <w:name w:val="Q-Heading 7"/>
    <w:pPr>
      <w:numPr>
        <w:ilvl w:val="6"/>
        <w:numId w:val="1"/>
      </w:numPr>
      <w:keepNext/>
      <w:tabs>
        <w:tab w:val="left" w:pos="1771"/>
      </w:tabs>
      <w:spacing w:before="120" w:after="120" w:line="240" w:lineRule="auto"/>
      <w:ind w:left="1771" w:hanging="1771"/>
    </w:pPr>
    <w:rPr>
      <w:rFonts w:ascii="Times New Roman" w:hAnsi="Times New Roman"/>
      <w:b/>
    </w:rPr>
  </w:style>
  <w:style w:type="paragraph" w:customStyle="1" w:styleId="Q-Heading8">
    <w:name w:val="Q-Heading 8"/>
    <w:pPr>
      <w:numPr>
        <w:ilvl w:val="7"/>
        <w:numId w:val="1"/>
      </w:numPr>
      <w:keepNext/>
      <w:tabs>
        <w:tab w:val="left" w:pos="1987"/>
      </w:tabs>
      <w:spacing w:before="120" w:after="120" w:line="240" w:lineRule="auto"/>
      <w:ind w:left="1987" w:hanging="1987"/>
    </w:pPr>
    <w:rPr>
      <w:rFonts w:ascii="Times New Roman" w:hAnsi="Times New Roman"/>
      <w:b/>
    </w:rPr>
  </w:style>
  <w:style w:type="paragraph" w:customStyle="1" w:styleId="Q-Heading9">
    <w:name w:val="Q-Heading 9"/>
    <w:pPr>
      <w:numPr>
        <w:ilvl w:val="8"/>
        <w:numId w:val="1"/>
      </w:numPr>
      <w:keepNext/>
      <w:tabs>
        <w:tab w:val="left" w:pos="2203"/>
      </w:tabs>
      <w:spacing w:before="120" w:after="120" w:line="240" w:lineRule="auto"/>
      <w:ind w:left="2203" w:hanging="2203"/>
    </w:pPr>
    <w:rPr>
      <w:rFonts w:ascii="Times New Roman" w:hAnsi="Times New Roman"/>
      <w:b/>
    </w:rPr>
  </w:style>
  <w:style w:type="character" w:styleId="Strong">
    <w:name w:val="Strong"/>
    <w:basedOn w:val="DefaultParagraphFont"/>
    <w:uiPriority w:val="22"/>
    <w:qFormat/>
    <w:rsid w:val="00F92B20"/>
    <w:rPr>
      <w:b/>
      <w:bCs/>
    </w:rPr>
  </w:style>
  <w:style w:type="paragraph" w:customStyle="1" w:styleId="TOC1">
    <w:name w:val="TOC 1"/>
    <w:rPr>
      <w:rFonts w:ascii="Times New Roman" w:hAnsi="Times New Roman" w:eastAsia="Times New Roman" w:cs="Times New Roman"/>
      <w:sz w:val="24"/>
    </w:rPr>
  </w:style>
  <w:style w:type="paragraph" w:customStyle="1" w:styleId="TOC2">
    <w:name w:val="TOC 2"/>
    <w:rPr>
      <w:rFonts w:ascii="Times New Roman" w:hAnsi="Times New Roman" w:eastAsia="Times New Roman" w:cs="Times New Roman"/>
      <w:sz w:val="24"/>
    </w:rPr>
  </w:style>
  <w:style w:type="paragraph" w:customStyle="1" w:styleId="TOC3">
    <w:name w:val="TOC 3"/>
    <w:rPr>
      <w:rFonts w:ascii="Times New Roman" w:hAnsi="Times New Roman" w:eastAsia="Times New Roman" w:cs="Times New Roman"/>
      <w:sz w:val="24"/>
    </w:rPr>
  </w:style>
  <w:style w:type="paragraph" w:customStyle="1" w:styleId="TOC4">
    <w:name w:val="TOC 4"/>
    <w:rPr>
      <w:rFonts w:ascii="Times New Roman" w:hAnsi="Times New Roman" w:eastAsia="Times New Roman" w:cs="Times New Roman"/>
      <w:sz w:val="24"/>
    </w:rPr>
  </w:style>
  <w:style w:type="paragraph" w:customStyle="1" w:styleId="TOC5">
    <w:name w:val="TOC 5"/>
    <w:rPr>
      <w:rFonts w:ascii="Times New Roman" w:hAnsi="Times New Roman" w:eastAsia="Times New Roman" w:cs="Times New Roman"/>
      <w:sz w:val="24"/>
    </w:rPr>
  </w:style>
  <w:style w:type="paragraph" w:customStyle="1" w:styleId="TOC6">
    <w:name w:val="TOC 6"/>
    <w:rPr>
      <w:rFonts w:ascii="Times New Roman" w:hAnsi="Times New Roman" w:eastAsia="Times New Roman" w:cs="Times New Roman"/>
      <w:sz w:val="24"/>
    </w:rPr>
  </w:style>
  <w:style w:type="paragraph" w:customStyle="1" w:styleId="TOC7">
    <w:name w:val="TOC 7"/>
    <w:rPr>
      <w:rFonts w:ascii="Times New Roman" w:hAnsi="Times New Roman" w:eastAsia="Times New Roman" w:cs="Times New Roman"/>
      <w:sz w:val="24"/>
    </w:rPr>
  </w:style>
  <w:style w:type="paragraph" w:customStyle="1" w:styleId="TOC8">
    <w:name w:val="TOC 8"/>
    <w:rPr>
      <w:rFonts w:ascii="Times New Roman" w:hAnsi="Times New Roman" w:eastAsia="Times New Roman" w:cs="Times New Roman"/>
      <w:sz w:val="24"/>
    </w:rPr>
  </w:style>
  <w:style w:type="paragraph" w:customStyle="1" w:styleId="TOC9">
    <w:name w:val="TOC 9"/>
    <w:rPr>
      <w:rFonts w:ascii="Times New Roman" w:hAnsi="Times New Roman" w:eastAsia="Times New Roman" w:cs="Times New Roman"/>
      <w:sz w:val="24"/>
    </w:rPr>
  </w:style>
  <w:style w:type="paragraph" w:customStyle="1" w:styleId="TableofFigures">
    <w:name w:val="Table of Figures"/>
    <w:rPr>
      <w:rFonts w:ascii="Times New Roman" w:hAnsi="Times New Roman" w:eastAsia="Times New Roman" w:cs="Times New Roman"/>
      <w:sz w:val="24"/>
    </w:rPr>
  </w:style>
  <w:style w:type="paragraph" w:customStyle="1" w:styleId="TableofTables">
    <w:name w:val="Table of Tables"/>
    <w:rPr>
      <w:rFonts w:ascii="Times New Roman" w:hAnsi="Times New Roman" w:eastAsia="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5" Type="http://schemas.openxmlformats.org/officeDocument/2006/relationships/comments" Target="comments.xml"/><Relationship Id="rId16" Type="http://schemas.openxmlformats.org/officeDocument/2006/relationships/footer" Target="footer1.xml"/><Relationship Id="rId17" Type="http://schemas.openxmlformats.org/officeDocument/2006/relationships/header" Target="header3.xml"/><Relationship Id="rId18" Type="http://schemas.openxmlformats.org/officeDocument/2006/relationships/footer" Target="footer2.xml"/><Relationship Id="rId19" Type="http://schemas.openxmlformats.org/officeDocument/2006/relationships/header" Target="header4.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d460eb0-d6e3-4304-bbc8-354818987f05" xsi:nil="true"/>
    <lcf76f155ced4ddcb4097134ff3c332f xmlns="ae87f620-306b-4eac-92fa-0dd126b0fa6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F5915226BE4454D8719C5EF69B2EC10" ma:contentTypeVersion="9" ma:contentTypeDescription="Create a new document." ma:contentTypeScope="" ma:versionID="000e6e758342267ac7d10b32789c691d">
  <xsd:schema xmlns:xsd="http://www.w3.org/2001/XMLSchema" xmlns:xs="http://www.w3.org/2001/XMLSchema" xmlns:p="http://schemas.microsoft.com/office/2006/metadata/properties" xmlns:ns2="ae87f620-306b-4eac-92fa-0dd126b0fa6d" xmlns:ns3="7d460eb0-d6e3-4304-bbc8-354818987f05" targetNamespace="http://schemas.microsoft.com/office/2006/metadata/properties" ma:root="true" ma:fieldsID="fd8501fb71ac2437759b29d96502850f" ns2:_="" ns3:_="">
    <xsd:import namespace="ae87f620-306b-4eac-92fa-0dd126b0fa6d"/>
    <xsd:import namespace="7d460eb0-d6e3-4304-bbc8-354818987f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7f620-306b-4eac-92fa-0dd126b0fa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9cf65f6-994a-46d4-aafe-a3ecec16076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460eb0-d6e3-4304-bbc8-354818987f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02a3ee2-d2b2-4828-a62b-272f38093576}" ma:internalName="TaxCatchAll" ma:showField="CatchAllData" ma:web="7d460eb0-d6e3-4304-bbc8-354818987f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E5FE0A-F2DF-4885-A400-BEC62EE00351}">
  <ds:schemaRefs>
    <ds:schemaRef ds:uri="http://schemas.microsoft.com/office/2006/metadata/properties"/>
    <ds:schemaRef ds:uri="http://schemas.microsoft.com/office/infopath/2007/PartnerControls"/>
    <ds:schemaRef ds:uri="7d460eb0-d6e3-4304-bbc8-354818987f05"/>
    <ds:schemaRef ds:uri="77d8d50f-03d4-44a7-b765-56bd6501b384"/>
  </ds:schemaRefs>
</ds:datastoreItem>
</file>

<file path=customXml/itemProps2.xml><?xml version="1.0" encoding="utf-8"?>
<ds:datastoreItem xmlns:ds="http://schemas.openxmlformats.org/officeDocument/2006/customXml" ds:itemID="{A5008572-1EEC-4B81-8444-DFA4C66533F3}"/>
</file>

<file path=customXml/itemProps3.xml><?xml version="1.0" encoding="utf-8"?>
<ds:datastoreItem xmlns:ds="http://schemas.openxmlformats.org/officeDocument/2006/customXml" ds:itemID="{0FBEE05D-AE91-466D-90F2-9B56270B7EB1}">
  <ds:schemaRefs>
    <ds:schemaRef ds:uri="http://schemas.openxmlformats.org/officeDocument/2006/bibliography"/>
  </ds:schemaRefs>
</ds:datastoreItem>
</file>

<file path=customXml/itemProps4.xml><?xml version="1.0" encoding="utf-8"?>
<ds:datastoreItem xmlns:ds="http://schemas.openxmlformats.org/officeDocument/2006/customXml" ds:itemID="{008DF40C-90D0-4040-8B2E-DF4F363D9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Swenson</dc:creator>
  <cp:keywords/>
  <dc:description/>
  <cp:lastModifiedBy>Rahul Kumar</cp:lastModifiedBy>
  <cp:revision>6</cp:revision>
  <dcterms:created xsi:type="dcterms:W3CDTF">2026-02-03T12:22:00Z</dcterms:created>
  <dcterms:modified xsi:type="dcterms:W3CDTF">2026-02-03T13:32:00Z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0x0101006F5915226BE4454D8719C5EF69B2EC10</vt:lpwstr>
  </property>
  <property fmtid="{D5CDD505-2E9C-101B-9397-08002B2CF9AE}" pid="3" name="MediaServiceImageTags">
    <vt:lpwstr/>
  </property>
  <property fmtid="{D5CDD505-2E9C-101B-9397-08002B2CF9AE}" pid="4" name="MSIP_Label_865aba1f-78ab-46e7-90f0-72295d14a417_Enabled">
    <vt:lpwstr>true</vt:lpwstr>
  </property>
  <property fmtid="{D5CDD505-2E9C-101B-9397-08002B2CF9AE}" pid="5" name="MSIP_Label_865aba1f-78ab-46e7-90f0-72295d14a417_SetDate">
    <vt:lpwstr>2024-04-03T12:54:22Z</vt:lpwstr>
  </property>
  <property fmtid="{D5CDD505-2E9C-101B-9397-08002B2CF9AE}" pid="6" name="MSIP_Label_865aba1f-78ab-46e7-90f0-72295d14a417_Method">
    <vt:lpwstr>Standard</vt:lpwstr>
  </property>
  <property fmtid="{D5CDD505-2E9C-101B-9397-08002B2CF9AE}" pid="7" name="MSIP_Label_865aba1f-78ab-46e7-90f0-72295d14a417_Name">
    <vt:lpwstr>defa4170-0d19-0005-0004-bc88714345d2</vt:lpwstr>
  </property>
  <property fmtid="{D5CDD505-2E9C-101B-9397-08002B2CF9AE}" pid="8" name="MSIP_Label_865aba1f-78ab-46e7-90f0-72295d14a417_SiteId">
    <vt:lpwstr>9d3e1a33-cc46-4d2f-8f6f-57cfa3a754e4</vt:lpwstr>
  </property>
  <property fmtid="{D5CDD505-2E9C-101B-9397-08002B2CF9AE}" pid="9" name="MSIP_Label_865aba1f-78ab-46e7-90f0-72295d14a417_ActionId">
    <vt:lpwstr>21df96f1-56f5-4039-8ff3-191bbd9345db</vt:lpwstr>
  </property>
  <property fmtid="{D5CDD505-2E9C-101B-9397-08002B2CF9AE}" pid="10" name="MSIP_Label_865aba1f-78ab-46e7-90f0-72295d14a417_ContentBits">
    <vt:lpwstr>0</vt:lpwstr>
  </property>
</Properties>
</file>