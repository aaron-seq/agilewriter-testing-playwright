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99B6" w14:textId="77777777" w:rsidR="007F4CC2" w:rsidRDefault="00561CC4">
      <w:pPr>
        <w:pStyle w:val="Q-BodyText"/>
      </w:pPr>
      <w:commentRangeStart w:id="0"/>
      <w:r>
        <w:rPr>
          <w:b/>
          <w:sz w:val="28"/>
        </w:rPr>
        <w:t xml:space="preserve">Clinical Study Protocol </w:t>
      </w:r>
      <w:commentRangeEnd w:id="0"/>
      <w:r w:rsidR="00B81BCD">
        <w:rPr>
          <w:rStyle w:val="CommentReference"/>
          <w:b/>
          <w:sz w:val="28"/>
          <w:szCs w:val="24"/>
        </w:rPr>
        <w:commentReference w:id="0"/>
      </w:r>
      <w:del w:id="1" w:author="AgileWriter" w:date="2026-02-27T18:54:00Z">
        <w:r>
          <w:rPr>
            <w:b/>
            <w:sz w:val="28"/>
          </w:rPr>
          <w:delText>&lt;Insert Protocol Number&gt;</w:delText>
        </w:r>
      </w:del>
      <w:commentRangeStart w:id="2"/>
      <w:ins w:id="3" w:author="AgileWriter" w:date="2026-02-27T18:54:00Z">
        <w:r>
          <w:t>ABCCT2015-06</w:t>
        </w:r>
        <w:commentRangeEnd w:id="2"/>
        <w:r>
          <w:rPr>
            <w:rStyle w:val="CommentReference"/>
            <w:sz w:val="24"/>
            <w:szCs w:val="24"/>
          </w:rPr>
          <w:commentReference w:id="2"/>
        </w:r>
      </w:ins>
    </w:p>
    <w:p w14:paraId="1651B6BF" w14:textId="77777777" w:rsidR="007F4CC2" w:rsidRDefault="00561CC4">
      <w:pPr>
        <w:pStyle w:val="Q-Title"/>
      </w:pPr>
      <w:del w:id="4" w:author="AgileWriter" w:date="2026-02-27T18:54:00Z">
        <w:r>
          <w:delText>&lt;Insert Study Name&gt;</w:delText>
        </w:r>
      </w:del>
      <w:commentRangeStart w:id="5"/>
      <w:ins w:id="6" w:author="AgileWriter" w:date="2026-02-27T18:54:00Z">
        <w:r>
          <w:t>A Phase 3, Randomized, Double-Blind, Placebo-Controlled Study to Assess the Efficacy and Safety of ABC-123 When Added to Background Care for the Treatment of Boneitis</w:t>
        </w:r>
        <w:commentRangeEnd w:id="5"/>
        <w:r>
          <w:rPr>
            <w:rStyle w:val="CommentReference"/>
            <w:sz w:val="28"/>
            <w:szCs w:val="24"/>
          </w:rPr>
          <w:commentReference w:id="5"/>
        </w:r>
      </w:ins>
    </w:p>
    <w:tbl>
      <w:tblPr>
        <w:tblStyle w:val="TableGrid"/>
        <w:tblW w:w="0" w:type="auto"/>
        <w:tblLook w:val="04A0" w:firstRow="1" w:lastRow="0" w:firstColumn="1" w:lastColumn="0" w:noHBand="0" w:noVBand="1"/>
      </w:tblPr>
      <w:tblGrid>
        <w:gridCol w:w="4673"/>
        <w:gridCol w:w="4677"/>
      </w:tblGrid>
      <w:tr w:rsidR="007F4CC2" w14:paraId="204F8BFF" w14:textId="77777777">
        <w:tc>
          <w:tcPr>
            <w:tcW w:w="4680" w:type="dxa"/>
          </w:tcPr>
          <w:p w14:paraId="6D190E36" w14:textId="77777777" w:rsidR="007F4CC2" w:rsidRDefault="00561CC4">
            <w:pPr>
              <w:pStyle w:val="Q-BodyText"/>
            </w:pPr>
            <w:r>
              <w:rPr>
                <w:sz w:val="22"/>
              </w:rPr>
              <w:t xml:space="preserve">Development Phase:  </w:t>
            </w:r>
          </w:p>
        </w:tc>
        <w:tc>
          <w:tcPr>
            <w:tcW w:w="4680" w:type="dxa"/>
          </w:tcPr>
          <w:p w14:paraId="5F37C7DC" w14:textId="77777777" w:rsidR="007F4CC2" w:rsidRDefault="00561CC4">
            <w:pPr>
              <w:pStyle w:val="Q-BodyText"/>
            </w:pPr>
            <w:del w:id="7" w:author="AgileWriter" w:date="2026-02-27T18:54:00Z">
              <w:r>
                <w:rPr>
                  <w:sz w:val="22"/>
                </w:rPr>
                <w:delText>&lt;Insert Phase Number</w:delText>
              </w:r>
              <w:r>
                <w:delText>&gt;</w:delText>
              </w:r>
            </w:del>
            <w:commentRangeStart w:id="8"/>
            <w:ins w:id="9" w:author="AgileWriter" w:date="2026-02-27T18:54:00Z">
              <w:r>
                <w:t>Phase 3</w:t>
              </w:r>
              <w:commentRangeEnd w:id="8"/>
              <w:r>
                <w:rPr>
                  <w:rStyle w:val="CommentReference"/>
                  <w:sz w:val="24"/>
                  <w:szCs w:val="24"/>
                </w:rPr>
                <w:commentReference w:id="8"/>
              </w:r>
            </w:ins>
          </w:p>
        </w:tc>
      </w:tr>
      <w:tr w:rsidR="007F4CC2" w14:paraId="19FBBDD7" w14:textId="77777777">
        <w:tc>
          <w:tcPr>
            <w:tcW w:w="4680" w:type="dxa"/>
          </w:tcPr>
          <w:p w14:paraId="740E1CA9" w14:textId="77777777" w:rsidR="007F4CC2" w:rsidRDefault="00561CC4">
            <w:pPr>
              <w:pStyle w:val="Q-BodyText"/>
            </w:pPr>
            <w:r>
              <w:rPr>
                <w:sz w:val="22"/>
              </w:rPr>
              <w:t>Study Drug:</w:t>
            </w:r>
          </w:p>
        </w:tc>
        <w:tc>
          <w:tcPr>
            <w:tcW w:w="4680" w:type="dxa"/>
          </w:tcPr>
          <w:p w14:paraId="0F9359D6" w14:textId="77777777" w:rsidR="007F4CC2" w:rsidRDefault="00561CC4">
            <w:pPr>
              <w:pStyle w:val="Q-BodyText"/>
            </w:pPr>
            <w:del w:id="10" w:author="AgileWriter" w:date="2026-02-27T18:54:00Z">
              <w:r>
                <w:rPr>
                  <w:sz w:val="22"/>
                </w:rPr>
                <w:delText>&lt;Insert Investigational or Test Drug’s Number</w:delText>
              </w:r>
              <w:r>
                <w:delText>&gt;</w:delText>
              </w:r>
            </w:del>
            <w:commentRangeStart w:id="11"/>
            <w:ins w:id="12" w:author="AgileWriter" w:date="2026-02-27T18:54:00Z">
              <w:r>
                <w:t>ABC-123</w:t>
              </w:r>
              <w:commentRangeEnd w:id="11"/>
              <w:r>
                <w:rPr>
                  <w:rStyle w:val="CommentReference"/>
                  <w:sz w:val="24"/>
                  <w:szCs w:val="24"/>
                </w:rPr>
                <w:commentReference w:id="11"/>
              </w:r>
            </w:ins>
          </w:p>
        </w:tc>
      </w:tr>
      <w:tr w:rsidR="007F4CC2" w14:paraId="128B8850" w14:textId="77777777">
        <w:tc>
          <w:tcPr>
            <w:tcW w:w="4680" w:type="dxa"/>
          </w:tcPr>
          <w:p w14:paraId="2D32A59B" w14:textId="77777777" w:rsidR="007F4CC2" w:rsidRDefault="00561CC4">
            <w:pPr>
              <w:pStyle w:val="Q-BodyText"/>
            </w:pPr>
            <w:r>
              <w:rPr>
                <w:sz w:val="22"/>
              </w:rPr>
              <w:t xml:space="preserve">Study Sponsor:  </w:t>
            </w:r>
          </w:p>
        </w:tc>
        <w:tc>
          <w:tcPr>
            <w:tcW w:w="4680" w:type="dxa"/>
          </w:tcPr>
          <w:p w14:paraId="548B7DA6" w14:textId="77777777" w:rsidR="007F4CC2" w:rsidRDefault="00561CC4">
            <w:pPr>
              <w:pStyle w:val="Q-BodyText"/>
            </w:pPr>
            <w:del w:id="13" w:author="AgileWriter" w:date="2026-02-27T18:54:00Z">
              <w:r>
                <w:rPr>
                  <w:sz w:val="22"/>
                </w:rPr>
                <w:delText>&lt;Insert C</w:delText>
              </w:r>
              <w:r>
                <w:delText>ompany Name&gt;</w:delText>
              </w:r>
            </w:del>
            <w:commentRangeStart w:id="14"/>
            <w:ins w:id="15" w:author="AgileWriter" w:date="2026-02-27T18:54:00Z">
              <w:r>
                <w:t>Contossa Pharma</w:t>
              </w:r>
              <w:commentRangeEnd w:id="14"/>
              <w:r>
                <w:rPr>
                  <w:rStyle w:val="CommentReference"/>
                  <w:sz w:val="24"/>
                  <w:szCs w:val="24"/>
                </w:rPr>
                <w:commentReference w:id="14"/>
              </w:r>
            </w:ins>
          </w:p>
          <w:p w14:paraId="70DD2634" w14:textId="77777777" w:rsidR="007F4CC2" w:rsidRPr="00F9714C" w:rsidRDefault="00561CC4">
            <w:pPr>
              <w:pStyle w:val="Q-BodyText"/>
              <w:rPr>
                <w:highlight w:val="cyan"/>
              </w:rPr>
            </w:pPr>
            <w:r w:rsidRPr="00F9714C">
              <w:rPr>
                <w:sz w:val="22"/>
                <w:highlight w:val="cyan"/>
              </w:rPr>
              <w:t>&lt;Insert C</w:t>
            </w:r>
            <w:r w:rsidRPr="00F9714C">
              <w:rPr>
                <w:highlight w:val="cyan"/>
              </w:rPr>
              <w:t>ompany Address&gt;</w:t>
            </w:r>
          </w:p>
          <w:p w14:paraId="7ECC3417" w14:textId="77777777" w:rsidR="007F4CC2" w:rsidRDefault="00561CC4">
            <w:pPr>
              <w:pStyle w:val="Q-BodyText"/>
            </w:pPr>
            <w:r w:rsidRPr="00F9714C">
              <w:rPr>
                <w:sz w:val="22"/>
                <w:highlight w:val="cyan"/>
              </w:rPr>
              <w:t>Phone: &lt;Insert Phone Number&gt;</w:t>
            </w:r>
          </w:p>
        </w:tc>
      </w:tr>
      <w:tr w:rsidR="007F4CC2" w14:paraId="4393DAD2" w14:textId="77777777">
        <w:tc>
          <w:tcPr>
            <w:tcW w:w="4680" w:type="dxa"/>
          </w:tcPr>
          <w:p w14:paraId="78EAD640" w14:textId="77777777" w:rsidR="007F4CC2" w:rsidRDefault="00561CC4">
            <w:pPr>
              <w:pStyle w:val="Q-BodyText"/>
            </w:pPr>
            <w:r>
              <w:rPr>
                <w:sz w:val="22"/>
              </w:rPr>
              <w:t>Responsible Medical Officer: </w:t>
            </w:r>
          </w:p>
        </w:tc>
        <w:tc>
          <w:tcPr>
            <w:tcW w:w="4680" w:type="dxa"/>
          </w:tcPr>
          <w:p w14:paraId="54985D45" w14:textId="77777777" w:rsidR="007F4CC2" w:rsidRPr="00F70BBF" w:rsidRDefault="00561CC4">
            <w:pPr>
              <w:pStyle w:val="Q-BodyText"/>
              <w:rPr>
                <w:highlight w:val="cyan"/>
              </w:rPr>
            </w:pPr>
            <w:r w:rsidRPr="00F70BBF">
              <w:rPr>
                <w:sz w:val="22"/>
                <w:highlight w:val="cyan"/>
              </w:rPr>
              <w:t>Name, MD PhD</w:t>
            </w:r>
          </w:p>
          <w:p w14:paraId="3D4BED1C" w14:textId="77777777" w:rsidR="007F4CC2" w:rsidRDefault="00561CC4">
            <w:pPr>
              <w:pStyle w:val="Q-BodyText"/>
            </w:pPr>
            <w:r w:rsidRPr="00F70BBF">
              <w:rPr>
                <w:sz w:val="22"/>
                <w:highlight w:val="cyan"/>
              </w:rPr>
              <w:t>&lt;Insert D</w:t>
            </w:r>
            <w:r w:rsidRPr="00F70BBF">
              <w:rPr>
                <w:highlight w:val="cyan"/>
              </w:rPr>
              <w:t>esignation&gt;</w:t>
            </w:r>
          </w:p>
          <w:p w14:paraId="314AB398" w14:textId="77777777" w:rsidR="007F4CC2" w:rsidRDefault="00561CC4">
            <w:pPr>
              <w:pStyle w:val="Q-BodyText"/>
            </w:pPr>
            <w:del w:id="16" w:author="AgileWriter" w:date="2026-02-27T18:54:00Z">
              <w:r>
                <w:rPr>
                  <w:sz w:val="22"/>
                </w:rPr>
                <w:delText>&lt;Insert C</w:delText>
              </w:r>
              <w:r>
                <w:delText>ompany Name&gt;</w:delText>
              </w:r>
            </w:del>
            <w:commentRangeStart w:id="17"/>
            <w:ins w:id="18" w:author="AgileWriter" w:date="2026-02-27T18:54:00Z">
              <w:r>
                <w:t>Contossa Pharma</w:t>
              </w:r>
              <w:commentRangeEnd w:id="17"/>
              <w:r>
                <w:rPr>
                  <w:rStyle w:val="CommentReference"/>
                  <w:sz w:val="24"/>
                  <w:szCs w:val="24"/>
                </w:rPr>
                <w:commentReference w:id="17"/>
              </w:r>
            </w:ins>
          </w:p>
          <w:p w14:paraId="35C11371" w14:textId="77777777" w:rsidR="007F4CC2" w:rsidRDefault="00561CC4">
            <w:pPr>
              <w:pStyle w:val="Q-BodyText"/>
            </w:pPr>
            <w:r>
              <w:rPr>
                <w:sz w:val="22"/>
              </w:rPr>
              <w:t xml:space="preserve">Phone: </w:t>
            </w:r>
            <w:del w:id="19" w:author="AgileWriter" w:date="2026-02-27T18:54:00Z">
              <w:r>
                <w:rPr>
                  <w:sz w:val="22"/>
                </w:rPr>
                <w:delText>&lt;Insert&gt;</w:delText>
              </w:r>
            </w:del>
            <w:commentRangeStart w:id="20"/>
            <w:commentRangeStart w:id="21"/>
            <w:ins w:id="22" w:author="AgileWriter" w:date="2026-02-27T18:54:00Z">
              <w:r>
                <w:t>ABC-123 has demonstrated efficacy in inhibiting calcification in nonclinical and clinical studies, with a favorable safety profile and no significant effect on cardiac function. Phase 1 and 2 studies have been completed, supporting its use in patients with ESRD and BONEITIS.</w:t>
              </w:r>
              <w:commentRangeEnd w:id="20"/>
              <w:r>
                <w:rPr>
                  <w:rStyle w:val="CommentReference"/>
                  <w:sz w:val="24"/>
                  <w:szCs w:val="24"/>
                </w:rPr>
                <w:commentReference w:id="20"/>
              </w:r>
              <w:commentRangeEnd w:id="21"/>
              <w:r>
                <w:rPr>
                  <w:rStyle w:val="CommentReference"/>
                  <w:sz w:val="24"/>
                  <w:szCs w:val="24"/>
                </w:rPr>
                <w:commentReference w:id="21"/>
              </w:r>
              <w:commentRangeStart w:id="23"/>
              <w:r>
                <w:t>ABC-123 is a novel therapeutic agent that inhibits soft tissue calcification by blocking calcium deposition in arteriolar vessels, aiming to reduce ischemic necrosis and improve outcomes in patients with BONEITIS.</w:t>
              </w:r>
              <w:commentRangeEnd w:id="23"/>
              <w:r>
                <w:rPr>
                  <w:rStyle w:val="CommentReference"/>
                  <w:sz w:val="24"/>
                  <w:szCs w:val="24"/>
                </w:rPr>
                <w:commentReference w:id="23"/>
              </w:r>
            </w:ins>
          </w:p>
          <w:p w14:paraId="19C653BA" w14:textId="77777777" w:rsidR="007F4CC2" w:rsidRDefault="00561CC4">
            <w:pPr>
              <w:pStyle w:val="Q-BodyText"/>
            </w:pPr>
            <w:r w:rsidRPr="00F70BBF">
              <w:rPr>
                <w:sz w:val="22"/>
                <w:highlight w:val="cyan"/>
              </w:rPr>
              <w:t>Email: &lt;Insert&gt;</w:t>
            </w:r>
          </w:p>
        </w:tc>
      </w:tr>
      <w:tr w:rsidR="007F4CC2" w14:paraId="388CF65C" w14:textId="77777777">
        <w:tc>
          <w:tcPr>
            <w:tcW w:w="4680" w:type="dxa"/>
          </w:tcPr>
          <w:p w14:paraId="10757482" w14:textId="77777777" w:rsidR="007F4CC2" w:rsidRDefault="00561CC4">
            <w:pPr>
              <w:pStyle w:val="Q-BodyText"/>
            </w:pPr>
            <w:r>
              <w:rPr>
                <w:sz w:val="22"/>
              </w:rPr>
              <w:t>IND Number </w:t>
            </w:r>
          </w:p>
        </w:tc>
        <w:tc>
          <w:tcPr>
            <w:tcW w:w="4680" w:type="dxa"/>
          </w:tcPr>
          <w:p w14:paraId="2412494D" w14:textId="77777777" w:rsidR="007F4CC2" w:rsidRDefault="00561CC4">
            <w:pPr>
              <w:pStyle w:val="Q-BodyText"/>
            </w:pPr>
            <w:del w:id="24" w:author="AgileWriter" w:date="2026-02-27T18:54:00Z">
              <w:r>
                <w:rPr>
                  <w:sz w:val="22"/>
                </w:rPr>
                <w:delText>&lt;I</w:delText>
              </w:r>
              <w:r>
                <w:delText>nsert&gt;</w:delText>
              </w:r>
            </w:del>
            <w:commentRangeStart w:id="25"/>
            <w:ins w:id="26" w:author="AgileWriter" w:date="2026-02-27T18:54:00Z">
              <w:r>
                <w:t>434234</w:t>
              </w:r>
              <w:commentRangeEnd w:id="25"/>
              <w:r>
                <w:rPr>
                  <w:rStyle w:val="CommentReference"/>
                  <w:sz w:val="24"/>
                  <w:szCs w:val="24"/>
                </w:rPr>
                <w:commentReference w:id="25"/>
              </w:r>
            </w:ins>
          </w:p>
        </w:tc>
      </w:tr>
      <w:tr w:rsidR="007F4CC2" w14:paraId="38FB65A1" w14:textId="77777777">
        <w:tc>
          <w:tcPr>
            <w:tcW w:w="4680" w:type="dxa"/>
          </w:tcPr>
          <w:p w14:paraId="5C6FEA3D" w14:textId="77777777" w:rsidR="007F4CC2" w:rsidRDefault="00561CC4">
            <w:pPr>
              <w:pStyle w:val="Q-BodyText"/>
            </w:pPr>
            <w:r>
              <w:rPr>
                <w:sz w:val="22"/>
              </w:rPr>
              <w:t>EudraCT Number </w:t>
            </w:r>
          </w:p>
        </w:tc>
        <w:tc>
          <w:tcPr>
            <w:tcW w:w="4680" w:type="dxa"/>
          </w:tcPr>
          <w:p w14:paraId="1EEFE95E" w14:textId="77777777" w:rsidR="007F4CC2" w:rsidRDefault="00561CC4">
            <w:pPr>
              <w:pStyle w:val="Q-BodyText"/>
            </w:pPr>
            <w:del w:id="27" w:author="AgileWriter" w:date="2026-02-27T18:54:00Z">
              <w:r>
                <w:rPr>
                  <w:sz w:val="22"/>
                </w:rPr>
                <w:delText>&lt;I</w:delText>
              </w:r>
              <w:r>
                <w:delText>nsert&gt;</w:delText>
              </w:r>
            </w:del>
            <w:commentRangeStart w:id="28"/>
            <w:ins w:id="29" w:author="AgileWriter" w:date="2026-02-27T18:54:00Z">
              <w:r>
                <w:t>3829-234873-22</w:t>
              </w:r>
              <w:commentRangeEnd w:id="28"/>
              <w:r>
                <w:rPr>
                  <w:rStyle w:val="CommentReference"/>
                  <w:sz w:val="24"/>
                  <w:szCs w:val="24"/>
                </w:rPr>
                <w:commentReference w:id="28"/>
              </w:r>
            </w:ins>
          </w:p>
        </w:tc>
      </w:tr>
      <w:tr w:rsidR="007F4CC2" w14:paraId="78E78C7A" w14:textId="77777777">
        <w:tc>
          <w:tcPr>
            <w:tcW w:w="4680" w:type="dxa"/>
          </w:tcPr>
          <w:p w14:paraId="026F2584" w14:textId="77777777" w:rsidR="007F4CC2" w:rsidRDefault="00561CC4">
            <w:pPr>
              <w:pStyle w:val="Q-BodyText"/>
            </w:pPr>
            <w:r>
              <w:rPr>
                <w:sz w:val="22"/>
              </w:rPr>
              <w:t>Document Version (Date): </w:t>
            </w:r>
          </w:p>
        </w:tc>
        <w:tc>
          <w:tcPr>
            <w:tcW w:w="4680" w:type="dxa"/>
          </w:tcPr>
          <w:p w14:paraId="635C83C6" w14:textId="77777777" w:rsidR="007F4CC2" w:rsidRDefault="00561CC4">
            <w:pPr>
              <w:pStyle w:val="Q-BodyText"/>
            </w:pPr>
            <w:r>
              <w:t xml:space="preserve">Amendment </w:t>
            </w:r>
            <w:del w:id="30" w:author="AgileWriter" w:date="2026-02-27T18:54:00Z">
              <w:r>
                <w:delText>&lt;Insert&gt;</w:delText>
              </w:r>
            </w:del>
            <w:commentRangeStart w:id="31"/>
            <w:ins w:id="32" w:author="AgileWriter" w:date="2026-02-27T18:54:00Z">
              <w:r>
                <w:t>Amendment 3, 9 DEC 2019</w:t>
              </w:r>
              <w:commentRangeEnd w:id="31"/>
              <w:r>
                <w:rPr>
                  <w:rStyle w:val="CommentReference"/>
                  <w:sz w:val="24"/>
                  <w:szCs w:val="24"/>
                </w:rPr>
                <w:commentReference w:id="31"/>
              </w:r>
            </w:ins>
            <w:r>
              <w:t xml:space="preserve">, </w:t>
            </w:r>
            <w:del w:id="33" w:author="AgileWriter" w:date="2026-02-27T18:54:00Z">
              <w:r>
                <w:delText>&lt;Insert Date&gt;</w:delText>
              </w:r>
            </w:del>
            <w:commentRangeStart w:id="34"/>
            <w:ins w:id="35" w:author="AgileWriter" w:date="2026-02-27T18:54:00Z">
              <w:r w:rsidRPr="002B70CD">
                <w:rPr>
                  <w:highlight w:val="cyan"/>
                </w:rPr>
                <w:t>9 DEC 2019</w:t>
              </w:r>
              <w:commentRangeEnd w:id="34"/>
              <w:r>
                <w:rPr>
                  <w:rStyle w:val="CommentReference"/>
                  <w:sz w:val="24"/>
                  <w:szCs w:val="24"/>
                </w:rPr>
                <w:commentReference w:id="34"/>
              </w:r>
            </w:ins>
          </w:p>
        </w:tc>
      </w:tr>
      <w:tr w:rsidR="007F4CC2" w14:paraId="21A5E4DB" w14:textId="77777777">
        <w:tc>
          <w:tcPr>
            <w:tcW w:w="9360" w:type="dxa"/>
            <w:gridSpan w:val="2"/>
          </w:tcPr>
          <w:p w14:paraId="4DC5D1C0" w14:textId="77777777" w:rsidR="007F4CC2" w:rsidRDefault="00561CC4">
            <w:pPr>
              <w:pStyle w:val="Q-BodyText"/>
            </w:pPr>
            <w:r>
              <w:rPr>
                <w:sz w:val="22"/>
              </w:rPr>
              <w:t>This study will be conducted according to the protocol and in compliance with Good Clinical Practices (GCP), the International Council for Harmonisation (ICH) of Technical Requirements for Registration of Pharmaceuticals for Human Use Guidelines, applicable local regulatory requirements, and the spirit of the ethical principles stated in the Declaration of Helsinki.</w:t>
            </w:r>
            <w:r>
              <w:t> </w:t>
            </w:r>
          </w:p>
        </w:tc>
      </w:tr>
    </w:tbl>
    <w:p w14:paraId="50698E80" w14:textId="77777777" w:rsidR="007F4CC2" w:rsidRDefault="00561CC4">
      <w:pPr>
        <w:pStyle w:val="Q-Title"/>
      </w:pPr>
      <w:r w:rsidRPr="00DD1A15">
        <w:rPr>
          <w:highlight w:val="yellow"/>
        </w:rPr>
        <w:t>List of Tables</w:t>
      </w:r>
    </w:p>
    <w:p w14:paraId="19CB42CB" w14:textId="77777777" w:rsidR="007F4CC2" w:rsidRDefault="00561CC4">
      <w:r>
        <w:fldChar w:fldCharType="begin"/>
      </w:r>
      <w:r>
        <w:instrText xml:space="preserve"> TOC \h \z \c "Table" </w:instrText>
      </w:r>
      <w:r>
        <w:fldChar w:fldCharType="separate"/>
      </w:r>
      <w:r w:rsidRPr="1589B3AE">
        <w:rPr>
          <w:noProof/>
        </w:rPr>
        <w:t>List of Tables (Right-click → Update Field)</w:t>
      </w:r>
      <w:r>
        <w:fldChar w:fldCharType="end"/>
      </w:r>
    </w:p>
    <w:p w14:paraId="4DADD00A" w14:textId="30E17F02" w:rsidR="00DD1A15" w:rsidRDefault="00561CC4">
      <w:pPr>
        <w:pStyle w:val="TableofFigures"/>
        <w:tabs>
          <w:tab w:val="right" w:leader="dot" w:pos="9350"/>
        </w:tabs>
        <w:rPr>
          <w:rFonts w:asciiTheme="minorHAnsi" w:eastAsiaTheme="minorEastAsia" w:hAnsiTheme="minorHAnsi" w:cstheme="minorBidi"/>
          <w:noProof/>
          <w:kern w:val="2"/>
        </w:rPr>
      </w:pPr>
      <w:r>
        <w:fldChar w:fldCharType="begin"/>
      </w:r>
      <w:r>
        <w:instrText xml:space="preserve"> TOC \h \z \c "Figure" </w:instrText>
      </w:r>
      <w:r>
        <w:fldChar w:fldCharType="separate"/>
      </w:r>
      <w:hyperlink w:anchor="_Toc223086836" w:history="1">
        <w:r w:rsidR="00DD1A15" w:rsidRPr="00031EC4">
          <w:rPr>
            <w:rStyle w:val="Hyperlink"/>
            <w:noProof/>
            <w:highlight w:val="cyan"/>
          </w:rPr>
          <w:t xml:space="preserve">Figure </w:t>
        </w:r>
        <w:r w:rsidR="00DD1A15" w:rsidRPr="00031EC4">
          <w:rPr>
            <w:rStyle w:val="Hyperlink"/>
            <w:noProof/>
          </w:rPr>
          <w:t>1</w:t>
        </w:r>
        <w:r w:rsidR="00DD1A15" w:rsidRPr="00031EC4">
          <w:rPr>
            <w:rStyle w:val="Hyperlink"/>
            <w:noProof/>
            <w:highlight w:val="cyan"/>
          </w:rPr>
          <w:t>: Study Design Flow Chart</w:t>
        </w:r>
        <w:r w:rsidR="00DD1A15">
          <w:rPr>
            <w:noProof/>
            <w:webHidden/>
          </w:rPr>
          <w:tab/>
        </w:r>
        <w:r w:rsidR="00DD1A15">
          <w:rPr>
            <w:noProof/>
            <w:webHidden/>
          </w:rPr>
          <w:fldChar w:fldCharType="begin"/>
        </w:r>
        <w:r w:rsidR="00DD1A15">
          <w:rPr>
            <w:noProof/>
            <w:webHidden/>
          </w:rPr>
          <w:instrText xml:space="preserve"> PAGEREF _Toc223086836 \h </w:instrText>
        </w:r>
        <w:r w:rsidR="00DD1A15">
          <w:rPr>
            <w:noProof/>
            <w:webHidden/>
          </w:rPr>
        </w:r>
        <w:r w:rsidR="00DD1A15">
          <w:rPr>
            <w:noProof/>
            <w:webHidden/>
          </w:rPr>
          <w:fldChar w:fldCharType="separate"/>
        </w:r>
        <w:r w:rsidR="00DD1A15">
          <w:rPr>
            <w:noProof/>
            <w:webHidden/>
          </w:rPr>
          <w:t>5</w:t>
        </w:r>
        <w:r w:rsidR="00DD1A15">
          <w:rPr>
            <w:noProof/>
            <w:webHidden/>
          </w:rPr>
          <w:fldChar w:fldCharType="end"/>
        </w:r>
      </w:hyperlink>
    </w:p>
    <w:p w14:paraId="04820E48" w14:textId="2012FD8E" w:rsidR="007F4CC2" w:rsidRDefault="00561CC4">
      <w:r>
        <w:fldChar w:fldCharType="end"/>
      </w:r>
    </w:p>
    <w:p w14:paraId="13A18FD2" w14:textId="50354305" w:rsidR="007F4CC2" w:rsidRDefault="1589B3AE">
      <w:pPr>
        <w:pStyle w:val="Q-Heading1"/>
        <w:ind w:left="360" w:hanging="360"/>
      </w:pPr>
      <w:bookmarkStart w:id="36" w:name="_Toc930778450"/>
      <w:r>
        <w:lastRenderedPageBreak/>
        <w:t>LIST OF Abbreviations</w:t>
      </w:r>
      <w:bookmarkEnd w:id="36"/>
    </w:p>
    <w:tbl>
      <w:tblPr>
        <w:tblStyle w:val="TableGrid"/>
        <w:tblW w:w="0" w:type="auto"/>
        <w:tblLook w:val="04A0" w:firstRow="1" w:lastRow="0" w:firstColumn="1" w:lastColumn="0" w:noHBand="0" w:noVBand="1"/>
      </w:tblPr>
      <w:tblGrid>
        <w:gridCol w:w="4675"/>
        <w:gridCol w:w="4675"/>
      </w:tblGrid>
      <w:tr w:rsidR="007F4CC2" w14:paraId="48751C30" w14:textId="77777777">
        <w:tc>
          <w:tcPr>
            <w:tcW w:w="4680" w:type="dxa"/>
          </w:tcPr>
          <w:p w14:paraId="69F8D334" w14:textId="77777777" w:rsidR="007F4CC2" w:rsidRDefault="00561CC4">
            <w:r>
              <w:rPr>
                <w:b/>
              </w:rPr>
              <w:t>Abbreviation or Term</w:t>
            </w:r>
          </w:p>
        </w:tc>
        <w:tc>
          <w:tcPr>
            <w:tcW w:w="4680" w:type="dxa"/>
          </w:tcPr>
          <w:p w14:paraId="3DA1D686" w14:textId="77777777" w:rsidR="007F4CC2" w:rsidRDefault="00561CC4">
            <w:r>
              <w:rPr>
                <w:b/>
              </w:rPr>
              <w:t>Definition</w:t>
            </w:r>
          </w:p>
        </w:tc>
      </w:tr>
      <w:tr w:rsidR="007F4CC2" w14:paraId="3937F854" w14:textId="77777777">
        <w:tc>
          <w:tcPr>
            <w:tcW w:w="4680" w:type="dxa"/>
          </w:tcPr>
          <w:p w14:paraId="634E3E4C" w14:textId="23ED9EF4" w:rsidR="007F4CC2" w:rsidRDefault="00561CC4">
            <w:del w:id="37" w:author="Diksha Diundi" w:date="2026-02-27T12:14:00Z" w16du:dateUtc="2026-02-27T19:14:00Z">
              <w:r w:rsidDel="00DD1A15">
                <w:delText>ABC</w:delText>
              </w:r>
            </w:del>
          </w:p>
        </w:tc>
        <w:tc>
          <w:tcPr>
            <w:tcW w:w="4680" w:type="dxa"/>
          </w:tcPr>
          <w:p w14:paraId="41A8BE7D" w14:textId="50F00B48" w:rsidR="007F4CC2" w:rsidRDefault="00561CC4">
            <w:del w:id="38" w:author="Diksha Diundi" w:date="2026-02-27T12:14:00Z" w16du:dateUtc="2026-02-27T19:14:00Z">
              <w:r w:rsidDel="00DD1A15">
                <w:delText>America�s Blood Centers, American Blood Commission</w:delText>
              </w:r>
            </w:del>
          </w:p>
        </w:tc>
      </w:tr>
      <w:tr w:rsidR="007F4CC2" w14:paraId="05439574" w14:textId="77777777">
        <w:tc>
          <w:tcPr>
            <w:tcW w:w="4680" w:type="dxa"/>
          </w:tcPr>
          <w:p w14:paraId="7457037A" w14:textId="77777777" w:rsidR="007F4CC2" w:rsidRDefault="00561CC4">
            <w:r>
              <w:t>AE</w:t>
            </w:r>
          </w:p>
        </w:tc>
        <w:tc>
          <w:tcPr>
            <w:tcW w:w="4680" w:type="dxa"/>
          </w:tcPr>
          <w:p w14:paraId="7C805849" w14:textId="77777777" w:rsidR="007F4CC2" w:rsidRDefault="00561CC4">
            <w:r>
              <w:t>adverse event</w:t>
            </w:r>
          </w:p>
        </w:tc>
      </w:tr>
      <w:tr w:rsidR="007F4CC2" w14:paraId="25EB2206" w14:textId="77777777">
        <w:tc>
          <w:tcPr>
            <w:tcW w:w="4680" w:type="dxa"/>
          </w:tcPr>
          <w:p w14:paraId="797EEE57" w14:textId="77777777" w:rsidR="007F4CC2" w:rsidRDefault="00561CC4">
            <w:r>
              <w:t>DSMB</w:t>
            </w:r>
          </w:p>
        </w:tc>
        <w:tc>
          <w:tcPr>
            <w:tcW w:w="4680" w:type="dxa"/>
          </w:tcPr>
          <w:p w14:paraId="46B97D64" w14:textId="77777777" w:rsidR="007F4CC2" w:rsidRDefault="00561CC4">
            <w:r>
              <w:t>Data safety monitoring board</w:t>
            </w:r>
          </w:p>
        </w:tc>
      </w:tr>
      <w:tr w:rsidR="007F4CC2" w14:paraId="50349855" w14:textId="77777777">
        <w:tc>
          <w:tcPr>
            <w:tcW w:w="4680" w:type="dxa"/>
          </w:tcPr>
          <w:p w14:paraId="01191A74" w14:textId="77777777" w:rsidR="007F4CC2" w:rsidRDefault="00561CC4">
            <w:r>
              <w:t>EDC</w:t>
            </w:r>
          </w:p>
        </w:tc>
        <w:tc>
          <w:tcPr>
            <w:tcW w:w="4680" w:type="dxa"/>
          </w:tcPr>
          <w:p w14:paraId="57D01EA8" w14:textId="77777777" w:rsidR="007F4CC2" w:rsidRDefault="00561CC4">
            <w:r>
              <w:t>electronic data capture</w:t>
            </w:r>
          </w:p>
        </w:tc>
      </w:tr>
      <w:tr w:rsidR="007F4CC2" w14:paraId="603C994F" w14:textId="77777777">
        <w:tc>
          <w:tcPr>
            <w:tcW w:w="4680" w:type="dxa"/>
          </w:tcPr>
          <w:p w14:paraId="614E33FC" w14:textId="77777777" w:rsidR="007F4CC2" w:rsidRDefault="00561CC4">
            <w:r>
              <w:t>ESRD</w:t>
            </w:r>
          </w:p>
        </w:tc>
        <w:tc>
          <w:tcPr>
            <w:tcW w:w="4680" w:type="dxa"/>
          </w:tcPr>
          <w:p w14:paraId="401BEA16" w14:textId="77777777" w:rsidR="007F4CC2" w:rsidRDefault="00561CC4">
            <w:r>
              <w:t>End-stage renal disease</w:t>
            </w:r>
          </w:p>
        </w:tc>
      </w:tr>
      <w:tr w:rsidR="007F4CC2" w14:paraId="192A57E1" w14:textId="77777777">
        <w:tc>
          <w:tcPr>
            <w:tcW w:w="4680" w:type="dxa"/>
          </w:tcPr>
          <w:p w14:paraId="3CD60DBF" w14:textId="77777777" w:rsidR="007F4CC2" w:rsidRDefault="00561CC4">
            <w:r>
              <w:t>EudraCT</w:t>
            </w:r>
          </w:p>
        </w:tc>
        <w:tc>
          <w:tcPr>
            <w:tcW w:w="4680" w:type="dxa"/>
          </w:tcPr>
          <w:p w14:paraId="561B82AB" w14:textId="77777777" w:rsidR="007F4CC2" w:rsidRDefault="00561CC4">
            <w:r>
              <w:t>European Union Drug Regulating Authorities Clinical Trials Database</w:t>
            </w:r>
          </w:p>
        </w:tc>
      </w:tr>
      <w:tr w:rsidR="007F4CC2" w14:paraId="19E593E5" w14:textId="77777777">
        <w:tc>
          <w:tcPr>
            <w:tcW w:w="4680" w:type="dxa"/>
          </w:tcPr>
          <w:p w14:paraId="632F05AA" w14:textId="77777777" w:rsidR="007F4CC2" w:rsidRDefault="00561CC4">
            <w:r>
              <w:t>GCP</w:t>
            </w:r>
          </w:p>
        </w:tc>
        <w:tc>
          <w:tcPr>
            <w:tcW w:w="4680" w:type="dxa"/>
          </w:tcPr>
          <w:p w14:paraId="7EFF0F70" w14:textId="77777777" w:rsidR="007F4CC2" w:rsidRDefault="00561CC4">
            <w:r>
              <w:t>Good Clinical Practice</w:t>
            </w:r>
          </w:p>
        </w:tc>
      </w:tr>
      <w:tr w:rsidR="007F4CC2" w14:paraId="3539D027" w14:textId="77777777">
        <w:tc>
          <w:tcPr>
            <w:tcW w:w="4680" w:type="dxa"/>
          </w:tcPr>
          <w:p w14:paraId="672616B0" w14:textId="77777777" w:rsidR="007F4CC2" w:rsidRDefault="00561CC4">
            <w:r>
              <w:t>ICH</w:t>
            </w:r>
          </w:p>
        </w:tc>
        <w:tc>
          <w:tcPr>
            <w:tcW w:w="4680" w:type="dxa"/>
          </w:tcPr>
          <w:p w14:paraId="5607F6C4" w14:textId="77777777" w:rsidR="007F4CC2" w:rsidRDefault="00561CC4">
            <w:r>
              <w:t>International Conference on Harmonisation</w:t>
            </w:r>
          </w:p>
        </w:tc>
      </w:tr>
      <w:tr w:rsidR="007F4CC2" w14:paraId="1AE9E8A6" w14:textId="77777777">
        <w:tc>
          <w:tcPr>
            <w:tcW w:w="4680" w:type="dxa"/>
          </w:tcPr>
          <w:p w14:paraId="712C2764" w14:textId="77777777" w:rsidR="007F4CC2" w:rsidRDefault="00561CC4">
            <w:r>
              <w:t>IND</w:t>
            </w:r>
          </w:p>
        </w:tc>
        <w:tc>
          <w:tcPr>
            <w:tcW w:w="4680" w:type="dxa"/>
          </w:tcPr>
          <w:p w14:paraId="7764FE74" w14:textId="77777777" w:rsidR="007F4CC2" w:rsidRDefault="00561CC4">
            <w:r>
              <w:t>investigational new drug</w:t>
            </w:r>
          </w:p>
        </w:tc>
      </w:tr>
      <w:tr w:rsidR="007F4CC2" w14:paraId="1BB2A4D0" w14:textId="77777777">
        <w:tc>
          <w:tcPr>
            <w:tcW w:w="4680" w:type="dxa"/>
          </w:tcPr>
          <w:p w14:paraId="7549CD7C" w14:textId="77777777" w:rsidR="007F4CC2" w:rsidRDefault="00561CC4">
            <w:r>
              <w:t>LOA</w:t>
            </w:r>
          </w:p>
        </w:tc>
        <w:tc>
          <w:tcPr>
            <w:tcW w:w="4680" w:type="dxa"/>
          </w:tcPr>
          <w:p w14:paraId="4B781375" w14:textId="77777777" w:rsidR="007F4CC2" w:rsidRDefault="00561CC4">
            <w:r>
              <w:t>Letter of authorization</w:t>
            </w:r>
          </w:p>
        </w:tc>
      </w:tr>
      <w:tr w:rsidR="007F4CC2" w14:paraId="4022A8E4" w14:textId="77777777">
        <w:tc>
          <w:tcPr>
            <w:tcW w:w="4680" w:type="dxa"/>
          </w:tcPr>
          <w:p w14:paraId="278ADFF2" w14:textId="77777777" w:rsidR="007F4CC2" w:rsidRDefault="00561CC4">
            <w:r>
              <w:t>PD</w:t>
            </w:r>
          </w:p>
        </w:tc>
        <w:tc>
          <w:tcPr>
            <w:tcW w:w="4680" w:type="dxa"/>
          </w:tcPr>
          <w:p w14:paraId="2C9C8249" w14:textId="77777777" w:rsidR="007F4CC2" w:rsidRDefault="00561CC4">
            <w:r>
              <w:t>progressive disease</w:t>
            </w:r>
          </w:p>
        </w:tc>
      </w:tr>
      <w:tr w:rsidR="007F4CC2" w14:paraId="00DAECF8" w14:textId="77777777">
        <w:tc>
          <w:tcPr>
            <w:tcW w:w="4680" w:type="dxa"/>
          </w:tcPr>
          <w:p w14:paraId="5BA6E627" w14:textId="77777777" w:rsidR="007F4CC2" w:rsidRDefault="00561CC4">
            <w:r>
              <w:t>PK</w:t>
            </w:r>
          </w:p>
        </w:tc>
        <w:tc>
          <w:tcPr>
            <w:tcW w:w="4680" w:type="dxa"/>
          </w:tcPr>
          <w:p w14:paraId="5901E542" w14:textId="77777777" w:rsidR="007F4CC2" w:rsidRDefault="00561CC4">
            <w:r>
              <w:t>Pharmacokinetics</w:t>
            </w:r>
          </w:p>
        </w:tc>
      </w:tr>
      <w:tr w:rsidR="007F4CC2" w14:paraId="7CB7B87D" w14:textId="77777777">
        <w:tc>
          <w:tcPr>
            <w:tcW w:w="4680" w:type="dxa"/>
          </w:tcPr>
          <w:p w14:paraId="7679BC48" w14:textId="77777777" w:rsidR="007F4CC2" w:rsidRDefault="00561CC4">
            <w:r>
              <w:t>QoL</w:t>
            </w:r>
          </w:p>
        </w:tc>
        <w:tc>
          <w:tcPr>
            <w:tcW w:w="4680" w:type="dxa"/>
          </w:tcPr>
          <w:p w14:paraId="7446562E" w14:textId="77777777" w:rsidR="007F4CC2" w:rsidRDefault="00561CC4">
            <w:r>
              <w:t>Quality of life</w:t>
            </w:r>
          </w:p>
        </w:tc>
      </w:tr>
      <w:tr w:rsidR="007F4CC2" w14:paraId="0A25F440" w14:textId="77777777">
        <w:tc>
          <w:tcPr>
            <w:tcW w:w="4680" w:type="dxa"/>
          </w:tcPr>
          <w:p w14:paraId="55B71C59" w14:textId="77777777" w:rsidR="007F4CC2" w:rsidRDefault="00561CC4">
            <w:r>
              <w:t>SAP</w:t>
            </w:r>
          </w:p>
        </w:tc>
        <w:tc>
          <w:tcPr>
            <w:tcW w:w="4680" w:type="dxa"/>
          </w:tcPr>
          <w:p w14:paraId="14836F66" w14:textId="77777777" w:rsidR="007F4CC2" w:rsidRDefault="00561CC4">
            <w:r>
              <w:t>statistical analysis plan</w:t>
            </w:r>
          </w:p>
        </w:tc>
      </w:tr>
      <w:tr w:rsidR="007F4CC2" w14:paraId="29E91C6C" w14:textId="77777777">
        <w:tc>
          <w:tcPr>
            <w:tcW w:w="4680" w:type="dxa"/>
          </w:tcPr>
          <w:p w14:paraId="0B49503A" w14:textId="77777777" w:rsidR="007F4CC2" w:rsidRPr="00DD1A15" w:rsidRDefault="00561CC4">
            <w:pPr>
              <w:pStyle w:val="Q-BodyText"/>
              <w:rPr>
                <w:highlight w:val="yellow"/>
              </w:rPr>
            </w:pPr>
            <w:r w:rsidRPr="00DD1A15">
              <w:rPr>
                <w:b/>
                <w:sz w:val="22"/>
                <w:highlight w:val="yellow"/>
              </w:rPr>
              <w:t xml:space="preserve">Abbreviation </w:t>
            </w:r>
          </w:p>
        </w:tc>
        <w:tc>
          <w:tcPr>
            <w:tcW w:w="4680" w:type="dxa"/>
          </w:tcPr>
          <w:p w14:paraId="26B3A6B9" w14:textId="77777777" w:rsidR="007F4CC2" w:rsidRPr="00DD1A15" w:rsidRDefault="00561CC4">
            <w:pPr>
              <w:pStyle w:val="Q-BodyText"/>
              <w:rPr>
                <w:highlight w:val="yellow"/>
              </w:rPr>
            </w:pPr>
            <w:r w:rsidRPr="00DD1A15">
              <w:rPr>
                <w:b/>
                <w:sz w:val="22"/>
                <w:highlight w:val="yellow"/>
              </w:rPr>
              <w:t xml:space="preserve">Definition </w:t>
            </w:r>
          </w:p>
        </w:tc>
      </w:tr>
    </w:tbl>
    <w:p w14:paraId="26EC4C63" w14:textId="098C8886" w:rsidR="007F4CC2" w:rsidRDefault="1589B3AE">
      <w:pPr>
        <w:pStyle w:val="Q-Heading1"/>
      </w:pPr>
      <w:bookmarkStart w:id="39" w:name="_Toc1974856456"/>
      <w:r>
        <w:lastRenderedPageBreak/>
        <w:t>PROTOCOL SUMMARY</w:t>
      </w:r>
      <w:bookmarkEnd w:id="39"/>
    </w:p>
    <w:p w14:paraId="313FA719" w14:textId="2E2DF996" w:rsidR="007F4CC2" w:rsidRDefault="1589B3AE">
      <w:pPr>
        <w:pStyle w:val="Q-Heading2"/>
      </w:pPr>
      <w:bookmarkStart w:id="40" w:name="_Toc128202625"/>
      <w:r>
        <w:t>Protocol Synopsis</w:t>
      </w:r>
      <w:bookmarkEnd w:id="40"/>
    </w:p>
    <w:tbl>
      <w:tblPr>
        <w:tblStyle w:val="TableGrid"/>
        <w:tblW w:w="0" w:type="auto"/>
        <w:tblLook w:val="04A0" w:firstRow="1" w:lastRow="0" w:firstColumn="1" w:lastColumn="0" w:noHBand="0" w:noVBand="1"/>
      </w:tblPr>
      <w:tblGrid>
        <w:gridCol w:w="4674"/>
        <w:gridCol w:w="4676"/>
      </w:tblGrid>
      <w:tr w:rsidR="007F4CC2" w14:paraId="1D99C706" w14:textId="77777777" w:rsidTr="22637411">
        <w:tc>
          <w:tcPr>
            <w:tcW w:w="4680" w:type="dxa"/>
          </w:tcPr>
          <w:p w14:paraId="53E88586" w14:textId="77777777" w:rsidR="007F4CC2" w:rsidRDefault="00561CC4">
            <w:pPr>
              <w:pStyle w:val="Q-BodyText"/>
            </w:pPr>
            <w:r>
              <w:rPr>
                <w:b/>
                <w:sz w:val="22"/>
              </w:rPr>
              <w:t>Name of Sponsor/Company</w:t>
            </w:r>
          </w:p>
        </w:tc>
        <w:tc>
          <w:tcPr>
            <w:tcW w:w="4680" w:type="dxa"/>
          </w:tcPr>
          <w:p w14:paraId="6047DC0B" w14:textId="77777777" w:rsidR="007F4CC2" w:rsidRDefault="00561CC4">
            <w:pPr>
              <w:pStyle w:val="Q-BodyText"/>
            </w:pPr>
            <w:del w:id="41" w:author="AgileWriter" w:date="2026-02-27T18:54:00Z">
              <w:r>
                <w:rPr>
                  <w:sz w:val="22"/>
                </w:rPr>
                <w:delText>&lt;Insert Sponsor Name&gt;</w:delText>
              </w:r>
            </w:del>
            <w:commentRangeStart w:id="42"/>
            <w:ins w:id="43" w:author="AgileWriter" w:date="2026-02-27T18:54:00Z">
              <w:r>
                <w:t>Contossa Pharma</w:t>
              </w:r>
              <w:commentRangeEnd w:id="42"/>
              <w:r>
                <w:rPr>
                  <w:rStyle w:val="CommentReference"/>
                  <w:sz w:val="24"/>
                  <w:szCs w:val="24"/>
                </w:rPr>
                <w:commentReference w:id="42"/>
              </w:r>
            </w:ins>
          </w:p>
        </w:tc>
      </w:tr>
      <w:tr w:rsidR="007F4CC2" w14:paraId="6ECDBF8A" w14:textId="77777777" w:rsidTr="22637411">
        <w:tc>
          <w:tcPr>
            <w:tcW w:w="4680" w:type="dxa"/>
          </w:tcPr>
          <w:p w14:paraId="381B65A0" w14:textId="77777777" w:rsidR="007F4CC2" w:rsidRDefault="00561CC4">
            <w:pPr>
              <w:pStyle w:val="Q-BodyText"/>
            </w:pPr>
            <w:r>
              <w:rPr>
                <w:b/>
                <w:sz w:val="22"/>
              </w:rPr>
              <w:t>Name of Investigational Product</w:t>
            </w:r>
          </w:p>
        </w:tc>
        <w:tc>
          <w:tcPr>
            <w:tcW w:w="4680" w:type="dxa"/>
          </w:tcPr>
          <w:p w14:paraId="4C8EA6DB" w14:textId="77777777" w:rsidR="007F4CC2" w:rsidRDefault="00561CC4">
            <w:pPr>
              <w:pStyle w:val="Q-BodyText"/>
            </w:pPr>
            <w:del w:id="44" w:author="AgileWriter" w:date="2026-02-27T18:54:00Z">
              <w:r>
                <w:rPr>
                  <w:sz w:val="22"/>
                </w:rPr>
                <w:delText>&lt;Insert Investigational Product’s Name&gt;</w:delText>
              </w:r>
            </w:del>
            <w:commentRangeStart w:id="45"/>
            <w:ins w:id="46" w:author="AgileWriter" w:date="2026-02-27T18:54:00Z">
              <w:r>
                <w:t>ABC-123</w:t>
              </w:r>
              <w:commentRangeEnd w:id="45"/>
              <w:r>
                <w:rPr>
                  <w:rStyle w:val="CommentReference"/>
                  <w:sz w:val="24"/>
                  <w:szCs w:val="24"/>
                </w:rPr>
                <w:commentReference w:id="45"/>
              </w:r>
            </w:ins>
          </w:p>
        </w:tc>
      </w:tr>
      <w:tr w:rsidR="007F4CC2" w14:paraId="05113390" w14:textId="77777777" w:rsidTr="22637411">
        <w:tc>
          <w:tcPr>
            <w:tcW w:w="4680" w:type="dxa"/>
          </w:tcPr>
          <w:p w14:paraId="5D9358A9" w14:textId="77777777" w:rsidR="007F4CC2" w:rsidRDefault="00561CC4">
            <w:pPr>
              <w:pStyle w:val="Q-BodyText"/>
            </w:pPr>
            <w:r>
              <w:rPr>
                <w:b/>
                <w:sz w:val="22"/>
              </w:rPr>
              <w:t>Title of Study:</w:t>
            </w:r>
          </w:p>
        </w:tc>
        <w:tc>
          <w:tcPr>
            <w:tcW w:w="4680" w:type="dxa"/>
          </w:tcPr>
          <w:p w14:paraId="2F6318A9" w14:textId="77777777" w:rsidR="007F4CC2" w:rsidRDefault="00561CC4">
            <w:pPr>
              <w:pStyle w:val="Q-BodyText"/>
            </w:pPr>
            <w:del w:id="47" w:author="AgileWriter" w:date="2026-02-27T18:54:00Z">
              <w:r>
                <w:rPr>
                  <w:sz w:val="22"/>
                </w:rPr>
                <w:delText>&lt;Insert Study Title&gt;</w:delText>
              </w:r>
            </w:del>
            <w:commentRangeStart w:id="48"/>
            <w:ins w:id="49" w:author="AgileWriter" w:date="2026-02-27T18:54:00Z">
              <w:r>
                <w:t>Study ABCCT2015-06 Protocol Amendment 3</w:t>
              </w:r>
              <w:commentRangeEnd w:id="48"/>
              <w:r>
                <w:rPr>
                  <w:rStyle w:val="CommentReference"/>
                  <w:sz w:val="24"/>
                  <w:szCs w:val="24"/>
                </w:rPr>
                <w:commentReference w:id="48"/>
              </w:r>
            </w:ins>
          </w:p>
        </w:tc>
      </w:tr>
      <w:tr w:rsidR="007F4CC2" w14:paraId="1C29F992" w14:textId="77777777" w:rsidTr="22637411">
        <w:tc>
          <w:tcPr>
            <w:tcW w:w="4680" w:type="dxa"/>
          </w:tcPr>
          <w:p w14:paraId="24987E66" w14:textId="77777777" w:rsidR="007F4CC2" w:rsidRDefault="00561CC4">
            <w:pPr>
              <w:pStyle w:val="Q-BodyText"/>
            </w:pPr>
            <w:r>
              <w:rPr>
                <w:b/>
                <w:sz w:val="22"/>
              </w:rPr>
              <w:t xml:space="preserve">Study Number: </w:t>
            </w:r>
          </w:p>
        </w:tc>
        <w:tc>
          <w:tcPr>
            <w:tcW w:w="4680" w:type="dxa"/>
          </w:tcPr>
          <w:p w14:paraId="3F381D91" w14:textId="77777777" w:rsidR="007F4CC2" w:rsidRDefault="00561CC4">
            <w:pPr>
              <w:pStyle w:val="Q-BodyText"/>
            </w:pPr>
            <w:del w:id="50" w:author="AgileWriter" w:date="2026-02-27T18:54:00Z">
              <w:r>
                <w:rPr>
                  <w:sz w:val="22"/>
                </w:rPr>
                <w:delText>&lt;Insert Study Number&gt;</w:delText>
              </w:r>
            </w:del>
            <w:commentRangeStart w:id="51"/>
            <w:ins w:id="52" w:author="AgileWriter" w:date="2026-02-27T18:54:00Z">
              <w:r>
                <w:t>ABCCT2015-06</w:t>
              </w:r>
              <w:commentRangeEnd w:id="51"/>
              <w:r>
                <w:rPr>
                  <w:rStyle w:val="CommentReference"/>
                  <w:sz w:val="24"/>
                  <w:szCs w:val="24"/>
                </w:rPr>
                <w:commentReference w:id="51"/>
              </w:r>
            </w:ins>
          </w:p>
        </w:tc>
      </w:tr>
      <w:tr w:rsidR="007F4CC2" w14:paraId="7DB7E534" w14:textId="77777777" w:rsidTr="22637411">
        <w:tc>
          <w:tcPr>
            <w:tcW w:w="4680" w:type="dxa"/>
          </w:tcPr>
          <w:p w14:paraId="5A97C8DC" w14:textId="77777777" w:rsidR="007F4CC2" w:rsidRDefault="00561CC4">
            <w:pPr>
              <w:pStyle w:val="Q-BodyText"/>
            </w:pPr>
            <w:r>
              <w:rPr>
                <w:b/>
                <w:sz w:val="22"/>
              </w:rPr>
              <w:t>Study Center(s):</w:t>
            </w:r>
          </w:p>
        </w:tc>
        <w:tc>
          <w:tcPr>
            <w:tcW w:w="4680" w:type="dxa"/>
          </w:tcPr>
          <w:p w14:paraId="1C713962" w14:textId="77777777" w:rsidR="007F4CC2" w:rsidRDefault="00561CC4">
            <w:pPr>
              <w:pStyle w:val="Q-BodyText"/>
              <w:rPr>
                <w:sz w:val="22"/>
                <w:szCs w:val="22"/>
                <w:highlight w:val="cyan"/>
              </w:rPr>
            </w:pPr>
            <w:r w:rsidRPr="392C17FB">
              <w:rPr>
                <w:sz w:val="22"/>
                <w:szCs w:val="22"/>
                <w:highlight w:val="cyan"/>
              </w:rPr>
              <w:t>&lt;Insert Number of study centers participating in this study&gt;</w:t>
            </w:r>
          </w:p>
        </w:tc>
      </w:tr>
      <w:tr w:rsidR="007F4CC2" w14:paraId="50EE7B09" w14:textId="77777777" w:rsidTr="22637411">
        <w:tc>
          <w:tcPr>
            <w:tcW w:w="4680" w:type="dxa"/>
          </w:tcPr>
          <w:p w14:paraId="62661795" w14:textId="77777777" w:rsidR="007F4CC2" w:rsidRDefault="00561CC4">
            <w:pPr>
              <w:pStyle w:val="Q-BodyText"/>
            </w:pPr>
            <w:r>
              <w:rPr>
                <w:b/>
                <w:sz w:val="22"/>
              </w:rPr>
              <w:t>Phase of Development:</w:t>
            </w:r>
          </w:p>
        </w:tc>
        <w:tc>
          <w:tcPr>
            <w:tcW w:w="4680" w:type="dxa"/>
          </w:tcPr>
          <w:p w14:paraId="17B64445" w14:textId="77777777" w:rsidR="007F4CC2" w:rsidRDefault="00561CC4">
            <w:pPr>
              <w:pStyle w:val="Q-BodyText"/>
            </w:pPr>
            <w:del w:id="53" w:author="AgileWriter" w:date="2026-02-27T18:54:00Z">
              <w:r>
                <w:rPr>
                  <w:sz w:val="22"/>
                </w:rPr>
                <w:delText>&lt;Insert Phase of the Study&gt;</w:delText>
              </w:r>
            </w:del>
            <w:commentRangeStart w:id="54"/>
            <w:ins w:id="55" w:author="AgileWriter" w:date="2026-02-27T18:54:00Z">
              <w:r>
                <w:t>Phase 3</w:t>
              </w:r>
              <w:commentRangeEnd w:id="54"/>
              <w:r>
                <w:rPr>
                  <w:rStyle w:val="CommentReference"/>
                  <w:sz w:val="24"/>
                  <w:szCs w:val="24"/>
                </w:rPr>
                <w:commentReference w:id="54"/>
              </w:r>
            </w:ins>
          </w:p>
        </w:tc>
      </w:tr>
      <w:tr w:rsidR="007F4CC2" w14:paraId="3D6E5826" w14:textId="77777777" w:rsidTr="22637411">
        <w:tc>
          <w:tcPr>
            <w:tcW w:w="4680" w:type="dxa"/>
          </w:tcPr>
          <w:p w14:paraId="35902B02" w14:textId="77777777" w:rsidR="007F4CC2" w:rsidRDefault="00561CC4">
            <w:pPr>
              <w:pStyle w:val="Q-BodyText"/>
            </w:pPr>
            <w:r>
              <w:rPr>
                <w:b/>
                <w:sz w:val="22"/>
              </w:rPr>
              <w:t>Number of Subjects and Study Sites</w:t>
            </w:r>
          </w:p>
        </w:tc>
        <w:tc>
          <w:tcPr>
            <w:tcW w:w="4680" w:type="dxa"/>
          </w:tcPr>
          <w:p w14:paraId="18997AC1" w14:textId="77777777" w:rsidR="007F4CC2" w:rsidRDefault="00561CC4">
            <w:pPr>
              <w:pStyle w:val="Q-BodyText"/>
              <w:rPr>
                <w:sz w:val="22"/>
                <w:szCs w:val="22"/>
                <w:highlight w:val="cyan"/>
              </w:rPr>
            </w:pPr>
            <w:r w:rsidRPr="392C17FB">
              <w:rPr>
                <w:sz w:val="22"/>
                <w:szCs w:val="22"/>
                <w:highlight w:val="cyan"/>
              </w:rPr>
              <w:t>&lt;Insert&gt;</w:t>
            </w:r>
          </w:p>
        </w:tc>
      </w:tr>
      <w:tr w:rsidR="007F4CC2" w14:paraId="73724865" w14:textId="77777777" w:rsidTr="22637411">
        <w:tc>
          <w:tcPr>
            <w:tcW w:w="4680" w:type="dxa"/>
          </w:tcPr>
          <w:p w14:paraId="106DD217" w14:textId="77777777" w:rsidR="007F4CC2" w:rsidRDefault="00561CC4">
            <w:pPr>
              <w:pStyle w:val="Q-BodyText"/>
            </w:pPr>
            <w:r>
              <w:rPr>
                <w:b/>
                <w:sz w:val="22"/>
              </w:rPr>
              <w:t>Objectives</w:t>
            </w:r>
          </w:p>
        </w:tc>
        <w:tc>
          <w:tcPr>
            <w:tcW w:w="4680" w:type="dxa"/>
          </w:tcPr>
          <w:p w14:paraId="487C5F11" w14:textId="77777777" w:rsidR="007F4CC2" w:rsidRDefault="00561CC4">
            <w:pPr>
              <w:pStyle w:val="Q-BodyText"/>
            </w:pPr>
            <w:r>
              <w:rPr>
                <w:b/>
                <w:sz w:val="22"/>
              </w:rPr>
              <w:t>Endpoints</w:t>
            </w:r>
          </w:p>
        </w:tc>
      </w:tr>
      <w:tr w:rsidR="007F4CC2" w14:paraId="6AC84601" w14:textId="77777777" w:rsidTr="22637411">
        <w:tc>
          <w:tcPr>
            <w:tcW w:w="4680" w:type="dxa"/>
          </w:tcPr>
          <w:p w14:paraId="4F7D2F88" w14:textId="77777777" w:rsidR="007F4CC2" w:rsidRDefault="00561CC4">
            <w:pPr>
              <w:pStyle w:val="Q-BodyText"/>
            </w:pPr>
            <w:r>
              <w:rPr>
                <w:b/>
                <w:sz w:val="22"/>
              </w:rPr>
              <w:t>Primary</w:t>
            </w:r>
          </w:p>
        </w:tc>
        <w:tc>
          <w:tcPr>
            <w:tcW w:w="4680" w:type="dxa"/>
          </w:tcPr>
          <w:p w14:paraId="672A6659" w14:textId="77777777" w:rsidR="007F4CC2" w:rsidRDefault="007F4CC2"/>
        </w:tc>
      </w:tr>
      <w:tr w:rsidR="007F4CC2" w14:paraId="1A2AC008" w14:textId="77777777" w:rsidTr="22637411">
        <w:tc>
          <w:tcPr>
            <w:tcW w:w="4680" w:type="dxa"/>
          </w:tcPr>
          <w:p w14:paraId="7260CDED" w14:textId="77777777" w:rsidR="007F4CC2" w:rsidRDefault="00561CC4">
            <w:pPr>
              <w:pStyle w:val="Q-BulletList"/>
              <w:numPr>
                <w:ilvl w:val="0"/>
                <w:numId w:val="20"/>
              </w:numPr>
            </w:pPr>
            <w:r>
              <w:t>&lt;Insert primary objective 1&gt;</w:t>
            </w:r>
          </w:p>
          <w:p w14:paraId="62FCA8F1" w14:textId="77777777" w:rsidR="007F4CC2" w:rsidRDefault="00561CC4">
            <w:pPr>
              <w:pStyle w:val="Q-BulletList"/>
              <w:numPr>
                <w:ilvl w:val="0"/>
                <w:numId w:val="20"/>
              </w:numPr>
            </w:pPr>
            <w:del w:id="56" w:author="AgileWriter" w:date="2026-02-27T18:54:00Z">
              <w:r>
                <w:delText>&lt;Insert primary objective 2&gt;</w:delText>
              </w:r>
            </w:del>
            <w:commentRangeStart w:id="57"/>
            <w:ins w:id="58" w:author="AgileWriter" w:date="2026-02-27T18:54:00Z">
              <w:r>
                <w:t>To confirm the primary lesion is due to BONEITIS through review of wound images by a central wound rating group.</w:t>
              </w:r>
              <w:commentRangeEnd w:id="57"/>
              <w:r>
                <w:rPr>
                  <w:rStyle w:val="CommentReference"/>
                  <w:sz w:val="24"/>
                  <w:szCs w:val="24"/>
                </w:rPr>
                <w:commentReference w:id="57"/>
              </w:r>
            </w:ins>
          </w:p>
          <w:p w14:paraId="196E2B72" w14:textId="77777777" w:rsidR="007F4CC2" w:rsidRDefault="00561CC4">
            <w:pPr>
              <w:pStyle w:val="Q-BulletList"/>
              <w:numPr>
                <w:ilvl w:val="0"/>
                <w:numId w:val="20"/>
              </w:numPr>
            </w:pPr>
            <w:r>
              <w:t>&lt;Insert additional objectives as needed&gt;</w:t>
            </w:r>
          </w:p>
        </w:tc>
        <w:tc>
          <w:tcPr>
            <w:tcW w:w="4680" w:type="dxa"/>
          </w:tcPr>
          <w:p w14:paraId="4764D37B" w14:textId="77777777" w:rsidR="007F4CC2" w:rsidRDefault="00561CC4">
            <w:pPr>
              <w:pStyle w:val="Q-BulletList"/>
              <w:numPr>
                <w:ilvl w:val="0"/>
                <w:numId w:val="20"/>
              </w:numPr>
            </w:pPr>
            <w:del w:id="59" w:author="AgileWriter" w:date="2026-02-27T18:54:00Z">
              <w:r>
                <w:rPr>
                  <w:sz w:val="22"/>
                </w:rPr>
                <w:delText>&lt;Insert primary endpoint 1 corresponding to objective 1&gt;</w:delText>
              </w:r>
            </w:del>
            <w:commentRangeStart w:id="60"/>
            <w:ins w:id="61" w:author="AgileWriter" w:date="2026-02-27T18:54:00Z">
              <w:r>
                <w:t>Statistically significant improvement in wound healing of the primary lesion, as measured by the BWAT total score at Weeks 10 and 12.</w:t>
              </w:r>
              <w:commentRangeEnd w:id="60"/>
              <w:r>
                <w:rPr>
                  <w:rStyle w:val="CommentReference"/>
                  <w:sz w:val="24"/>
                  <w:szCs w:val="24"/>
                </w:rPr>
                <w:commentReference w:id="60"/>
              </w:r>
              <w:r>
                <w:br/>
                <w:t>Reduction in Pain VAS observed starting from Week 6, with a mean decrease at Week 12.</w:t>
              </w:r>
              <w:r>
                <w:br/>
                <w:t>Improvement in the Wound-QoL questionnaire global score at Week 12.</w:t>
              </w:r>
            </w:ins>
          </w:p>
          <w:p w14:paraId="182E9A73" w14:textId="77777777" w:rsidR="007F4CC2" w:rsidRDefault="00561CC4">
            <w:pPr>
              <w:pStyle w:val="Q-BulletList"/>
              <w:numPr>
                <w:ilvl w:val="0"/>
                <w:numId w:val="20"/>
              </w:numPr>
            </w:pPr>
            <w:del w:id="62" w:author="AgileWriter" w:date="2026-02-27T18:54:00Z">
              <w:r>
                <w:rPr>
                  <w:sz w:val="22"/>
                </w:rPr>
                <w:delText>&lt;Insert primary endpoint 2 corresponding to objective 2&gt;</w:delText>
              </w:r>
            </w:del>
            <w:commentRangeStart w:id="63"/>
            <w:commentRangeStart w:id="64"/>
            <w:ins w:id="65" w:author="AgileWriter" w:date="2026-02-27T18:54:00Z">
              <w:r>
                <w:t>Reduction in pain associated with BONEITIS lesions, as measured by the Pain Visual Analogue Scale (Pain VAS).</w:t>
              </w:r>
              <w:commentRangeEnd w:id="63"/>
              <w:r>
                <w:rPr>
                  <w:rStyle w:val="CommentReference"/>
                  <w:sz w:val="24"/>
                  <w:szCs w:val="24"/>
                </w:rPr>
                <w:commentReference w:id="63"/>
              </w:r>
              <w:commentRangeEnd w:id="64"/>
              <w:r>
                <w:rPr>
                  <w:rStyle w:val="CommentReference"/>
                  <w:sz w:val="24"/>
                  <w:szCs w:val="24"/>
                </w:rPr>
                <w:commentReference w:id="64"/>
              </w:r>
            </w:ins>
          </w:p>
          <w:p w14:paraId="18AEA8E7" w14:textId="77777777" w:rsidR="007F4CC2" w:rsidRDefault="00561CC4">
            <w:pPr>
              <w:pStyle w:val="Q-BulletList"/>
              <w:numPr>
                <w:ilvl w:val="0"/>
                <w:numId w:val="20"/>
              </w:numPr>
            </w:pPr>
            <w:r>
              <w:rPr>
                <w:sz w:val="22"/>
              </w:rPr>
              <w:t>&lt;Insert additional endpoints as needed&gt;</w:t>
            </w:r>
          </w:p>
        </w:tc>
      </w:tr>
      <w:tr w:rsidR="007F4CC2" w14:paraId="63962BDB" w14:textId="77777777" w:rsidTr="22637411">
        <w:tc>
          <w:tcPr>
            <w:tcW w:w="4680" w:type="dxa"/>
          </w:tcPr>
          <w:p w14:paraId="58E45274" w14:textId="77777777" w:rsidR="007F4CC2" w:rsidRDefault="00561CC4">
            <w:pPr>
              <w:pStyle w:val="Q-BodyText"/>
            </w:pPr>
            <w:r>
              <w:rPr>
                <w:b/>
                <w:sz w:val="22"/>
              </w:rPr>
              <w:t>Secondary</w:t>
            </w:r>
          </w:p>
        </w:tc>
        <w:tc>
          <w:tcPr>
            <w:tcW w:w="4680" w:type="dxa"/>
          </w:tcPr>
          <w:p w14:paraId="0A37501D" w14:textId="77777777" w:rsidR="007F4CC2" w:rsidRDefault="007F4CC2"/>
        </w:tc>
      </w:tr>
      <w:tr w:rsidR="007F4CC2" w14:paraId="6E51D615" w14:textId="77777777" w:rsidTr="22637411">
        <w:tc>
          <w:tcPr>
            <w:tcW w:w="4680" w:type="dxa"/>
          </w:tcPr>
          <w:p w14:paraId="45EDCD0F" w14:textId="77777777" w:rsidR="007F4CC2" w:rsidRDefault="00561CC4">
            <w:pPr>
              <w:pStyle w:val="Q-BulletList"/>
              <w:numPr>
                <w:ilvl w:val="0"/>
                <w:numId w:val="20"/>
              </w:numPr>
            </w:pPr>
            <w:r>
              <w:t>&lt;Insert secondary objective 1&gt;</w:t>
            </w:r>
          </w:p>
          <w:p w14:paraId="4ED32413" w14:textId="77777777" w:rsidR="007F4CC2" w:rsidRDefault="00561CC4">
            <w:pPr>
              <w:pStyle w:val="Q-BulletList"/>
              <w:numPr>
                <w:ilvl w:val="0"/>
                <w:numId w:val="20"/>
              </w:numPr>
            </w:pPr>
            <w:r>
              <w:t>&lt;Insert secondary objective 2&gt;</w:t>
            </w:r>
          </w:p>
          <w:p w14:paraId="408E752D" w14:textId="77777777" w:rsidR="007F4CC2" w:rsidRDefault="00561CC4">
            <w:pPr>
              <w:pStyle w:val="Q-BulletList"/>
              <w:numPr>
                <w:ilvl w:val="0"/>
                <w:numId w:val="20"/>
              </w:numPr>
            </w:pPr>
            <w:r>
              <w:t>&lt;Insert additional secondary objectives as needed&gt;</w:t>
            </w:r>
          </w:p>
        </w:tc>
        <w:tc>
          <w:tcPr>
            <w:tcW w:w="4680" w:type="dxa"/>
          </w:tcPr>
          <w:p w14:paraId="0C62442D" w14:textId="77777777" w:rsidR="007F4CC2" w:rsidRDefault="00561CC4">
            <w:pPr>
              <w:pStyle w:val="Q-BulletList"/>
              <w:numPr>
                <w:ilvl w:val="0"/>
                <w:numId w:val="20"/>
              </w:numPr>
            </w:pPr>
            <w:r>
              <w:rPr>
                <w:sz w:val="22"/>
              </w:rPr>
              <w:t>&lt;Insert secondary endpoint 1 corresponding to objective 1&gt;</w:t>
            </w:r>
          </w:p>
          <w:p w14:paraId="2AB681EC" w14:textId="77777777" w:rsidR="007F4CC2" w:rsidRDefault="00561CC4">
            <w:pPr>
              <w:pStyle w:val="Q-BulletList"/>
              <w:numPr>
                <w:ilvl w:val="0"/>
                <w:numId w:val="20"/>
              </w:numPr>
            </w:pPr>
            <w:r>
              <w:rPr>
                <w:sz w:val="22"/>
              </w:rPr>
              <w:t>&lt;Insert secondary endpoint 2 corresponding to objective 2&gt;</w:t>
            </w:r>
          </w:p>
          <w:p w14:paraId="3C19B89C" w14:textId="77777777" w:rsidR="007F4CC2" w:rsidRDefault="00561CC4">
            <w:pPr>
              <w:pStyle w:val="Q-BulletList"/>
              <w:numPr>
                <w:ilvl w:val="0"/>
                <w:numId w:val="20"/>
              </w:numPr>
            </w:pPr>
            <w:r>
              <w:rPr>
                <w:sz w:val="22"/>
              </w:rPr>
              <w:t>&lt;Insert additional endpoints as needed&gt;</w:t>
            </w:r>
          </w:p>
        </w:tc>
      </w:tr>
      <w:tr w:rsidR="007F4CC2" w14:paraId="559F32FA" w14:textId="77777777" w:rsidTr="22637411">
        <w:tc>
          <w:tcPr>
            <w:tcW w:w="9360" w:type="dxa"/>
            <w:gridSpan w:val="2"/>
          </w:tcPr>
          <w:p w14:paraId="691CC4A3" w14:textId="77777777" w:rsidR="007F4CC2" w:rsidRDefault="00561CC4">
            <w:pPr>
              <w:pStyle w:val="Q-BodyText"/>
            </w:pPr>
            <w:r>
              <w:rPr>
                <w:b/>
                <w:sz w:val="22"/>
              </w:rPr>
              <w:t xml:space="preserve">Study Design and Methodology </w:t>
            </w:r>
          </w:p>
          <w:p w14:paraId="5EFCC8EA" w14:textId="77777777" w:rsidR="007F4CC2" w:rsidRDefault="00561CC4">
            <w:pPr>
              <w:pStyle w:val="Q-BodyText"/>
            </w:pPr>
            <w:r>
              <w:rPr>
                <w:sz w:val="22"/>
              </w:rPr>
              <w:t>&lt;Insert&gt;</w:t>
            </w:r>
          </w:p>
        </w:tc>
      </w:tr>
      <w:tr w:rsidR="007F4CC2" w14:paraId="7A90CEFB" w14:textId="77777777" w:rsidTr="22637411">
        <w:tc>
          <w:tcPr>
            <w:tcW w:w="9360" w:type="dxa"/>
            <w:gridSpan w:val="2"/>
          </w:tcPr>
          <w:p w14:paraId="52DCDDA9" w14:textId="77777777" w:rsidR="007F4CC2" w:rsidRDefault="00561CC4">
            <w:pPr>
              <w:pStyle w:val="Q-BodyText"/>
            </w:pPr>
            <w:r>
              <w:rPr>
                <w:b/>
                <w:sz w:val="22"/>
              </w:rPr>
              <w:t>Study Duration</w:t>
            </w:r>
          </w:p>
          <w:p w14:paraId="40D7E55E" w14:textId="77777777" w:rsidR="007F4CC2" w:rsidRDefault="00561CC4">
            <w:pPr>
              <w:pStyle w:val="Q-BodyText"/>
            </w:pPr>
            <w:del w:id="66" w:author="AgileWriter" w:date="2026-02-27T18:54:00Z">
              <w:r>
                <w:rPr>
                  <w:sz w:val="22"/>
                </w:rPr>
                <w:delText>&lt;Insert&gt;</w:delText>
              </w:r>
            </w:del>
            <w:commentRangeStart w:id="67"/>
            <w:commentRangeStart w:id="68"/>
            <w:ins w:id="69" w:author="AgileWriter" w:date="2026-02-27T18:54:00Z">
              <w:r>
                <w:t>This study will be conducted in accordance with the ethical principles of the Declaration of Helsinki and the International Council for Harmonisation (ICH) Guidelines on Good Clinical Practice (GCP), including archiving of essential documents and applicable regulatory requirements.</w:t>
              </w:r>
              <w:commentRangeEnd w:id="67"/>
              <w:r>
                <w:rPr>
                  <w:rStyle w:val="CommentReference"/>
                  <w:sz w:val="24"/>
                  <w:szCs w:val="24"/>
                </w:rPr>
                <w:commentReference w:id="67"/>
              </w:r>
              <w:commentRangeEnd w:id="68"/>
              <w:r>
                <w:rPr>
                  <w:rStyle w:val="CommentReference"/>
                  <w:sz w:val="24"/>
                  <w:szCs w:val="24"/>
                </w:rPr>
                <w:commentReference w:id="68"/>
              </w:r>
            </w:ins>
          </w:p>
        </w:tc>
      </w:tr>
      <w:tr w:rsidR="007F4CC2" w14:paraId="0CBE1EC1" w14:textId="77777777" w:rsidTr="22637411">
        <w:tc>
          <w:tcPr>
            <w:tcW w:w="9360" w:type="dxa"/>
            <w:gridSpan w:val="2"/>
          </w:tcPr>
          <w:p w14:paraId="0433D5FD" w14:textId="77777777" w:rsidR="007F4CC2" w:rsidRDefault="00561CC4">
            <w:pPr>
              <w:pStyle w:val="Q-BodyText"/>
            </w:pPr>
            <w:r>
              <w:rPr>
                <w:b/>
                <w:sz w:val="22"/>
              </w:rPr>
              <w:t>Main Criteria for Inclusion:</w:t>
            </w:r>
          </w:p>
          <w:p w14:paraId="123EC6AA" w14:textId="77777777" w:rsidR="007F4CC2" w:rsidRDefault="00561CC4">
            <w:pPr>
              <w:pStyle w:val="Q-BodyText"/>
            </w:pPr>
            <w:r>
              <w:rPr>
                <w:b/>
                <w:sz w:val="22"/>
              </w:rPr>
              <w:t>Key Inclusion Criteria</w:t>
            </w:r>
          </w:p>
          <w:p w14:paraId="72ABF665" w14:textId="77777777" w:rsidR="007F4CC2" w:rsidRDefault="00561CC4">
            <w:pPr>
              <w:pStyle w:val="Q-BodyText"/>
            </w:pPr>
            <w:del w:id="70" w:author="AgileWriter" w:date="2026-02-27T18:54:00Z">
              <w:r>
                <w:rPr>
                  <w:sz w:val="22"/>
                </w:rPr>
                <w:delText>&lt;Insert Inclusion Criteria&gt;</w:delText>
              </w:r>
            </w:del>
            <w:commentRangeStart w:id="71"/>
            <w:commentRangeStart w:id="72"/>
            <w:ins w:id="73" w:author="AgileWriter" w:date="2026-02-27T18:54:00Z">
              <w:r>
                <w:t>Inclusion and exclusion criteria will be assessed for each subject at screening. A central wound rating group will review wound images to confirm that the primary lesion is due to BONEITIS.</w:t>
              </w:r>
              <w:commentRangeEnd w:id="71"/>
              <w:r>
                <w:rPr>
                  <w:rStyle w:val="CommentReference"/>
                  <w:sz w:val="24"/>
                  <w:szCs w:val="24"/>
                </w:rPr>
                <w:commentReference w:id="71"/>
              </w:r>
              <w:commentRangeEnd w:id="72"/>
              <w:r>
                <w:rPr>
                  <w:rStyle w:val="CommentReference"/>
                  <w:sz w:val="24"/>
                  <w:szCs w:val="24"/>
                </w:rPr>
                <w:commentReference w:id="72"/>
              </w:r>
            </w:ins>
          </w:p>
        </w:tc>
      </w:tr>
      <w:tr w:rsidR="007F4CC2" w14:paraId="092D375A" w14:textId="77777777" w:rsidTr="22637411">
        <w:tc>
          <w:tcPr>
            <w:tcW w:w="4680" w:type="dxa"/>
          </w:tcPr>
          <w:p w14:paraId="07837B27" w14:textId="77777777" w:rsidR="007F4CC2" w:rsidRDefault="00561CC4">
            <w:pPr>
              <w:pStyle w:val="Q-BodyText"/>
            </w:pPr>
            <w:r>
              <w:rPr>
                <w:b/>
                <w:sz w:val="22"/>
              </w:rPr>
              <w:t>Test Product:</w:t>
            </w:r>
          </w:p>
        </w:tc>
        <w:tc>
          <w:tcPr>
            <w:tcW w:w="4680" w:type="dxa"/>
          </w:tcPr>
          <w:p w14:paraId="773A5C47" w14:textId="77777777" w:rsidR="007F4CC2" w:rsidRDefault="00561CC4">
            <w:pPr>
              <w:pStyle w:val="Q-BodyText"/>
            </w:pPr>
            <w:del w:id="74" w:author="AgileWriter" w:date="2026-02-27T18:54:00Z">
              <w:r>
                <w:rPr>
                  <w:sz w:val="22"/>
                </w:rPr>
                <w:delText>&lt;Insert Test Product’s or Investigational Product’s Name&gt;</w:delText>
              </w:r>
            </w:del>
            <w:commentRangeStart w:id="75"/>
            <w:ins w:id="76" w:author="AgileWriter" w:date="2026-02-27T18:54:00Z">
              <w:r>
                <w:t>ABC-123</w:t>
              </w:r>
              <w:commentRangeEnd w:id="75"/>
              <w:r>
                <w:rPr>
                  <w:rStyle w:val="CommentReference"/>
                  <w:sz w:val="24"/>
                  <w:szCs w:val="24"/>
                </w:rPr>
                <w:commentReference w:id="75"/>
              </w:r>
            </w:ins>
          </w:p>
        </w:tc>
      </w:tr>
      <w:tr w:rsidR="007F4CC2" w14:paraId="25D85FC0" w14:textId="77777777" w:rsidTr="22637411">
        <w:tc>
          <w:tcPr>
            <w:tcW w:w="4680" w:type="dxa"/>
          </w:tcPr>
          <w:p w14:paraId="3A073076" w14:textId="77777777" w:rsidR="007F4CC2" w:rsidRDefault="00561CC4">
            <w:pPr>
              <w:pStyle w:val="Q-BodyText"/>
            </w:pPr>
            <w:r>
              <w:rPr>
                <w:sz w:val="22"/>
              </w:rPr>
              <w:lastRenderedPageBreak/>
              <w:t>Dose:</w:t>
            </w:r>
          </w:p>
        </w:tc>
        <w:tc>
          <w:tcPr>
            <w:tcW w:w="4680" w:type="dxa"/>
          </w:tcPr>
          <w:p w14:paraId="192B8231" w14:textId="77777777" w:rsidR="007F4CC2" w:rsidRDefault="00561CC4">
            <w:pPr>
              <w:pStyle w:val="Q-BodyText"/>
            </w:pPr>
            <w:del w:id="77" w:author="AgileWriter" w:date="2026-02-27T18:54:00Z">
              <w:r>
                <w:rPr>
                  <w:sz w:val="22"/>
                </w:rPr>
                <w:delText>&lt;Insert Dosage and basis of dose selection&gt;</w:delText>
              </w:r>
            </w:del>
            <w:commentRangeStart w:id="78"/>
            <w:commentRangeStart w:id="79"/>
            <w:ins w:id="80" w:author="AgileWriter" w:date="2026-02-27T18:54:00Z">
              <w:r>
                <w:t>ABC-123 was administered at 3 hemodialysis sessions per week, with doses ranging from 5.6 to 8.6 mg/kg, determined according to body weight category. Dose selection was based on prior Phase 1 and 2 studies demonstrating inhibition of systemic blood calcification, with an IC50 of 2.2 mg/kg and IC80 of &gt;5.6 mg/kg.</w:t>
              </w:r>
              <w:commentRangeEnd w:id="78"/>
              <w:r>
                <w:rPr>
                  <w:rStyle w:val="CommentReference"/>
                  <w:sz w:val="24"/>
                  <w:szCs w:val="24"/>
                </w:rPr>
                <w:commentReference w:id="78"/>
              </w:r>
              <w:commentRangeEnd w:id="79"/>
              <w:r>
                <w:rPr>
                  <w:rStyle w:val="CommentReference"/>
                  <w:sz w:val="24"/>
                  <w:szCs w:val="24"/>
                </w:rPr>
                <w:commentReference w:id="79"/>
              </w:r>
            </w:ins>
          </w:p>
        </w:tc>
      </w:tr>
      <w:tr w:rsidR="007F4CC2" w14:paraId="06B71711" w14:textId="77777777" w:rsidTr="22637411">
        <w:tc>
          <w:tcPr>
            <w:tcW w:w="4680" w:type="dxa"/>
          </w:tcPr>
          <w:p w14:paraId="57B9A2AF" w14:textId="77777777" w:rsidR="007F4CC2" w:rsidRDefault="00561CC4">
            <w:pPr>
              <w:pStyle w:val="Q-BodyText"/>
            </w:pPr>
            <w:r>
              <w:rPr>
                <w:sz w:val="22"/>
              </w:rPr>
              <w:t>Mode of Administration:</w:t>
            </w:r>
          </w:p>
        </w:tc>
        <w:tc>
          <w:tcPr>
            <w:tcW w:w="4680" w:type="dxa"/>
          </w:tcPr>
          <w:p w14:paraId="42D1E26E" w14:textId="77777777" w:rsidR="007F4CC2" w:rsidRDefault="00561CC4">
            <w:pPr>
              <w:pStyle w:val="Q-BodyText"/>
            </w:pPr>
            <w:del w:id="81" w:author="AgileWriter" w:date="2026-02-27T18:54:00Z">
              <w:r>
                <w:rPr>
                  <w:sz w:val="22"/>
                </w:rPr>
                <w:delText>&lt;Insert Mode of Administration&gt;</w:delText>
              </w:r>
            </w:del>
            <w:commentRangeStart w:id="82"/>
            <w:ins w:id="83" w:author="AgileWriter" w:date="2026-02-27T18:54:00Z">
              <w:r>
                <w:t>Subcutaneous administration</w:t>
              </w:r>
              <w:commentRangeEnd w:id="82"/>
              <w:r>
                <w:rPr>
                  <w:rStyle w:val="CommentReference"/>
                  <w:sz w:val="24"/>
                  <w:szCs w:val="24"/>
                </w:rPr>
                <w:commentReference w:id="82"/>
              </w:r>
            </w:ins>
          </w:p>
        </w:tc>
      </w:tr>
      <w:tr w:rsidR="007F4CC2" w14:paraId="2B129E0F" w14:textId="77777777" w:rsidTr="22637411">
        <w:tc>
          <w:tcPr>
            <w:tcW w:w="4680" w:type="dxa"/>
          </w:tcPr>
          <w:p w14:paraId="5D3C62C6" w14:textId="77777777" w:rsidR="007F4CC2" w:rsidRDefault="00561CC4">
            <w:pPr>
              <w:pStyle w:val="Q-BodyText"/>
            </w:pPr>
            <w:r>
              <w:rPr>
                <w:b/>
                <w:sz w:val="22"/>
              </w:rPr>
              <w:t>Duration of Treatment:</w:t>
            </w:r>
          </w:p>
        </w:tc>
        <w:tc>
          <w:tcPr>
            <w:tcW w:w="4680" w:type="dxa"/>
          </w:tcPr>
          <w:p w14:paraId="09AD748A" w14:textId="77777777" w:rsidR="007F4CC2" w:rsidRDefault="00561CC4">
            <w:pPr>
              <w:pStyle w:val="Q-BodyText"/>
            </w:pPr>
            <w:del w:id="84" w:author="AgileWriter" w:date="2026-02-27T18:54:00Z">
              <w:r>
                <w:rPr>
                  <w:sz w:val="22"/>
                </w:rPr>
                <w:delText>&lt;Insert&gt;</w:delText>
              </w:r>
            </w:del>
            <w:commentRangeStart w:id="85"/>
            <w:commentRangeStart w:id="86"/>
            <w:ins w:id="87" w:author="AgileWriter" w:date="2026-02-27T18:54:00Z">
              <w:r>
                <w:t>20 MAY 2017</w:t>
              </w:r>
              <w:commentRangeEnd w:id="85"/>
              <w:r>
                <w:rPr>
                  <w:rStyle w:val="CommentReference"/>
                  <w:sz w:val="24"/>
                  <w:szCs w:val="24"/>
                </w:rPr>
                <w:commentReference w:id="85"/>
              </w:r>
              <w:commentRangeEnd w:id="86"/>
              <w:r>
                <w:rPr>
                  <w:rStyle w:val="CommentReference"/>
                  <w:sz w:val="24"/>
                  <w:szCs w:val="24"/>
                </w:rPr>
                <w:commentReference w:id="86"/>
              </w:r>
            </w:ins>
          </w:p>
        </w:tc>
      </w:tr>
      <w:tr w:rsidR="007F4CC2" w14:paraId="242B0F91" w14:textId="77777777" w:rsidTr="22637411">
        <w:tc>
          <w:tcPr>
            <w:tcW w:w="9360" w:type="dxa"/>
            <w:gridSpan w:val="2"/>
          </w:tcPr>
          <w:p w14:paraId="68C6E6C9" w14:textId="77777777" w:rsidR="007F4CC2" w:rsidRDefault="00561CC4" w:rsidP="22637411">
            <w:pPr>
              <w:pStyle w:val="Q-BodyText"/>
              <w:rPr>
                <w:b/>
                <w:bCs/>
                <w:sz w:val="22"/>
                <w:szCs w:val="22"/>
                <w:highlight w:val="cyan"/>
              </w:rPr>
            </w:pPr>
            <w:r w:rsidRPr="22637411">
              <w:rPr>
                <w:b/>
                <w:bCs/>
                <w:sz w:val="22"/>
                <w:szCs w:val="22"/>
                <w:highlight w:val="cyan"/>
              </w:rPr>
              <w:t>Study Assessments:</w:t>
            </w:r>
            <w:r w:rsidRPr="22637411">
              <w:rPr>
                <w:b/>
                <w:bCs/>
                <w:sz w:val="22"/>
                <w:szCs w:val="22"/>
              </w:rPr>
              <w:t xml:space="preserve"> </w:t>
            </w:r>
          </w:p>
          <w:p w14:paraId="2D2CDEEA" w14:textId="77777777" w:rsidR="007F4CC2" w:rsidRDefault="00561CC4">
            <w:pPr>
              <w:pStyle w:val="Q-BodyText"/>
            </w:pPr>
            <w:del w:id="88" w:author="AgileWriter" w:date="2026-02-27T18:54:00Z">
              <w:r>
                <w:rPr>
                  <w:sz w:val="22"/>
                </w:rPr>
                <w:delText>&lt;Insert&gt;</w:delText>
              </w:r>
            </w:del>
            <w:commentRangeStart w:id="89"/>
            <w:commentRangeStart w:id="90"/>
            <w:ins w:id="91" w:author="AgileWriter" w:date="2026-02-27T18:54:00Z">
              <w:r>
                <w:t>9 DEC 2019</w:t>
              </w:r>
              <w:commentRangeEnd w:id="89"/>
              <w:r>
                <w:rPr>
                  <w:rStyle w:val="CommentReference"/>
                  <w:sz w:val="24"/>
                  <w:szCs w:val="24"/>
                </w:rPr>
                <w:commentReference w:id="89"/>
              </w:r>
              <w:commentRangeEnd w:id="90"/>
              <w:r>
                <w:rPr>
                  <w:rStyle w:val="CommentReference"/>
                  <w:sz w:val="24"/>
                  <w:szCs w:val="24"/>
                </w:rPr>
                <w:commentReference w:id="90"/>
              </w:r>
            </w:ins>
          </w:p>
        </w:tc>
      </w:tr>
      <w:tr w:rsidR="007F4CC2" w14:paraId="3818BDC8" w14:textId="77777777" w:rsidTr="22637411">
        <w:tc>
          <w:tcPr>
            <w:tcW w:w="9360" w:type="dxa"/>
            <w:gridSpan w:val="2"/>
          </w:tcPr>
          <w:p w14:paraId="74D338C4" w14:textId="77777777" w:rsidR="007F4CC2" w:rsidRDefault="00561CC4">
            <w:pPr>
              <w:pStyle w:val="Q-BodyText"/>
            </w:pPr>
            <w:r>
              <w:rPr>
                <w:b/>
                <w:sz w:val="22"/>
              </w:rPr>
              <w:t xml:space="preserve">Statistical Methods: </w:t>
            </w:r>
          </w:p>
          <w:p w14:paraId="1C62FCEE" w14:textId="77777777" w:rsidR="007F4CC2" w:rsidRDefault="00561CC4">
            <w:pPr>
              <w:pStyle w:val="Q-BodyText"/>
            </w:pPr>
            <w:del w:id="92" w:author="AgileWriter" w:date="2026-02-27T18:54:00Z">
              <w:r>
                <w:rPr>
                  <w:sz w:val="22"/>
                </w:rPr>
                <w:delText>&lt;Insert&gt;</w:delText>
              </w:r>
            </w:del>
            <w:commentRangeStart w:id="93"/>
            <w:commentRangeStart w:id="94"/>
            <w:ins w:id="95" w:author="AgileWriter" w:date="2026-02-27T18:54:00Z">
              <w:r>
                <w:t>Alternate Primary Endpoints:</w:t>
              </w:r>
              <w:commentRangeEnd w:id="93"/>
              <w:r>
                <w:rPr>
                  <w:rStyle w:val="CommentReference"/>
                  <w:sz w:val="24"/>
                  <w:szCs w:val="24"/>
                </w:rPr>
                <w:commentReference w:id="93"/>
              </w:r>
              <w:commentRangeEnd w:id="94"/>
              <w:r>
                <w:rPr>
                  <w:rStyle w:val="CommentReference"/>
                  <w:sz w:val="24"/>
                  <w:szCs w:val="24"/>
                </w:rPr>
                <w:commentReference w:id="94"/>
              </w:r>
              <w:r>
                <w:t xml:space="preserve"> The protocol does not specify alternate primary endpoints; the primary focus is on assessing the efficacy and safety of ABC-123 in the treatment of Boneitis.Secondary Efficacy Endpoints: The study is designed to evaluate additional outcomes such as improvements in wound healing, pain, and wound-related quality of life (QoL) over 12 weeks compared to placebo, as part of the secondary efficacy assessment.Overall Type I Error Control: No explicit procedures for overall Type I error control are described in the available context.Sample Size Re-estimation: Conditional power and sample size computations will be performed by an independent statistical service provider and provided to the independent DSMB only. The DSMB will review the results and provide only the sample size recommendation to the Sponsor.Safety Data: Safety monitoring procedures are considered adequate, with an independent DSMB performing regular, periodic assessments of blinded and unblinded data to detect potential safety signals and advise the sponsor accordingly.</w:t>
              </w:r>
            </w:ins>
          </w:p>
        </w:tc>
      </w:tr>
    </w:tbl>
    <w:p w14:paraId="5DAB6C7B" w14:textId="77777777" w:rsidR="007F4CC2" w:rsidRDefault="007F4CC2">
      <w:pPr>
        <w:sectPr w:rsidR="007F4CC2">
          <w:headerReference w:type="default" r:id="rId15"/>
          <w:footerReference w:type="default" r:id="rId16"/>
          <w:headerReference w:type="first" r:id="rId17"/>
          <w:pgSz w:w="12240" w:h="20160"/>
          <w:pgMar w:top="1440" w:right="1440" w:bottom="1440" w:left="1440" w:header="720" w:footer="720" w:gutter="0"/>
          <w:cols w:space="720"/>
          <w:docGrid w:linePitch="360"/>
        </w:sectPr>
      </w:pPr>
    </w:p>
    <w:p w14:paraId="2366C82B" w14:textId="3F01ED75" w:rsidR="007F4CC2" w:rsidRDefault="1589B3AE">
      <w:pPr>
        <w:pStyle w:val="Q-Heading2"/>
      </w:pPr>
      <w:bookmarkStart w:id="98" w:name="_Toc1764858329"/>
      <w:r>
        <w:lastRenderedPageBreak/>
        <w:t>Trial Schema</w:t>
      </w:r>
      <w:bookmarkEnd w:id="98"/>
    </w:p>
    <w:p w14:paraId="056E5364" w14:textId="77777777" w:rsidR="007F4CC2" w:rsidRDefault="00561CC4">
      <w:pPr>
        <w:pStyle w:val="Q-BodyText"/>
      </w:pPr>
      <w:r>
        <w:t xml:space="preserve">The study flow chart is presented in </w:t>
      </w:r>
      <w:r>
        <w:fldChar w:fldCharType="begin"/>
      </w:r>
      <w:r>
        <w:instrText xml:space="preserve"> \* MERGEFORMAT </w:instrText>
      </w:r>
      <w:r>
        <w:fldChar w:fldCharType="separate"/>
      </w:r>
      <w:r>
        <w:rPr>
          <w:noProof/>
        </w:rPr>
        <w:t>Figure 1</w:t>
      </w:r>
      <w:r>
        <w:fldChar w:fldCharType="end"/>
      </w:r>
    </w:p>
    <w:p w14:paraId="506E9AB1" w14:textId="77777777" w:rsidR="007F4CC2" w:rsidRDefault="00561CC4" w:rsidP="22637411">
      <w:pPr>
        <w:pStyle w:val="Q-CaptionContd"/>
        <w:rPr>
          <w:highlight w:val="cyan"/>
        </w:rPr>
      </w:pPr>
      <w:bookmarkStart w:id="99" w:name="_Toc223086836"/>
      <w:r w:rsidRPr="22637411">
        <w:rPr>
          <w:highlight w:val="cyan"/>
        </w:rPr>
        <w:t xml:space="preserve">Figure </w:t>
      </w:r>
      <w:r>
        <w:fldChar w:fldCharType="begin"/>
      </w:r>
      <w:r>
        <w:instrText xml:space="preserve"> SEQ Figure \* ARABIC </w:instrText>
      </w:r>
      <w:r>
        <w:fldChar w:fldCharType="separate"/>
      </w:r>
      <w:r w:rsidRPr="22637411">
        <w:rPr>
          <w:noProof/>
        </w:rPr>
        <w:t>1</w:t>
      </w:r>
      <w:r>
        <w:fldChar w:fldCharType="end"/>
      </w:r>
      <w:r w:rsidRPr="22637411">
        <w:rPr>
          <w:highlight w:val="cyan"/>
        </w:rPr>
        <w:t>: Study Design Flow Chart</w:t>
      </w:r>
      <w:bookmarkEnd w:id="99"/>
    </w:p>
    <w:p w14:paraId="36C0AE78" w14:textId="77777777" w:rsidR="007F4CC2" w:rsidRDefault="00561CC4">
      <w:pPr>
        <w:pStyle w:val="Q-BodyText"/>
      </w:pPr>
      <w:del w:id="100" w:author="AgileWriter" w:date="2026-02-27T18:54:00Z">
        <w:r>
          <w:delText>&lt;Insert Study Design&gt;</w:delText>
        </w:r>
      </w:del>
      <w:commentRangeStart w:id="101"/>
      <w:ins w:id="102" w:author="AgileWriter" w:date="2026-02-27T18:54:00Z">
        <w:r>
          <w:t>This Phase 3, double-blind, randomized, placebo-controlled study is designed to assess the efficacy and safety of ABC-123 when added to background care for the treatment of Boneitis in subjects with end-stage renal disease (ESRD) receiving hemodialysis (HD). Participants will be randomly assigned to receive either ABC-123 or placebo, in addition to their standard background care, over a 12-week period. The primary objective is to determine whether ABC-123 improves wound healing, pain, and wound-related quality of life compared to placebo.</w:t>
        </w:r>
        <w:commentRangeEnd w:id="101"/>
        <w:r>
          <w:rPr>
            <w:rStyle w:val="CommentReference"/>
            <w:sz w:val="24"/>
            <w:szCs w:val="24"/>
          </w:rPr>
          <w:commentReference w:id="101"/>
        </w:r>
      </w:ins>
    </w:p>
    <w:p w14:paraId="222E3D26" w14:textId="68705A81" w:rsidR="007F4CC2" w:rsidRDefault="1589B3AE">
      <w:pPr>
        <w:pStyle w:val="Q-Heading2"/>
      </w:pPr>
      <w:bookmarkStart w:id="103" w:name="_Toc180607038"/>
      <w:r>
        <w:t>Schedule of Assessments</w:t>
      </w:r>
      <w:bookmarkEnd w:id="103"/>
      <w:r w:rsidR="00561CC4">
        <w:t xml:space="preserve"> </w:t>
      </w:r>
    </w:p>
    <w:p w14:paraId="590C0999" w14:textId="77777777" w:rsidR="007F4CC2" w:rsidRDefault="00561CC4" w:rsidP="22637411">
      <w:pPr>
        <w:pStyle w:val="Q-BodyText"/>
        <w:rPr>
          <w:b/>
          <w:bCs/>
          <w:highlight w:val="cyan"/>
        </w:rPr>
      </w:pPr>
      <w:r w:rsidRPr="22637411">
        <w:rPr>
          <w:b/>
          <w:bCs/>
          <w:highlight w:val="cyan"/>
        </w:rPr>
        <w:t xml:space="preserve">Table </w:t>
      </w:r>
      <w:r>
        <w:fldChar w:fldCharType="begin"/>
      </w:r>
      <w:r>
        <w:instrText xml:space="preserve"> SEQ Table \* ARABIC </w:instrText>
      </w:r>
      <w:r>
        <w:fldChar w:fldCharType="separate"/>
      </w:r>
      <w:r w:rsidRPr="22637411">
        <w:rPr>
          <w:noProof/>
        </w:rPr>
        <w:t>1</w:t>
      </w:r>
      <w:r>
        <w:fldChar w:fldCharType="end"/>
      </w:r>
      <w:r>
        <w:tab/>
      </w:r>
      <w:r w:rsidRPr="22637411">
        <w:rPr>
          <w:b/>
          <w:bCs/>
          <w:highlight w:val="cyan"/>
        </w:rPr>
        <w:t>Schedule of Assessments for Part 1</w:t>
      </w:r>
    </w:p>
    <w:p w14:paraId="7CFE0C37" w14:textId="77777777" w:rsidR="007F4CC2" w:rsidRDefault="00561CC4" w:rsidP="22637411">
      <w:pPr>
        <w:pStyle w:val="Q-BodyText"/>
        <w:rPr>
          <w:highlight w:val="cyan"/>
        </w:rPr>
      </w:pPr>
      <w:r w:rsidRPr="22637411">
        <w:rPr>
          <w:highlight w:val="cyan"/>
        </w:rPr>
        <w:t>&lt;Insert Table 1&gt;</w:t>
      </w:r>
    </w:p>
    <w:p w14:paraId="3C6F5E77" w14:textId="77777777" w:rsidR="007F4CC2" w:rsidRDefault="00561CC4" w:rsidP="22637411">
      <w:pPr>
        <w:pStyle w:val="Q-BodyText"/>
        <w:rPr>
          <w:b/>
          <w:bCs/>
          <w:highlight w:val="cyan"/>
        </w:rPr>
      </w:pPr>
      <w:r w:rsidRPr="22637411">
        <w:rPr>
          <w:b/>
          <w:bCs/>
          <w:highlight w:val="cyan"/>
        </w:rPr>
        <w:t xml:space="preserve">Table </w:t>
      </w:r>
      <w:r>
        <w:fldChar w:fldCharType="begin"/>
      </w:r>
      <w:r>
        <w:instrText xml:space="preserve"> SEQ Table \* ARABIC </w:instrText>
      </w:r>
      <w:r>
        <w:fldChar w:fldCharType="separate"/>
      </w:r>
      <w:r w:rsidRPr="22637411">
        <w:rPr>
          <w:noProof/>
        </w:rPr>
        <w:t>2</w:t>
      </w:r>
      <w:r>
        <w:fldChar w:fldCharType="end"/>
      </w:r>
      <w:r>
        <w:tab/>
      </w:r>
      <w:r w:rsidRPr="22637411">
        <w:rPr>
          <w:b/>
          <w:bCs/>
          <w:highlight w:val="cyan"/>
        </w:rPr>
        <w:t>Schedule of Assessments for Part 2 and Follow-up</w:t>
      </w:r>
    </w:p>
    <w:p w14:paraId="33C71ED6" w14:textId="77777777" w:rsidR="007F4CC2" w:rsidRDefault="00561CC4" w:rsidP="22637411">
      <w:pPr>
        <w:pStyle w:val="Q-BodyText"/>
        <w:rPr>
          <w:highlight w:val="cyan"/>
        </w:rPr>
      </w:pPr>
      <w:r w:rsidRPr="22637411">
        <w:rPr>
          <w:highlight w:val="cyan"/>
        </w:rPr>
        <w:t>&lt;Insert Table 2&gt;</w:t>
      </w:r>
    </w:p>
    <w:p w14:paraId="02EB378F" w14:textId="77777777" w:rsidR="007F4CC2" w:rsidRDefault="007F4CC2">
      <w:pPr>
        <w:sectPr w:rsidR="007F4CC2">
          <w:headerReference w:type="default" r:id="rId18"/>
          <w:footerReference w:type="default" r:id="rId19"/>
          <w:pgSz w:w="20160" w:h="12240" w:orient="landscape"/>
          <w:pgMar w:top="1440" w:right="1440" w:bottom="1440" w:left="1440" w:header="720" w:footer="720" w:gutter="0"/>
          <w:cols w:space="720"/>
          <w:docGrid w:linePitch="360"/>
        </w:sectPr>
      </w:pPr>
    </w:p>
    <w:p w14:paraId="2C8B4F07" w14:textId="71857F0F" w:rsidR="007F4CC2" w:rsidRDefault="1589B3AE" w:rsidP="22637411">
      <w:pPr>
        <w:pStyle w:val="Q-Heading1"/>
        <w:rPr>
          <w:highlight w:val="cyan"/>
        </w:rPr>
      </w:pPr>
      <w:bookmarkStart w:id="108" w:name="_Toc1347443195"/>
      <w:r w:rsidRPr="22637411">
        <w:rPr>
          <w:highlight w:val="cyan"/>
        </w:rPr>
        <w:lastRenderedPageBreak/>
        <w:t>INTRODUCTION</w:t>
      </w:r>
      <w:bookmarkEnd w:id="108"/>
    </w:p>
    <w:p w14:paraId="2E0A6F91" w14:textId="77573568" w:rsidR="007F4CC2" w:rsidRDefault="1589B3AE">
      <w:pPr>
        <w:pStyle w:val="Q-Heading2"/>
      </w:pPr>
      <w:bookmarkStart w:id="109" w:name="_Toc1736568577"/>
      <w:r>
        <w:t>Background</w:t>
      </w:r>
      <w:bookmarkEnd w:id="109"/>
    </w:p>
    <w:p w14:paraId="269A7ADC" w14:textId="67737E59" w:rsidR="007F4CC2" w:rsidRDefault="00561CC4">
      <w:pPr>
        <w:pStyle w:val="Q-Heading3"/>
      </w:pPr>
      <w:del w:id="110" w:author="AgileWriter" w:date="2026-02-27T18:54:00Z">
        <w:r w:rsidDel="00561CC4">
          <w:delText>&lt;Insert Disease Name&gt;</w:delText>
        </w:r>
      </w:del>
      <w:commentRangeStart w:id="111"/>
      <w:ins w:id="112" w:author="AgileWriter" w:date="2026-02-27T18:54:00Z" w16du:dateUtc="2026-02-27T18:54:32Z">
        <w:r w:rsidR="1589B3AE">
          <w:t>Boneitis</w:t>
        </w:r>
      </w:ins>
      <w:commentRangeEnd w:id="111"/>
      <w:r>
        <w:rPr>
          <w:rStyle w:val="CommentReference"/>
          <w:sz w:val="24"/>
          <w:szCs w:val="24"/>
        </w:rPr>
        <w:commentReference w:id="111"/>
      </w:r>
    </w:p>
    <w:p w14:paraId="4B5F3AE0" w14:textId="77777777" w:rsidR="007F4CC2" w:rsidRDefault="00561CC4" w:rsidP="22637411">
      <w:pPr>
        <w:pStyle w:val="Q-BodyText"/>
        <w:rPr>
          <w:highlight w:val="cyan"/>
        </w:rPr>
      </w:pPr>
      <w:r w:rsidRPr="22637411">
        <w:rPr>
          <w:highlight w:val="cyan"/>
        </w:rPr>
        <w:t>&lt;Insert&gt;</w:t>
      </w:r>
    </w:p>
    <w:p w14:paraId="61992209" w14:textId="49BB874D" w:rsidR="007F4CC2" w:rsidRDefault="1589B3AE">
      <w:pPr>
        <w:pStyle w:val="Q-Heading3"/>
      </w:pPr>
      <w:bookmarkStart w:id="113" w:name="_Toc481764354"/>
      <w:r>
        <w:t xml:space="preserve">Current </w:t>
      </w:r>
      <w:del w:id="114" w:author="AgileWriter" w:date="2026-02-27T18:54:00Z" w16du:dateUtc="2026-02-27T18:54:32Z">
        <w:r w:rsidR="00561CC4" w:rsidDel="1589B3AE">
          <w:delText>&lt;Insert Disease Name&gt;</w:delText>
        </w:r>
      </w:del>
      <w:ins w:id="115" w:author="AgileWriter" w:date="2026-02-27T18:54:00Z" w16du:dateUtc="2026-02-27T18:54:32Z">
        <w:r>
          <w:t>Boneitis</w:t>
        </w:r>
      </w:ins>
      <w:r>
        <w:t xml:space="preserve"> Care</w:t>
      </w:r>
      <w:bookmarkEnd w:id="113"/>
    </w:p>
    <w:p w14:paraId="0E20FEE8" w14:textId="77777777" w:rsidR="007F4CC2" w:rsidRDefault="00561CC4" w:rsidP="22637411">
      <w:pPr>
        <w:pStyle w:val="Q-BodyText"/>
        <w:rPr>
          <w:highlight w:val="cyan"/>
        </w:rPr>
      </w:pPr>
      <w:r w:rsidRPr="22637411">
        <w:rPr>
          <w:highlight w:val="cyan"/>
        </w:rPr>
        <w:t>&lt;Insert&gt;</w:t>
      </w:r>
    </w:p>
    <w:p w14:paraId="568E86F7" w14:textId="3DE4D5E1" w:rsidR="007F4CC2" w:rsidRDefault="1589B3AE" w:rsidP="22637411">
      <w:pPr>
        <w:pStyle w:val="Q-Heading3"/>
        <w:rPr>
          <w:highlight w:val="cyan"/>
        </w:rPr>
      </w:pPr>
      <w:bookmarkStart w:id="116" w:name="_Toc8828766"/>
      <w:r>
        <w:t>&lt;</w:t>
      </w:r>
      <w:r w:rsidRPr="22637411">
        <w:rPr>
          <w:highlight w:val="cyan"/>
        </w:rPr>
        <w:t>Insert Investigational Product’s Name&gt;</w:t>
      </w:r>
      <w:bookmarkEnd w:id="116"/>
    </w:p>
    <w:p w14:paraId="1041B601" w14:textId="03299692" w:rsidR="007F4CC2" w:rsidRDefault="1589B3AE" w:rsidP="22637411">
      <w:pPr>
        <w:pStyle w:val="Q-Heading4"/>
        <w:rPr>
          <w:highlight w:val="cyan"/>
        </w:rPr>
      </w:pPr>
      <w:bookmarkStart w:id="117" w:name="_Toc1507532766"/>
      <w:r w:rsidRPr="22637411">
        <w:rPr>
          <w:highlight w:val="cyan"/>
        </w:rPr>
        <w:t>Mechanism of Action</w:t>
      </w:r>
      <w:bookmarkEnd w:id="117"/>
    </w:p>
    <w:p w14:paraId="2CC4CF00" w14:textId="77777777" w:rsidR="007F4CC2" w:rsidRDefault="00561CC4" w:rsidP="22637411">
      <w:pPr>
        <w:pStyle w:val="Q-BodyText"/>
        <w:rPr>
          <w:highlight w:val="cyan"/>
        </w:rPr>
      </w:pPr>
      <w:r w:rsidRPr="22637411">
        <w:rPr>
          <w:highlight w:val="cyan"/>
        </w:rPr>
        <w:t>&lt;Insert&gt;</w:t>
      </w:r>
    </w:p>
    <w:p w14:paraId="2F63E27E" w14:textId="73D8B12F" w:rsidR="007F4CC2" w:rsidRDefault="1589B3AE" w:rsidP="22637411">
      <w:pPr>
        <w:pStyle w:val="Q-Heading4"/>
        <w:rPr>
          <w:highlight w:val="cyan"/>
        </w:rPr>
      </w:pPr>
      <w:bookmarkStart w:id="118" w:name="_Toc1811191199"/>
      <w:r w:rsidRPr="22637411">
        <w:rPr>
          <w:highlight w:val="cyan"/>
        </w:rPr>
        <w:t>Nonclinical Experience</w:t>
      </w:r>
      <w:bookmarkEnd w:id="118"/>
    </w:p>
    <w:p w14:paraId="16B96F35" w14:textId="77777777" w:rsidR="007F4CC2" w:rsidRDefault="00561CC4" w:rsidP="22637411">
      <w:pPr>
        <w:pStyle w:val="Q-BodyText"/>
        <w:rPr>
          <w:highlight w:val="cyan"/>
        </w:rPr>
      </w:pPr>
      <w:r w:rsidRPr="22637411">
        <w:rPr>
          <w:highlight w:val="cyan"/>
        </w:rPr>
        <w:t>&lt;Insert&gt;</w:t>
      </w:r>
    </w:p>
    <w:p w14:paraId="45CAB094" w14:textId="107AB80D" w:rsidR="007F4CC2" w:rsidRDefault="1589B3AE" w:rsidP="22637411">
      <w:pPr>
        <w:pStyle w:val="Q-Heading4"/>
        <w:rPr>
          <w:highlight w:val="cyan"/>
        </w:rPr>
      </w:pPr>
      <w:bookmarkStart w:id="119" w:name="_Toc2144168589"/>
      <w:r w:rsidRPr="22637411">
        <w:rPr>
          <w:highlight w:val="cyan"/>
        </w:rPr>
        <w:t>Clinical Experience</w:t>
      </w:r>
      <w:bookmarkEnd w:id="119"/>
    </w:p>
    <w:p w14:paraId="659934E1" w14:textId="77777777" w:rsidR="007F4CC2" w:rsidRDefault="00561CC4" w:rsidP="22637411">
      <w:pPr>
        <w:pStyle w:val="Q-BodyText"/>
        <w:rPr>
          <w:highlight w:val="cyan"/>
        </w:rPr>
      </w:pPr>
      <w:r w:rsidRPr="22637411">
        <w:rPr>
          <w:highlight w:val="cyan"/>
        </w:rPr>
        <w:t>&lt;Insert&gt;</w:t>
      </w:r>
    </w:p>
    <w:p w14:paraId="7CE10CF9" w14:textId="29472260" w:rsidR="007F4CC2" w:rsidRDefault="1589B3AE" w:rsidP="22637411">
      <w:pPr>
        <w:pStyle w:val="Q-Heading5"/>
        <w:rPr>
          <w:highlight w:val="cyan"/>
        </w:rPr>
      </w:pPr>
      <w:bookmarkStart w:id="120" w:name="_Toc272709752"/>
      <w:r w:rsidRPr="22637411">
        <w:rPr>
          <w:highlight w:val="cyan"/>
        </w:rPr>
        <w:t>Pharmacokinetic and Pharmacodynamic Results</w:t>
      </w:r>
      <w:bookmarkEnd w:id="120"/>
    </w:p>
    <w:p w14:paraId="416C564E" w14:textId="77777777" w:rsidR="007F4CC2" w:rsidRDefault="00561CC4">
      <w:pPr>
        <w:pStyle w:val="Q-BodyText"/>
      </w:pPr>
      <w:r w:rsidRPr="00DD1A15">
        <w:rPr>
          <w:highlight w:val="cyan"/>
          <w:rPrChange w:id="121" w:author="Diksha Diundi" w:date="2026-02-27T12:14:00Z" w16du:dateUtc="2026-02-27T19:14:00Z">
            <w:rPr/>
          </w:rPrChange>
        </w:rPr>
        <w:t>&lt;Insert&gt;</w:t>
      </w:r>
    </w:p>
    <w:p w14:paraId="72816877" w14:textId="6B4F11C7" w:rsidR="007F4CC2" w:rsidRDefault="00561CC4">
      <w:pPr>
        <w:pStyle w:val="Q-Heading5"/>
      </w:pPr>
      <w:del w:id="122" w:author="AgileWriter" w:date="2026-02-27T18:54:00Z">
        <w:r w:rsidDel="00561CC4">
          <w:delText>&lt;Insert Study Number&gt;</w:delText>
        </w:r>
      </w:del>
      <w:commentRangeStart w:id="123"/>
      <w:commentRangeEnd w:id="123"/>
      <w:r>
        <w:rPr>
          <w:rStyle w:val="CommentReference"/>
          <w:sz w:val="24"/>
          <w:szCs w:val="24"/>
        </w:rPr>
        <w:commentReference w:id="123"/>
      </w:r>
      <w:ins w:id="124" w:author="AgileWriter" w:date="2026-02-27T18:54:00Z" w16du:dateUtc="2026-02-27T18:54:32Z">
        <w:r w:rsidR="1589B3AE">
          <w:t>ABCCT2016-01</w:t>
        </w:r>
      </w:ins>
      <w:r w:rsidR="1589B3AE">
        <w:t xml:space="preserve"> a Phase 2 Study in </w:t>
      </w:r>
      <w:del w:id="125" w:author="AgileWriter" w:date="2026-02-27T18:54:00Z" w16du:dateUtc="2026-02-27T18:54:32Z">
        <w:r w:rsidDel="1589B3AE">
          <w:delText>&lt;Insert Disease Name&gt;</w:delText>
        </w:r>
      </w:del>
      <w:ins w:id="126" w:author="AgileWriter" w:date="2026-02-27T18:54:00Z" w16du:dateUtc="2026-02-27T18:54:32Z">
        <w:r w:rsidR="1589B3AE">
          <w:t>Boneitis</w:t>
        </w:r>
      </w:ins>
      <w:commentRangeStart w:id="127"/>
      <w:commentRangeEnd w:id="127"/>
      <w:r>
        <w:rPr>
          <w:rStyle w:val="CommentReference"/>
          <w:sz w:val="24"/>
          <w:szCs w:val="24"/>
        </w:rPr>
        <w:commentReference w:id="127"/>
      </w:r>
    </w:p>
    <w:p w14:paraId="79F74748" w14:textId="77777777" w:rsidR="007F4CC2" w:rsidRDefault="00561CC4">
      <w:pPr>
        <w:pStyle w:val="Q-BodyText"/>
      </w:pPr>
      <w:r w:rsidRPr="22637411">
        <w:rPr>
          <w:highlight w:val="cyan"/>
        </w:rPr>
        <w:t>&lt;Insert&gt;</w:t>
      </w:r>
    </w:p>
    <w:p w14:paraId="43E8AC16" w14:textId="20E79E97" w:rsidR="007F4CC2" w:rsidRDefault="1589B3AE">
      <w:pPr>
        <w:pStyle w:val="Q-Heading5"/>
      </w:pPr>
      <w:r>
        <w:t>Safety and Tolerability Results with </w:t>
      </w:r>
      <w:del w:id="128" w:author="AgileWriter" w:date="2026-02-27T18:54:00Z" w16du:dateUtc="2026-02-27T18:54:32Z">
        <w:r w:rsidR="00561CC4" w:rsidDel="1589B3AE">
          <w:delText>&lt;Insert Test Drug’s Name&gt;</w:delText>
        </w:r>
      </w:del>
      <w:ins w:id="129" w:author="AgileWriter" w:date="2026-02-27T18:54:00Z" w16du:dateUtc="2026-02-27T18:54:32Z">
        <w:r>
          <w:t>ABC-123</w:t>
        </w:r>
      </w:ins>
      <w:commentRangeStart w:id="130"/>
      <w:commentRangeEnd w:id="130"/>
      <w:r w:rsidR="00561CC4">
        <w:rPr>
          <w:rStyle w:val="CommentReference"/>
          <w:sz w:val="24"/>
          <w:szCs w:val="24"/>
        </w:rPr>
        <w:commentReference w:id="130"/>
      </w:r>
    </w:p>
    <w:p w14:paraId="5346EC02" w14:textId="77777777" w:rsidR="007F4CC2" w:rsidRDefault="00561CC4" w:rsidP="22637411">
      <w:pPr>
        <w:pStyle w:val="Q-BodyText"/>
        <w:rPr>
          <w:highlight w:val="cyan"/>
        </w:rPr>
      </w:pPr>
      <w:r w:rsidRPr="22637411">
        <w:rPr>
          <w:highlight w:val="cyan"/>
        </w:rPr>
        <w:t>&lt;Insert&gt;</w:t>
      </w:r>
    </w:p>
    <w:p w14:paraId="518AEF8E" w14:textId="01EFD0CF" w:rsidR="007F4CC2" w:rsidRDefault="1589B3AE" w:rsidP="22637411">
      <w:pPr>
        <w:pStyle w:val="Q-Heading2"/>
        <w:rPr>
          <w:highlight w:val="cyan"/>
        </w:rPr>
      </w:pPr>
      <w:bookmarkStart w:id="131" w:name="_Toc1499069963"/>
      <w:r w:rsidRPr="22637411">
        <w:rPr>
          <w:highlight w:val="cyan"/>
        </w:rPr>
        <w:t>Study Rationale</w:t>
      </w:r>
      <w:bookmarkEnd w:id="131"/>
    </w:p>
    <w:p w14:paraId="5506E3DD" w14:textId="77777777" w:rsidR="007F4CC2" w:rsidRDefault="00561CC4" w:rsidP="22637411">
      <w:pPr>
        <w:pStyle w:val="Q-BodyText"/>
        <w:rPr>
          <w:highlight w:val="cyan"/>
        </w:rPr>
      </w:pPr>
      <w:r w:rsidRPr="22637411">
        <w:rPr>
          <w:highlight w:val="cyan"/>
        </w:rPr>
        <w:t>&lt;Insert&gt;</w:t>
      </w:r>
    </w:p>
    <w:p w14:paraId="50E58FD4" w14:textId="338652B6" w:rsidR="007F4CC2" w:rsidRDefault="1589B3AE" w:rsidP="22637411">
      <w:pPr>
        <w:pStyle w:val="Q-Heading2"/>
        <w:rPr>
          <w:highlight w:val="cyan"/>
        </w:rPr>
      </w:pPr>
      <w:bookmarkStart w:id="132" w:name="_Toc1720328271"/>
      <w:r w:rsidRPr="22637411">
        <w:rPr>
          <w:highlight w:val="cyan"/>
        </w:rPr>
        <w:t>Risk-Benefit Assessment</w:t>
      </w:r>
      <w:bookmarkEnd w:id="132"/>
    </w:p>
    <w:p w14:paraId="472EFF8D" w14:textId="6CB48E7A" w:rsidR="007F4CC2" w:rsidRDefault="1589B3AE" w:rsidP="22637411">
      <w:pPr>
        <w:pStyle w:val="Q-Heading3"/>
        <w:rPr>
          <w:highlight w:val="cyan"/>
        </w:rPr>
      </w:pPr>
      <w:bookmarkStart w:id="133" w:name="_Toc597376444"/>
      <w:r w:rsidRPr="22637411">
        <w:rPr>
          <w:highlight w:val="cyan"/>
        </w:rPr>
        <w:t>Potential Benefits of Study Participation</w:t>
      </w:r>
      <w:bookmarkEnd w:id="133"/>
    </w:p>
    <w:p w14:paraId="7D02C124" w14:textId="77777777" w:rsidR="007F4CC2" w:rsidRDefault="00561CC4" w:rsidP="22637411">
      <w:pPr>
        <w:pStyle w:val="Q-BodyText"/>
        <w:rPr>
          <w:highlight w:val="cyan"/>
        </w:rPr>
      </w:pPr>
      <w:r w:rsidRPr="22637411">
        <w:rPr>
          <w:highlight w:val="cyan"/>
        </w:rPr>
        <w:t>&lt;Insert&gt;</w:t>
      </w:r>
    </w:p>
    <w:p w14:paraId="28555E48" w14:textId="3BDA18D6" w:rsidR="007F4CC2" w:rsidRDefault="1589B3AE" w:rsidP="22637411">
      <w:pPr>
        <w:pStyle w:val="Q-Heading3"/>
        <w:rPr>
          <w:highlight w:val="cyan"/>
        </w:rPr>
      </w:pPr>
      <w:bookmarkStart w:id="134" w:name="_Toc1886009037"/>
      <w:r w:rsidRPr="22637411">
        <w:rPr>
          <w:highlight w:val="cyan"/>
        </w:rPr>
        <w:t>Risk from Study Participation</w:t>
      </w:r>
      <w:bookmarkEnd w:id="134"/>
    </w:p>
    <w:p w14:paraId="4AF6B315" w14:textId="77777777" w:rsidR="007F4CC2" w:rsidRDefault="00561CC4" w:rsidP="22637411">
      <w:pPr>
        <w:pStyle w:val="Q-BodyText"/>
        <w:rPr>
          <w:highlight w:val="cyan"/>
        </w:rPr>
      </w:pPr>
      <w:r w:rsidRPr="22637411">
        <w:rPr>
          <w:highlight w:val="cyan"/>
        </w:rPr>
        <w:t>&lt;Insert&gt;</w:t>
      </w:r>
    </w:p>
    <w:p w14:paraId="03173713" w14:textId="33AB1167" w:rsidR="007F4CC2" w:rsidRDefault="1589B3AE" w:rsidP="22637411">
      <w:pPr>
        <w:pStyle w:val="Q-Heading3"/>
        <w:rPr>
          <w:highlight w:val="cyan"/>
        </w:rPr>
      </w:pPr>
      <w:bookmarkStart w:id="135" w:name="_Toc1181222125"/>
      <w:r w:rsidRPr="22637411">
        <w:rPr>
          <w:highlight w:val="cyan"/>
        </w:rPr>
        <w:t>Overall Benefit/Risk Conclusion</w:t>
      </w:r>
      <w:bookmarkEnd w:id="135"/>
    </w:p>
    <w:p w14:paraId="7A426898" w14:textId="77777777" w:rsidR="007F4CC2" w:rsidRDefault="00561CC4" w:rsidP="22637411">
      <w:pPr>
        <w:pStyle w:val="Q-BodyText"/>
        <w:rPr>
          <w:highlight w:val="cyan"/>
        </w:rPr>
      </w:pPr>
      <w:r w:rsidRPr="22637411">
        <w:rPr>
          <w:highlight w:val="cyan"/>
        </w:rPr>
        <w:t>&lt;Insert&gt;</w:t>
      </w:r>
    </w:p>
    <w:p w14:paraId="6D093A27" w14:textId="0BD947F6" w:rsidR="007F4CC2" w:rsidRDefault="1589B3AE" w:rsidP="22637411">
      <w:pPr>
        <w:pStyle w:val="Q-Heading1"/>
        <w:rPr>
          <w:highlight w:val="cyan"/>
        </w:rPr>
      </w:pPr>
      <w:bookmarkStart w:id="136" w:name="_Toc2026553867"/>
      <w:r w:rsidRPr="22637411">
        <w:rPr>
          <w:highlight w:val="cyan"/>
        </w:rPr>
        <w:lastRenderedPageBreak/>
        <w:t>TRIAL OBJECTIVES AND ENDPOINTS</w:t>
      </w:r>
      <w:bookmarkEnd w:id="136"/>
    </w:p>
    <w:p w14:paraId="6CA9D626" w14:textId="77777777" w:rsidR="007F4CC2" w:rsidRDefault="00561CC4">
      <w:pPr>
        <w:pStyle w:val="Q-CaptionContd"/>
      </w:pPr>
      <w:r>
        <w:t xml:space="preserve">Table </w:t>
      </w:r>
      <w:r>
        <w:fldChar w:fldCharType="begin"/>
      </w:r>
      <w:r>
        <w:instrText xml:space="preserve"> SEQ Table \* ARABIC </w:instrText>
      </w:r>
      <w:r>
        <w:fldChar w:fldCharType="separate"/>
      </w:r>
      <w:r>
        <w:rPr>
          <w:noProof/>
        </w:rPr>
        <w:t>1</w:t>
      </w:r>
      <w:r>
        <w:fldChar w:fldCharType="end"/>
      </w:r>
      <w:r>
        <w:t>: OBJECTIVES AND ENDPOINTS</w:t>
      </w:r>
    </w:p>
    <w:tbl>
      <w:tblPr>
        <w:tblStyle w:val="TableGrid"/>
        <w:tblW w:w="0" w:type="auto"/>
        <w:tblLook w:val="04A0" w:firstRow="1" w:lastRow="0" w:firstColumn="1" w:lastColumn="0" w:noHBand="0" w:noVBand="1"/>
      </w:tblPr>
      <w:tblGrid>
        <w:gridCol w:w="4675"/>
        <w:gridCol w:w="4675"/>
      </w:tblGrid>
      <w:tr w:rsidR="007F4CC2" w14:paraId="2995C19A" w14:textId="77777777">
        <w:tc>
          <w:tcPr>
            <w:tcW w:w="4680" w:type="dxa"/>
          </w:tcPr>
          <w:p w14:paraId="304A56B5" w14:textId="77777777" w:rsidR="007F4CC2" w:rsidRDefault="00561CC4">
            <w:pPr>
              <w:pStyle w:val="Q-TableText-LeftAligned"/>
            </w:pPr>
            <w:r>
              <w:rPr>
                <w:b/>
              </w:rPr>
              <w:t>Objectives</w:t>
            </w:r>
          </w:p>
        </w:tc>
        <w:tc>
          <w:tcPr>
            <w:tcW w:w="4680" w:type="dxa"/>
          </w:tcPr>
          <w:p w14:paraId="0AE9B9C5" w14:textId="77777777" w:rsidR="007F4CC2" w:rsidRDefault="00561CC4">
            <w:pPr>
              <w:pStyle w:val="Q-TableText-LeftAligned"/>
            </w:pPr>
            <w:r>
              <w:rPr>
                <w:b/>
              </w:rPr>
              <w:t>Endpoints</w:t>
            </w:r>
          </w:p>
        </w:tc>
      </w:tr>
      <w:tr w:rsidR="007F4CC2" w14:paraId="4E80762F" w14:textId="77777777">
        <w:tc>
          <w:tcPr>
            <w:tcW w:w="9360" w:type="dxa"/>
            <w:gridSpan w:val="2"/>
          </w:tcPr>
          <w:p w14:paraId="605C36EA" w14:textId="77777777" w:rsidR="007F4CC2" w:rsidRDefault="00561CC4">
            <w:pPr>
              <w:pStyle w:val="Q-TableText-LeftAligned"/>
            </w:pPr>
            <w:r>
              <w:rPr>
                <w:b/>
              </w:rPr>
              <w:t>Primary</w:t>
            </w:r>
          </w:p>
        </w:tc>
      </w:tr>
      <w:tr w:rsidR="007F4CC2" w14:paraId="097D2ECF" w14:textId="77777777">
        <w:tc>
          <w:tcPr>
            <w:tcW w:w="4680" w:type="dxa"/>
          </w:tcPr>
          <w:p w14:paraId="39025C27" w14:textId="77777777" w:rsidR="007F4CC2" w:rsidRDefault="00561CC4">
            <w:pPr>
              <w:pStyle w:val="Q-TableText-LeftAligned"/>
            </w:pPr>
            <w:r>
              <w:t>&lt;Insert&gt;</w:t>
            </w:r>
          </w:p>
        </w:tc>
        <w:tc>
          <w:tcPr>
            <w:tcW w:w="4680" w:type="dxa"/>
          </w:tcPr>
          <w:p w14:paraId="63AF8EA0" w14:textId="77777777" w:rsidR="007F4CC2" w:rsidRDefault="00561CC4">
            <w:pPr>
              <w:pStyle w:val="Q-TableText-LeftAligned"/>
            </w:pPr>
            <w:r>
              <w:t>&lt;Insert&gt;</w:t>
            </w:r>
          </w:p>
        </w:tc>
      </w:tr>
      <w:tr w:rsidR="007F4CC2" w14:paraId="2175B9E2" w14:textId="77777777">
        <w:tc>
          <w:tcPr>
            <w:tcW w:w="9360" w:type="dxa"/>
            <w:gridSpan w:val="2"/>
          </w:tcPr>
          <w:p w14:paraId="26712386" w14:textId="77777777" w:rsidR="007F4CC2" w:rsidRDefault="00561CC4">
            <w:pPr>
              <w:pStyle w:val="Q-TableText-LeftAligned"/>
            </w:pPr>
            <w:r>
              <w:rPr>
                <w:b/>
              </w:rPr>
              <w:t>Secondary</w:t>
            </w:r>
          </w:p>
        </w:tc>
      </w:tr>
      <w:tr w:rsidR="007F4CC2" w14:paraId="780440DF" w14:textId="77777777">
        <w:tc>
          <w:tcPr>
            <w:tcW w:w="4680" w:type="dxa"/>
          </w:tcPr>
          <w:p w14:paraId="6223AB35" w14:textId="77777777" w:rsidR="007F4CC2" w:rsidRDefault="00561CC4">
            <w:pPr>
              <w:pStyle w:val="Q-TableText-LeftAligned"/>
            </w:pPr>
            <w:r>
              <w:t>&lt;Insert&gt;</w:t>
            </w:r>
          </w:p>
        </w:tc>
        <w:tc>
          <w:tcPr>
            <w:tcW w:w="4680" w:type="dxa"/>
          </w:tcPr>
          <w:p w14:paraId="2C350389" w14:textId="77777777" w:rsidR="007F4CC2" w:rsidRDefault="00561CC4">
            <w:pPr>
              <w:pStyle w:val="Q-TableText-LeftAligned"/>
            </w:pPr>
            <w:r>
              <w:t>&lt;Insert&gt;</w:t>
            </w:r>
          </w:p>
        </w:tc>
      </w:tr>
      <w:tr w:rsidR="007F4CC2" w14:paraId="720EC3A3" w14:textId="77777777">
        <w:tc>
          <w:tcPr>
            <w:tcW w:w="9360" w:type="dxa"/>
            <w:gridSpan w:val="2"/>
          </w:tcPr>
          <w:p w14:paraId="6A4A36A5" w14:textId="77777777" w:rsidR="007F4CC2" w:rsidRDefault="00561CC4">
            <w:pPr>
              <w:pStyle w:val="Q-TableText-LeftAligned"/>
            </w:pPr>
            <w:r>
              <w:rPr>
                <w:b/>
              </w:rPr>
              <w:t>Exploratory</w:t>
            </w:r>
          </w:p>
        </w:tc>
      </w:tr>
      <w:tr w:rsidR="007F4CC2" w14:paraId="005AAF8B" w14:textId="77777777">
        <w:tc>
          <w:tcPr>
            <w:tcW w:w="4680" w:type="dxa"/>
          </w:tcPr>
          <w:p w14:paraId="5C20C174" w14:textId="77777777" w:rsidR="007F4CC2" w:rsidRDefault="00561CC4">
            <w:pPr>
              <w:pStyle w:val="Q-TableText-LeftAligned"/>
            </w:pPr>
            <w:r>
              <w:t>&lt;Insert&gt;</w:t>
            </w:r>
          </w:p>
        </w:tc>
        <w:tc>
          <w:tcPr>
            <w:tcW w:w="4680" w:type="dxa"/>
          </w:tcPr>
          <w:p w14:paraId="33F836F2" w14:textId="77777777" w:rsidR="007F4CC2" w:rsidRDefault="00561CC4">
            <w:pPr>
              <w:pStyle w:val="Q-TableText-LeftAligned"/>
            </w:pPr>
            <w:r>
              <w:t>&lt;Insert&gt;</w:t>
            </w:r>
          </w:p>
        </w:tc>
      </w:tr>
    </w:tbl>
    <w:p w14:paraId="0C3C9797" w14:textId="77777777" w:rsidR="007F4CC2" w:rsidRDefault="00561CC4">
      <w:pPr>
        <w:pStyle w:val="Q-Table-Footnote"/>
      </w:pPr>
      <w:r>
        <w:t xml:space="preserve">Abbreviations: </w:t>
      </w:r>
      <w:r>
        <w:rPr>
          <w:color w:val="00B050"/>
        </w:rPr>
        <w:t>Insert abbreviations used in Table 2 only; exclude all others.</w:t>
      </w:r>
      <w:r>
        <w:t xml:space="preserve"> &lt;Insert Abbreviations&gt;</w:t>
      </w:r>
    </w:p>
    <w:p w14:paraId="4FD5550C" w14:textId="77777777" w:rsidR="007F4CC2" w:rsidRDefault="00561CC4">
      <w:pPr>
        <w:pStyle w:val="Q-Table-Footnote"/>
      </w:pPr>
      <w:r>
        <w:rPr>
          <w:color w:val="FF0000"/>
        </w:rPr>
        <w:t>Abbreviations: AE = adverse event; AUC</w:t>
      </w:r>
      <w:r>
        <w:rPr>
          <w:color w:val="FF0000"/>
          <w:vertAlign w:val="subscript"/>
        </w:rPr>
        <w:t>inf</w:t>
      </w:r>
      <w:r>
        <w:rPr>
          <w:color w:val="FF0000"/>
        </w:rPr>
        <w:t xml:space="preserve"> = area under the curve from time 0 (dosing) extrapolated to infinity; AUC</w:t>
      </w:r>
      <w:r>
        <w:rPr>
          <w:color w:val="FF0000"/>
          <w:vertAlign w:val="subscript"/>
        </w:rPr>
        <w:t>last</w:t>
      </w:r>
      <w:r>
        <w:rPr>
          <w:color w:val="FF0000"/>
        </w:rPr>
        <w:t> = area under the curve from time 0 (dosing) to the time of the last quantifiable concentration.</w:t>
      </w:r>
    </w:p>
    <w:p w14:paraId="629B03A2" w14:textId="4FA187B8" w:rsidR="007F4CC2" w:rsidRDefault="1589B3AE" w:rsidP="22637411">
      <w:pPr>
        <w:pStyle w:val="Q-Heading1"/>
        <w:rPr>
          <w:highlight w:val="cyan"/>
        </w:rPr>
      </w:pPr>
      <w:bookmarkStart w:id="137" w:name="_Toc15850545"/>
      <w:r w:rsidRPr="22637411">
        <w:rPr>
          <w:highlight w:val="cyan"/>
        </w:rPr>
        <w:lastRenderedPageBreak/>
        <w:t>TRIAL DESIGN</w:t>
      </w:r>
      <w:bookmarkEnd w:id="137"/>
    </w:p>
    <w:p w14:paraId="2B57DC6D" w14:textId="3BBD910D" w:rsidR="007F4CC2" w:rsidRDefault="1589B3AE">
      <w:pPr>
        <w:pStyle w:val="Q-Heading2"/>
      </w:pPr>
      <w:bookmarkStart w:id="138" w:name="_Toc290472820"/>
      <w:r>
        <w:t>Trial Design Overview</w:t>
      </w:r>
      <w:bookmarkEnd w:id="138"/>
    </w:p>
    <w:p w14:paraId="3A0C6B98" w14:textId="77777777" w:rsidR="007F4CC2" w:rsidRDefault="00561CC4">
      <w:pPr>
        <w:pStyle w:val="Q-BodyText"/>
      </w:pPr>
      <w:r>
        <w:t>&lt;Insert&gt;</w:t>
      </w:r>
    </w:p>
    <w:p w14:paraId="687DB894" w14:textId="77777777" w:rsidR="007F4CC2" w:rsidRDefault="00561CC4">
      <w:pPr>
        <w:pStyle w:val="Q-BodyText"/>
      </w:pPr>
      <w:r>
        <w:t xml:space="preserve">A study flow chart is provided in </w:t>
      </w:r>
      <w:r>
        <w:fldChar w:fldCharType="begin"/>
      </w:r>
      <w:r>
        <w:instrText xml:space="preserve"> \* MERGEFORMAT </w:instrText>
      </w:r>
      <w:r>
        <w:fldChar w:fldCharType="separate"/>
      </w:r>
      <w:r>
        <w:rPr>
          <w:noProof/>
        </w:rPr>
        <w:t>Figure 1</w:t>
      </w:r>
      <w:r>
        <w:fldChar w:fldCharType="end"/>
      </w:r>
      <w:r>
        <w:t>. The Schedule of Assessments for Screening Period and Part 1 is provided in Table 1 and for Part 2 and follow-up visit is provided in Table 2.</w:t>
      </w:r>
    </w:p>
    <w:p w14:paraId="33D6B514" w14:textId="65007011" w:rsidR="007F4CC2" w:rsidRDefault="1589B3AE">
      <w:pPr>
        <w:pStyle w:val="Q-Heading3"/>
      </w:pPr>
      <w:bookmarkStart w:id="139" w:name="_Toc1760824021"/>
      <w:r>
        <w:t>Screening Period</w:t>
      </w:r>
      <w:bookmarkEnd w:id="139"/>
    </w:p>
    <w:p w14:paraId="3BE2E621" w14:textId="77777777" w:rsidR="007F4CC2" w:rsidRDefault="00561CC4">
      <w:pPr>
        <w:pStyle w:val="Q-BodyText"/>
      </w:pPr>
      <w:r>
        <w:t>&lt;Insert&gt;</w:t>
      </w:r>
    </w:p>
    <w:p w14:paraId="326C2066" w14:textId="1F70841C" w:rsidR="007F4CC2" w:rsidRDefault="1589B3AE">
      <w:pPr>
        <w:pStyle w:val="Q-Heading3"/>
      </w:pPr>
      <w:bookmarkStart w:id="140" w:name="_Toc437895530"/>
      <w:r>
        <w:t>Double-Blind, Randomized, Placebo-Controlled Treatment Period (Part 1)</w:t>
      </w:r>
      <w:bookmarkEnd w:id="140"/>
    </w:p>
    <w:p w14:paraId="05F09990" w14:textId="77777777" w:rsidR="007F4CC2" w:rsidRDefault="00561CC4">
      <w:pPr>
        <w:pStyle w:val="Q-BodyText"/>
      </w:pPr>
      <w:r>
        <w:t>&lt;Insert&gt;</w:t>
      </w:r>
    </w:p>
    <w:p w14:paraId="369C3D41" w14:textId="0D6767CF" w:rsidR="007F4CC2" w:rsidRDefault="1589B3AE">
      <w:pPr>
        <w:pStyle w:val="Q-Heading3"/>
      </w:pPr>
      <w:bookmarkStart w:id="141" w:name="_Toc963546131"/>
      <w:r>
        <w:t>Open-Label Treatment Period (Part 2)</w:t>
      </w:r>
      <w:bookmarkEnd w:id="141"/>
    </w:p>
    <w:p w14:paraId="740E492B" w14:textId="77777777" w:rsidR="007F4CC2" w:rsidRDefault="00561CC4">
      <w:pPr>
        <w:pStyle w:val="Q-BodyText"/>
      </w:pPr>
      <w:r>
        <w:t>&lt;Insert&gt;</w:t>
      </w:r>
    </w:p>
    <w:p w14:paraId="4381FCF6" w14:textId="6FC0740B" w:rsidR="007F4CC2" w:rsidRDefault="1589B3AE">
      <w:pPr>
        <w:pStyle w:val="Q-Heading3"/>
      </w:pPr>
      <w:bookmarkStart w:id="142" w:name="_Toc954063554"/>
      <w:r>
        <w:t>Follow-Up Period/ Early Termination</w:t>
      </w:r>
      <w:bookmarkEnd w:id="142"/>
    </w:p>
    <w:p w14:paraId="365FAF8E" w14:textId="77777777" w:rsidR="007F4CC2" w:rsidRDefault="00561CC4">
      <w:pPr>
        <w:pStyle w:val="Q-BodyText"/>
      </w:pPr>
      <w:r w:rsidRPr="00325179">
        <w:rPr>
          <w:highlight w:val="cyan"/>
        </w:rPr>
        <w:t>&lt;Insert&gt;</w:t>
      </w:r>
    </w:p>
    <w:p w14:paraId="64BFDF12" w14:textId="77777777" w:rsidR="007F4CC2" w:rsidRDefault="00561CC4">
      <w:pPr>
        <w:pStyle w:val="Q-BodyText"/>
      </w:pPr>
      <w:r>
        <w:t xml:space="preserve">A subject is considered to have completed the study if the subject has completed all study visits, including the final follow-up visit. </w:t>
      </w:r>
    </w:p>
    <w:p w14:paraId="397EABDB" w14:textId="77777777" w:rsidR="007F4CC2" w:rsidRDefault="00561CC4">
      <w:pPr>
        <w:pStyle w:val="Q-BodyText"/>
      </w:pPr>
      <w:r>
        <w:t xml:space="preserve">The end of the study is defined as the date of the last study visit of the last subject in the study. </w:t>
      </w:r>
    </w:p>
    <w:p w14:paraId="02D98E0F" w14:textId="602B3360" w:rsidR="007F4CC2" w:rsidRDefault="1589B3AE" w:rsidP="1589B3AE">
      <w:pPr>
        <w:pStyle w:val="Q-Heading2"/>
      </w:pPr>
      <w:bookmarkStart w:id="143" w:name="_Toc191579486"/>
      <w:r w:rsidRPr="1589B3AE">
        <w:t>Discussion of Study Design</w:t>
      </w:r>
      <w:bookmarkEnd w:id="143"/>
    </w:p>
    <w:p w14:paraId="388BC8C3" w14:textId="77777777" w:rsidR="007F4CC2" w:rsidRDefault="00561CC4">
      <w:pPr>
        <w:pStyle w:val="Q-BodyText"/>
      </w:pPr>
      <w:r>
        <w:t>&lt;Insert&gt;</w:t>
      </w:r>
    </w:p>
    <w:p w14:paraId="1CA68697" w14:textId="336CF05A" w:rsidR="007F4CC2" w:rsidRDefault="1589B3AE" w:rsidP="1589B3AE">
      <w:pPr>
        <w:pStyle w:val="Q-Heading2"/>
      </w:pPr>
      <w:bookmarkStart w:id="144" w:name="_Toc1079589901"/>
      <w:r w:rsidRPr="1589B3AE">
        <w:t>Appropriateness of Measurement</w:t>
      </w:r>
      <w:bookmarkEnd w:id="144"/>
    </w:p>
    <w:p w14:paraId="38DF5820" w14:textId="77777777" w:rsidR="007F4CC2" w:rsidRDefault="00561CC4">
      <w:pPr>
        <w:pStyle w:val="Q-BodyText"/>
      </w:pPr>
      <w:r>
        <w:t>&lt;Insert&gt;</w:t>
      </w:r>
    </w:p>
    <w:p w14:paraId="4441CAE9" w14:textId="1F2F5A56" w:rsidR="007F4CC2" w:rsidRDefault="1589B3AE" w:rsidP="22637411">
      <w:pPr>
        <w:pStyle w:val="Q-Heading1"/>
        <w:rPr>
          <w:highlight w:val="cyan"/>
        </w:rPr>
      </w:pPr>
      <w:bookmarkStart w:id="145" w:name="_Toc602589649"/>
      <w:r w:rsidRPr="22637411">
        <w:rPr>
          <w:highlight w:val="cyan"/>
        </w:rPr>
        <w:lastRenderedPageBreak/>
        <w:t>TRIAL POPULATION</w:t>
      </w:r>
      <w:bookmarkEnd w:id="145"/>
    </w:p>
    <w:p w14:paraId="04695BA5" w14:textId="77777777" w:rsidR="007F4CC2" w:rsidRDefault="00561CC4">
      <w:pPr>
        <w:pStyle w:val="Q-BodyText"/>
      </w:pPr>
      <w:r>
        <w:t>&lt;Insert&gt;</w:t>
      </w:r>
    </w:p>
    <w:p w14:paraId="5097DA92" w14:textId="15EBC3B1" w:rsidR="007F4CC2" w:rsidRDefault="1589B3AE">
      <w:pPr>
        <w:pStyle w:val="Q-Heading2"/>
      </w:pPr>
      <w:bookmarkStart w:id="146" w:name="_Toc1247720284"/>
      <w:r>
        <w:t>Inclusion Criteria</w:t>
      </w:r>
      <w:bookmarkEnd w:id="146"/>
    </w:p>
    <w:p w14:paraId="506BCCE9" w14:textId="77777777" w:rsidR="007F4CC2" w:rsidRDefault="00561CC4">
      <w:pPr>
        <w:pStyle w:val="Q-BodyText"/>
      </w:pPr>
      <w:r>
        <w:t>Participants must meet all the following inclusion criteria:</w:t>
      </w:r>
    </w:p>
    <w:p w14:paraId="31D1E0F9" w14:textId="77777777" w:rsidR="007F4CC2" w:rsidRDefault="00561CC4">
      <w:pPr>
        <w:pStyle w:val="Q-BodyText"/>
      </w:pPr>
      <w:r w:rsidRPr="00DD1A15">
        <w:rPr>
          <w:highlight w:val="cyan"/>
          <w:rPrChange w:id="147" w:author="Diksha Diundi" w:date="2026-02-27T12:15:00Z" w16du:dateUtc="2026-02-27T19:15:00Z">
            <w:rPr/>
          </w:rPrChange>
        </w:rPr>
        <w:t>&lt;Insert Inclusion Criteria’s&gt;</w:t>
      </w:r>
    </w:p>
    <w:p w14:paraId="0AF87856" w14:textId="174AD5C7" w:rsidR="007F4CC2" w:rsidRDefault="1589B3AE">
      <w:pPr>
        <w:pStyle w:val="Q-Heading2"/>
      </w:pPr>
      <w:bookmarkStart w:id="148" w:name="_Toc1705027353"/>
      <w:r>
        <w:t>Exclusion Criteria</w:t>
      </w:r>
      <w:bookmarkEnd w:id="148"/>
    </w:p>
    <w:p w14:paraId="515D781F" w14:textId="77777777" w:rsidR="007F4CC2" w:rsidRDefault="00561CC4">
      <w:pPr>
        <w:pStyle w:val="Q-BodyText"/>
      </w:pPr>
      <w:r>
        <w:t>Participants who meet any of the following criteria will not be enrolled in the study:</w:t>
      </w:r>
    </w:p>
    <w:p w14:paraId="547C44C7" w14:textId="77777777" w:rsidR="007F4CC2" w:rsidRDefault="00561CC4">
      <w:pPr>
        <w:pStyle w:val="Q-BodyText"/>
      </w:pPr>
      <w:r w:rsidRPr="00DD1A15">
        <w:rPr>
          <w:highlight w:val="cyan"/>
          <w:rPrChange w:id="149" w:author="Diksha Diundi" w:date="2026-02-27T12:15:00Z" w16du:dateUtc="2026-02-27T19:15:00Z">
            <w:rPr/>
          </w:rPrChange>
        </w:rPr>
        <w:t>&lt;Insert Exclusion Criteria’s&gt;</w:t>
      </w:r>
    </w:p>
    <w:p w14:paraId="20B30ABF" w14:textId="2DA35D44" w:rsidR="007F4CC2" w:rsidRDefault="1589B3AE">
      <w:pPr>
        <w:pStyle w:val="Q-Heading2"/>
      </w:pPr>
      <w:bookmarkStart w:id="150" w:name="_Toc1536217770"/>
      <w:r>
        <w:t>Lifestyle Considerations</w:t>
      </w:r>
      <w:bookmarkEnd w:id="150"/>
    </w:p>
    <w:p w14:paraId="5B434F8C" w14:textId="77777777" w:rsidR="007F4CC2" w:rsidRDefault="00561CC4">
      <w:pPr>
        <w:pStyle w:val="Q-BodyText"/>
      </w:pPr>
      <w:r>
        <w:t>&lt;Insert&gt;</w:t>
      </w:r>
    </w:p>
    <w:p w14:paraId="1D61FC5F" w14:textId="4C257B75" w:rsidR="007F4CC2" w:rsidRDefault="1589B3AE">
      <w:pPr>
        <w:pStyle w:val="Q-Heading2"/>
      </w:pPr>
      <w:bookmarkStart w:id="151" w:name="_Toc1583624242"/>
      <w:r>
        <w:t>Screen Failures</w:t>
      </w:r>
      <w:bookmarkEnd w:id="151"/>
    </w:p>
    <w:p w14:paraId="29CAF722" w14:textId="77777777" w:rsidR="007F4CC2" w:rsidRDefault="00561CC4">
      <w:pPr>
        <w:pStyle w:val="Q-BodyText"/>
      </w:pPr>
      <w:r>
        <w:t xml:space="preserve">For participants who enter Screening but do not meet entry criteria, at a minimum, data for screening failure reason and demography, will be collected. </w:t>
      </w:r>
    </w:p>
    <w:p w14:paraId="6B61D56E" w14:textId="30112BE8" w:rsidR="007F4CC2" w:rsidRDefault="1589B3AE">
      <w:pPr>
        <w:pStyle w:val="Q-Heading1"/>
      </w:pPr>
      <w:bookmarkStart w:id="152" w:name="_Toc1589441852"/>
      <w:r>
        <w:lastRenderedPageBreak/>
        <w:t>TRIAL INTERVENTION</w:t>
      </w:r>
      <w:bookmarkEnd w:id="152"/>
    </w:p>
    <w:p w14:paraId="0A00B88A" w14:textId="1CBFF51E" w:rsidR="007F4CC2" w:rsidRDefault="1589B3AE">
      <w:pPr>
        <w:pStyle w:val="Q-Heading2"/>
      </w:pPr>
      <w:bookmarkStart w:id="153" w:name="_Toc122822017"/>
      <w:commentRangeStart w:id="154"/>
      <w:r>
        <w:t>Description</w:t>
      </w:r>
      <w:commentRangeEnd w:id="154"/>
      <w:r w:rsidR="00F410C3">
        <w:rPr>
          <w:rStyle w:val="CommentReference"/>
          <w:sz w:val="24"/>
          <w:szCs w:val="24"/>
        </w:rPr>
        <w:commentReference w:id="154"/>
      </w:r>
      <w:r>
        <w:t xml:space="preserve"> of Trial Intervention</w:t>
      </w:r>
      <w:bookmarkEnd w:id="153"/>
    </w:p>
    <w:tbl>
      <w:tblPr>
        <w:tblStyle w:val="TableGrid"/>
        <w:tblW w:w="0" w:type="auto"/>
        <w:tblLook w:val="04A0" w:firstRow="1" w:lastRow="0" w:firstColumn="1" w:lastColumn="0" w:noHBand="0" w:noVBand="1"/>
      </w:tblPr>
      <w:tblGrid>
        <w:gridCol w:w="3116"/>
        <w:gridCol w:w="3117"/>
        <w:gridCol w:w="3117"/>
      </w:tblGrid>
      <w:tr w:rsidR="007F4CC2" w14:paraId="304C93EC" w14:textId="77777777">
        <w:tc>
          <w:tcPr>
            <w:tcW w:w="3120" w:type="dxa"/>
          </w:tcPr>
          <w:p w14:paraId="6A05A809" w14:textId="77777777" w:rsidR="007F4CC2" w:rsidRDefault="007F4CC2"/>
        </w:tc>
        <w:tc>
          <w:tcPr>
            <w:tcW w:w="3120" w:type="dxa"/>
          </w:tcPr>
          <w:p w14:paraId="21656A42" w14:textId="77777777" w:rsidR="007F4CC2" w:rsidRDefault="00561CC4">
            <w:pPr>
              <w:pStyle w:val="Q-TableText-LeftAligned"/>
            </w:pPr>
            <w:r>
              <w:rPr>
                <w:b/>
              </w:rPr>
              <w:t>Active Treatment</w:t>
            </w:r>
          </w:p>
        </w:tc>
        <w:tc>
          <w:tcPr>
            <w:tcW w:w="3120" w:type="dxa"/>
          </w:tcPr>
          <w:p w14:paraId="523C161D" w14:textId="77777777" w:rsidR="007F4CC2" w:rsidRDefault="00561CC4">
            <w:pPr>
              <w:pStyle w:val="Q-TableText-LeftAligned"/>
            </w:pPr>
            <w:r>
              <w:rPr>
                <w:b/>
              </w:rPr>
              <w:t xml:space="preserve">Matching Placebo </w:t>
            </w:r>
          </w:p>
          <w:p w14:paraId="5A0C17D0" w14:textId="77777777" w:rsidR="007F4CC2" w:rsidRDefault="00561CC4">
            <w:pPr>
              <w:pStyle w:val="Q-TableText-LeftAligned"/>
            </w:pPr>
            <w:r>
              <w:rPr>
                <w:b/>
              </w:rPr>
              <w:t>(Part 1 only)</w:t>
            </w:r>
          </w:p>
        </w:tc>
      </w:tr>
      <w:tr w:rsidR="007F4CC2" w14:paraId="2BCB526F" w14:textId="77777777">
        <w:tc>
          <w:tcPr>
            <w:tcW w:w="3120" w:type="dxa"/>
          </w:tcPr>
          <w:p w14:paraId="3327677D" w14:textId="77777777" w:rsidR="007F4CC2" w:rsidRPr="00F410C3" w:rsidRDefault="00561CC4">
            <w:pPr>
              <w:pStyle w:val="Q-TableText-LeftAligned"/>
              <w:rPr>
                <w:highlight w:val="yellow"/>
                <w:rPrChange w:id="155" w:author="Diksha Diundi" w:date="2026-02-27T12:23:00Z" w16du:dateUtc="2026-02-27T19:23:00Z">
                  <w:rPr/>
                </w:rPrChange>
              </w:rPr>
            </w:pPr>
            <w:r w:rsidRPr="00F410C3">
              <w:rPr>
                <w:b/>
                <w:highlight w:val="yellow"/>
                <w:rPrChange w:id="156" w:author="Diksha Diundi" w:date="2026-02-27T12:23:00Z" w16du:dateUtc="2026-02-27T19:23:00Z">
                  <w:rPr>
                    <w:b/>
                  </w:rPr>
                </w:rPrChange>
              </w:rPr>
              <w:t>Code Name</w:t>
            </w:r>
          </w:p>
        </w:tc>
        <w:tc>
          <w:tcPr>
            <w:tcW w:w="3120" w:type="dxa"/>
          </w:tcPr>
          <w:p w14:paraId="6E1F595F" w14:textId="77777777" w:rsidR="007F4CC2" w:rsidRPr="00F410C3" w:rsidRDefault="00561CC4">
            <w:pPr>
              <w:pStyle w:val="Q-TableText-LeftAligned"/>
              <w:rPr>
                <w:highlight w:val="yellow"/>
                <w:rPrChange w:id="157" w:author="Diksha Diundi" w:date="2026-02-27T12:23:00Z" w16du:dateUtc="2026-02-27T19:23:00Z">
                  <w:rPr/>
                </w:rPrChange>
              </w:rPr>
            </w:pPr>
            <w:del w:id="158" w:author="AgileWriter" w:date="2026-02-27T18:54:00Z">
              <w:r w:rsidRPr="00F410C3">
                <w:rPr>
                  <w:highlight w:val="yellow"/>
                  <w:rPrChange w:id="159" w:author="Diksha Diundi" w:date="2026-02-27T12:23:00Z" w16du:dateUtc="2026-02-27T19:23:00Z">
                    <w:rPr/>
                  </w:rPrChange>
                </w:rPr>
                <w:delText>&lt;Insert&gt;</w:delText>
              </w:r>
            </w:del>
            <w:commentRangeStart w:id="160"/>
            <w:ins w:id="161" w:author="AgileWriter" w:date="2026-02-27T18:54:00Z">
              <w:r w:rsidRPr="00F410C3">
                <w:rPr>
                  <w:highlight w:val="yellow"/>
                  <w:rPrChange w:id="162" w:author="Diksha Diundi" w:date="2026-02-27T12:23:00Z" w16du:dateUtc="2026-02-27T19:23:00Z">
                    <w:rPr/>
                  </w:rPrChange>
                </w:rPr>
                <w:t>There are currently no approved medicinal products or devices for the treatment of Boneitis.</w:t>
              </w:r>
              <w:commentRangeEnd w:id="160"/>
              <w:r w:rsidRPr="00F410C3">
                <w:rPr>
                  <w:rStyle w:val="CommentReference"/>
                  <w:sz w:val="20"/>
                  <w:szCs w:val="24"/>
                  <w:highlight w:val="yellow"/>
                  <w:rPrChange w:id="163" w:author="Diksha Diundi" w:date="2026-02-27T12:23:00Z" w16du:dateUtc="2026-02-27T19:23:00Z">
                    <w:rPr>
                      <w:rStyle w:val="CommentReference"/>
                      <w:sz w:val="20"/>
                      <w:szCs w:val="24"/>
                    </w:rPr>
                  </w:rPrChange>
                </w:rPr>
                <w:commentReference w:id="160"/>
              </w:r>
            </w:ins>
          </w:p>
        </w:tc>
        <w:tc>
          <w:tcPr>
            <w:tcW w:w="3120" w:type="dxa"/>
          </w:tcPr>
          <w:p w14:paraId="335E2F19" w14:textId="77777777" w:rsidR="007F4CC2" w:rsidRPr="00F410C3" w:rsidRDefault="00561CC4">
            <w:pPr>
              <w:pStyle w:val="Q-TableText-LeftAligned"/>
              <w:rPr>
                <w:highlight w:val="yellow"/>
                <w:rPrChange w:id="164" w:author="Diksha Diundi" w:date="2026-02-27T12:23:00Z" w16du:dateUtc="2026-02-27T19:23:00Z">
                  <w:rPr/>
                </w:rPrChange>
              </w:rPr>
            </w:pPr>
            <w:del w:id="165" w:author="AgileWriter" w:date="2026-02-27T18:54:00Z">
              <w:r w:rsidRPr="00F410C3">
                <w:rPr>
                  <w:highlight w:val="yellow"/>
                  <w:rPrChange w:id="166" w:author="Diksha Diundi" w:date="2026-02-27T12:23:00Z" w16du:dateUtc="2026-02-27T19:23:00Z">
                    <w:rPr/>
                  </w:rPrChange>
                </w:rPr>
                <w:delText>&lt;Insert&gt;</w:delText>
              </w:r>
            </w:del>
            <w:commentRangeStart w:id="167"/>
            <w:ins w:id="168" w:author="AgileWriter" w:date="2026-02-27T18:54:00Z">
              <w:r w:rsidRPr="00F410C3">
                <w:rPr>
                  <w:highlight w:val="yellow"/>
                  <w:rPrChange w:id="169" w:author="Diksha Diundi" w:date="2026-02-27T12:23:00Z" w16du:dateUtc="2026-02-27T19:23:00Z">
                    <w:rPr/>
                  </w:rPrChange>
                </w:rPr>
                <w:t>There are no approved therapies for Boneitis; current care focuses on reducing calcium deposition, wound care, and pain control.</w:t>
              </w:r>
              <w:commentRangeEnd w:id="167"/>
              <w:r w:rsidRPr="00F410C3">
                <w:rPr>
                  <w:rStyle w:val="CommentReference"/>
                  <w:sz w:val="20"/>
                  <w:szCs w:val="24"/>
                  <w:highlight w:val="yellow"/>
                  <w:rPrChange w:id="170" w:author="Diksha Diundi" w:date="2026-02-27T12:23:00Z" w16du:dateUtc="2026-02-27T19:23:00Z">
                    <w:rPr>
                      <w:rStyle w:val="CommentReference"/>
                      <w:sz w:val="20"/>
                      <w:szCs w:val="24"/>
                    </w:rPr>
                  </w:rPrChange>
                </w:rPr>
                <w:commentReference w:id="167"/>
              </w:r>
            </w:ins>
          </w:p>
        </w:tc>
      </w:tr>
      <w:tr w:rsidR="007F4CC2" w14:paraId="0FB7635A" w14:textId="77777777">
        <w:tc>
          <w:tcPr>
            <w:tcW w:w="3120" w:type="dxa"/>
          </w:tcPr>
          <w:p w14:paraId="31FF54C8" w14:textId="77777777" w:rsidR="007F4CC2" w:rsidRPr="00F410C3" w:rsidRDefault="00561CC4">
            <w:pPr>
              <w:pStyle w:val="Q-TableText-LeftAligned"/>
              <w:rPr>
                <w:highlight w:val="yellow"/>
                <w:rPrChange w:id="171" w:author="Diksha Diundi" w:date="2026-02-27T12:23:00Z" w16du:dateUtc="2026-02-27T19:23:00Z">
                  <w:rPr/>
                </w:rPrChange>
              </w:rPr>
            </w:pPr>
            <w:r w:rsidRPr="00F410C3">
              <w:rPr>
                <w:b/>
                <w:highlight w:val="yellow"/>
                <w:rPrChange w:id="172" w:author="Diksha Diundi" w:date="2026-02-27T12:23:00Z" w16du:dateUtc="2026-02-27T19:23:00Z">
                  <w:rPr>
                    <w:b/>
                  </w:rPr>
                </w:rPrChange>
              </w:rPr>
              <w:t>Description</w:t>
            </w:r>
          </w:p>
        </w:tc>
        <w:tc>
          <w:tcPr>
            <w:tcW w:w="3120" w:type="dxa"/>
          </w:tcPr>
          <w:p w14:paraId="01BF3990" w14:textId="77777777" w:rsidR="007F4CC2" w:rsidRPr="00F410C3" w:rsidRDefault="00561CC4">
            <w:pPr>
              <w:pStyle w:val="Q-TableText-LeftAligned"/>
              <w:rPr>
                <w:highlight w:val="yellow"/>
                <w:rPrChange w:id="173" w:author="Diksha Diundi" w:date="2026-02-27T12:23:00Z" w16du:dateUtc="2026-02-27T19:23:00Z">
                  <w:rPr/>
                </w:rPrChange>
              </w:rPr>
            </w:pPr>
            <w:del w:id="174" w:author="AgileWriter" w:date="2026-02-27T18:54:00Z">
              <w:r w:rsidRPr="00F410C3">
                <w:rPr>
                  <w:highlight w:val="yellow"/>
                  <w:rPrChange w:id="175" w:author="Diksha Diundi" w:date="2026-02-27T12:23:00Z" w16du:dateUtc="2026-02-27T19:23:00Z">
                    <w:rPr/>
                  </w:rPrChange>
                </w:rPr>
                <w:delText>&lt;Insert&gt;</w:delText>
              </w:r>
            </w:del>
            <w:commentRangeStart w:id="176"/>
            <w:ins w:id="177" w:author="AgileWriter" w:date="2026-02-27T18:54:00Z">
              <w:r w:rsidRPr="00F410C3">
                <w:rPr>
                  <w:highlight w:val="yellow"/>
                  <w:rPrChange w:id="178" w:author="Diksha Diundi" w:date="2026-02-27T12:23:00Z" w16du:dateUtc="2026-02-27T19:23:00Z">
                    <w:rPr/>
                  </w:rPrChange>
                </w:rPr>
                <w:t>There are currently no approved therapies for Boneitis.</w:t>
              </w:r>
              <w:commentRangeEnd w:id="176"/>
              <w:r w:rsidRPr="00F410C3">
                <w:rPr>
                  <w:rStyle w:val="CommentReference"/>
                  <w:sz w:val="20"/>
                  <w:szCs w:val="24"/>
                  <w:highlight w:val="yellow"/>
                  <w:rPrChange w:id="179" w:author="Diksha Diundi" w:date="2026-02-27T12:23:00Z" w16du:dateUtc="2026-02-27T19:23:00Z">
                    <w:rPr>
                      <w:rStyle w:val="CommentReference"/>
                      <w:sz w:val="20"/>
                      <w:szCs w:val="24"/>
                    </w:rPr>
                  </w:rPrChange>
                </w:rPr>
                <w:commentReference w:id="176"/>
              </w:r>
            </w:ins>
          </w:p>
        </w:tc>
        <w:tc>
          <w:tcPr>
            <w:tcW w:w="3120" w:type="dxa"/>
          </w:tcPr>
          <w:p w14:paraId="39A7565A" w14:textId="77777777" w:rsidR="007F4CC2" w:rsidRPr="00F410C3" w:rsidRDefault="00561CC4">
            <w:pPr>
              <w:pStyle w:val="Q-TableText-LeftAligned"/>
              <w:rPr>
                <w:highlight w:val="yellow"/>
                <w:rPrChange w:id="180" w:author="Diksha Diundi" w:date="2026-02-27T12:23:00Z" w16du:dateUtc="2026-02-27T19:23:00Z">
                  <w:rPr/>
                </w:rPrChange>
              </w:rPr>
            </w:pPr>
            <w:del w:id="181" w:author="AgileWriter" w:date="2026-02-27T18:54:00Z">
              <w:r w:rsidRPr="00F410C3">
                <w:rPr>
                  <w:highlight w:val="yellow"/>
                  <w:rPrChange w:id="182" w:author="Diksha Diundi" w:date="2026-02-27T12:23:00Z" w16du:dateUtc="2026-02-27T19:23:00Z">
                    <w:rPr/>
                  </w:rPrChange>
                </w:rPr>
                <w:delText>&lt;Insert&gt;</w:delText>
              </w:r>
            </w:del>
            <w:commentRangeStart w:id="183"/>
            <w:ins w:id="184" w:author="AgileWriter" w:date="2026-02-27T18:54:00Z">
              <w:r w:rsidRPr="00F410C3">
                <w:rPr>
                  <w:highlight w:val="yellow"/>
                  <w:rPrChange w:id="185" w:author="Diksha Diundi" w:date="2026-02-27T12:23:00Z" w16du:dateUtc="2026-02-27T19:23:00Z">
                    <w:rPr/>
                  </w:rPrChange>
                </w:rPr>
                <w:t>There are currently no approved therapies for Boneitis; treatment relies on reducing calcium deposition, wound care, and pain control.</w:t>
              </w:r>
              <w:commentRangeEnd w:id="183"/>
              <w:r w:rsidRPr="00F410C3">
                <w:rPr>
                  <w:rStyle w:val="CommentReference"/>
                  <w:sz w:val="20"/>
                  <w:szCs w:val="24"/>
                  <w:highlight w:val="yellow"/>
                  <w:rPrChange w:id="186" w:author="Diksha Diundi" w:date="2026-02-27T12:23:00Z" w16du:dateUtc="2026-02-27T19:23:00Z">
                    <w:rPr>
                      <w:rStyle w:val="CommentReference"/>
                      <w:sz w:val="20"/>
                      <w:szCs w:val="24"/>
                    </w:rPr>
                  </w:rPrChange>
                </w:rPr>
                <w:commentReference w:id="183"/>
              </w:r>
            </w:ins>
          </w:p>
        </w:tc>
      </w:tr>
      <w:tr w:rsidR="007F4CC2" w14:paraId="7EDA6B0D" w14:textId="77777777">
        <w:tc>
          <w:tcPr>
            <w:tcW w:w="3120" w:type="dxa"/>
          </w:tcPr>
          <w:p w14:paraId="71A124F8" w14:textId="77777777" w:rsidR="007F4CC2" w:rsidRPr="00F410C3" w:rsidRDefault="00561CC4">
            <w:pPr>
              <w:pStyle w:val="Q-TableText-LeftAligned"/>
              <w:rPr>
                <w:highlight w:val="yellow"/>
                <w:rPrChange w:id="187" w:author="Diksha Diundi" w:date="2026-02-27T12:23:00Z" w16du:dateUtc="2026-02-27T19:23:00Z">
                  <w:rPr/>
                </w:rPrChange>
              </w:rPr>
            </w:pPr>
            <w:r w:rsidRPr="00F410C3">
              <w:rPr>
                <w:b/>
                <w:highlight w:val="yellow"/>
                <w:rPrChange w:id="188" w:author="Diksha Diundi" w:date="2026-02-27T12:23:00Z" w16du:dateUtc="2026-02-27T19:23:00Z">
                  <w:rPr>
                    <w:b/>
                  </w:rPr>
                </w:rPrChange>
              </w:rPr>
              <w:t>Composition</w:t>
            </w:r>
          </w:p>
        </w:tc>
        <w:tc>
          <w:tcPr>
            <w:tcW w:w="3120" w:type="dxa"/>
          </w:tcPr>
          <w:p w14:paraId="2FD03307" w14:textId="77777777" w:rsidR="007F4CC2" w:rsidRPr="00F410C3" w:rsidRDefault="00561CC4">
            <w:pPr>
              <w:pStyle w:val="Q-TableText-LeftAligned"/>
              <w:rPr>
                <w:highlight w:val="yellow"/>
                <w:rPrChange w:id="189" w:author="Diksha Diundi" w:date="2026-02-27T12:23:00Z" w16du:dateUtc="2026-02-27T19:23:00Z">
                  <w:rPr/>
                </w:rPrChange>
              </w:rPr>
            </w:pPr>
            <w:del w:id="190" w:author="AgileWriter" w:date="2026-02-27T18:54:00Z">
              <w:r w:rsidRPr="00F410C3">
                <w:rPr>
                  <w:highlight w:val="yellow"/>
                  <w:rPrChange w:id="191" w:author="Diksha Diundi" w:date="2026-02-27T12:23:00Z" w16du:dateUtc="2026-02-27T19:23:00Z">
                    <w:rPr/>
                  </w:rPrChange>
                </w:rPr>
                <w:delText>&lt;Insert&gt;</w:delText>
              </w:r>
            </w:del>
            <w:commentRangeStart w:id="192"/>
            <w:ins w:id="193" w:author="AgileWriter" w:date="2026-02-27T18:54:00Z">
              <w:r w:rsidRPr="00F410C3">
                <w:rPr>
                  <w:highlight w:val="yellow"/>
                  <w:rPrChange w:id="194" w:author="Diksha Diundi" w:date="2026-02-27T12:23:00Z" w16du:dateUtc="2026-02-27T19:23:00Z">
                    <w:rPr/>
                  </w:rPrChange>
                </w:rPr>
                <w:t>There are currently no approved medicinal products or devices for the treatment of BONEITIS.</w:t>
              </w:r>
              <w:commentRangeEnd w:id="192"/>
              <w:r w:rsidRPr="00F410C3">
                <w:rPr>
                  <w:rStyle w:val="CommentReference"/>
                  <w:sz w:val="20"/>
                  <w:szCs w:val="24"/>
                  <w:highlight w:val="yellow"/>
                  <w:rPrChange w:id="195" w:author="Diksha Diundi" w:date="2026-02-27T12:23:00Z" w16du:dateUtc="2026-02-27T19:23:00Z">
                    <w:rPr>
                      <w:rStyle w:val="CommentReference"/>
                      <w:sz w:val="20"/>
                      <w:szCs w:val="24"/>
                    </w:rPr>
                  </w:rPrChange>
                </w:rPr>
                <w:commentReference w:id="192"/>
              </w:r>
            </w:ins>
          </w:p>
        </w:tc>
        <w:tc>
          <w:tcPr>
            <w:tcW w:w="3120" w:type="dxa"/>
          </w:tcPr>
          <w:p w14:paraId="191C2E9C" w14:textId="77777777" w:rsidR="007F4CC2" w:rsidRPr="00F410C3" w:rsidRDefault="00561CC4">
            <w:pPr>
              <w:pStyle w:val="Q-TableText-LeftAligned"/>
              <w:rPr>
                <w:highlight w:val="yellow"/>
                <w:rPrChange w:id="196" w:author="Diksha Diundi" w:date="2026-02-27T12:23:00Z" w16du:dateUtc="2026-02-27T19:23:00Z">
                  <w:rPr/>
                </w:rPrChange>
              </w:rPr>
            </w:pPr>
            <w:r w:rsidRPr="00F410C3">
              <w:rPr>
                <w:highlight w:val="yellow"/>
                <w:rPrChange w:id="197" w:author="Diksha Diundi" w:date="2026-02-27T12:23:00Z" w16du:dateUtc="2026-02-27T19:23:00Z">
                  <w:rPr/>
                </w:rPrChange>
              </w:rPr>
              <w:t>&lt;Insert&gt;</w:t>
            </w:r>
          </w:p>
        </w:tc>
      </w:tr>
      <w:tr w:rsidR="007F4CC2" w14:paraId="3A22DCAB" w14:textId="77777777">
        <w:tc>
          <w:tcPr>
            <w:tcW w:w="3120" w:type="dxa"/>
          </w:tcPr>
          <w:p w14:paraId="19B448F2" w14:textId="77777777" w:rsidR="007F4CC2" w:rsidRPr="00F410C3" w:rsidRDefault="00561CC4">
            <w:pPr>
              <w:pStyle w:val="Q-TableText-LeftAligned"/>
              <w:rPr>
                <w:highlight w:val="yellow"/>
                <w:rPrChange w:id="198" w:author="Diksha Diundi" w:date="2026-02-27T12:23:00Z" w16du:dateUtc="2026-02-27T19:23:00Z">
                  <w:rPr/>
                </w:rPrChange>
              </w:rPr>
            </w:pPr>
            <w:r w:rsidRPr="00F410C3">
              <w:rPr>
                <w:b/>
                <w:highlight w:val="yellow"/>
                <w:rPrChange w:id="199" w:author="Diksha Diundi" w:date="2026-02-27T12:23:00Z" w16du:dateUtc="2026-02-27T19:23:00Z">
                  <w:rPr>
                    <w:b/>
                  </w:rPr>
                </w:rPrChange>
              </w:rPr>
              <w:t>Dosage Form</w:t>
            </w:r>
          </w:p>
        </w:tc>
        <w:tc>
          <w:tcPr>
            <w:tcW w:w="3120" w:type="dxa"/>
          </w:tcPr>
          <w:p w14:paraId="59DF78E8" w14:textId="77777777" w:rsidR="007F4CC2" w:rsidRPr="00F410C3" w:rsidRDefault="00561CC4">
            <w:pPr>
              <w:pStyle w:val="Q-TableText-LeftAligned"/>
              <w:rPr>
                <w:highlight w:val="yellow"/>
                <w:rPrChange w:id="200" w:author="Diksha Diundi" w:date="2026-02-27T12:23:00Z" w16du:dateUtc="2026-02-27T19:23:00Z">
                  <w:rPr/>
                </w:rPrChange>
              </w:rPr>
            </w:pPr>
            <w:del w:id="201" w:author="AgileWriter" w:date="2026-02-27T18:54:00Z">
              <w:r w:rsidRPr="00F410C3">
                <w:rPr>
                  <w:highlight w:val="yellow"/>
                  <w:rPrChange w:id="202" w:author="Diksha Diundi" w:date="2026-02-27T12:23:00Z" w16du:dateUtc="2026-02-27T19:23:00Z">
                    <w:rPr/>
                  </w:rPrChange>
                </w:rPr>
                <w:delText>&lt;Insert&gt;</w:delText>
              </w:r>
            </w:del>
            <w:commentRangeStart w:id="203"/>
            <w:ins w:id="204" w:author="AgileWriter" w:date="2026-02-27T18:54:00Z">
              <w:r w:rsidRPr="00F410C3">
                <w:rPr>
                  <w:highlight w:val="yellow"/>
                  <w:rPrChange w:id="205" w:author="Diksha Diundi" w:date="2026-02-27T12:23:00Z" w16du:dateUtc="2026-02-27T19:23:00Z">
                    <w:rPr/>
                  </w:rPrChange>
                </w:rPr>
                <w:t>There are currently no approved therapies for Boneitis.</w:t>
              </w:r>
              <w:commentRangeEnd w:id="203"/>
              <w:r w:rsidRPr="00F410C3">
                <w:rPr>
                  <w:rStyle w:val="CommentReference"/>
                  <w:sz w:val="20"/>
                  <w:szCs w:val="24"/>
                  <w:highlight w:val="yellow"/>
                  <w:rPrChange w:id="206" w:author="Diksha Diundi" w:date="2026-02-27T12:23:00Z" w16du:dateUtc="2026-02-27T19:23:00Z">
                    <w:rPr>
                      <w:rStyle w:val="CommentReference"/>
                      <w:sz w:val="20"/>
                      <w:szCs w:val="24"/>
                    </w:rPr>
                  </w:rPrChange>
                </w:rPr>
                <w:commentReference w:id="203"/>
              </w:r>
            </w:ins>
          </w:p>
        </w:tc>
        <w:tc>
          <w:tcPr>
            <w:tcW w:w="3120" w:type="dxa"/>
          </w:tcPr>
          <w:p w14:paraId="54149DC6" w14:textId="77777777" w:rsidR="007F4CC2" w:rsidRPr="00F410C3" w:rsidRDefault="00561CC4">
            <w:pPr>
              <w:pStyle w:val="Q-TableText-LeftAligned"/>
              <w:rPr>
                <w:highlight w:val="yellow"/>
                <w:rPrChange w:id="207" w:author="Diksha Diundi" w:date="2026-02-27T12:23:00Z" w16du:dateUtc="2026-02-27T19:23:00Z">
                  <w:rPr/>
                </w:rPrChange>
              </w:rPr>
            </w:pPr>
            <w:r w:rsidRPr="00F410C3">
              <w:rPr>
                <w:highlight w:val="yellow"/>
                <w:rPrChange w:id="208" w:author="Diksha Diundi" w:date="2026-02-27T12:23:00Z" w16du:dateUtc="2026-02-27T19:23:00Z">
                  <w:rPr/>
                </w:rPrChange>
              </w:rPr>
              <w:t>&lt;Insert&gt;</w:t>
            </w:r>
          </w:p>
        </w:tc>
      </w:tr>
      <w:tr w:rsidR="007F4CC2" w14:paraId="228E7ADB" w14:textId="77777777">
        <w:tc>
          <w:tcPr>
            <w:tcW w:w="3120" w:type="dxa"/>
          </w:tcPr>
          <w:p w14:paraId="7E8E9075" w14:textId="77777777" w:rsidR="007F4CC2" w:rsidRPr="00F410C3" w:rsidRDefault="00561CC4">
            <w:pPr>
              <w:pStyle w:val="Q-TableText-LeftAligned"/>
              <w:rPr>
                <w:highlight w:val="yellow"/>
                <w:rPrChange w:id="209" w:author="Diksha Diundi" w:date="2026-02-27T12:23:00Z" w16du:dateUtc="2026-02-27T19:23:00Z">
                  <w:rPr/>
                </w:rPrChange>
              </w:rPr>
            </w:pPr>
            <w:r w:rsidRPr="00F410C3">
              <w:rPr>
                <w:b/>
                <w:highlight w:val="yellow"/>
                <w:rPrChange w:id="210" w:author="Diksha Diundi" w:date="2026-02-27T12:23:00Z" w16du:dateUtc="2026-02-27T19:23:00Z">
                  <w:rPr>
                    <w:b/>
                  </w:rPr>
                </w:rPrChange>
              </w:rPr>
              <w:t>Strength</w:t>
            </w:r>
          </w:p>
        </w:tc>
        <w:tc>
          <w:tcPr>
            <w:tcW w:w="3120" w:type="dxa"/>
          </w:tcPr>
          <w:p w14:paraId="45AC28F2" w14:textId="77777777" w:rsidR="007F4CC2" w:rsidRPr="00F410C3" w:rsidRDefault="00561CC4">
            <w:pPr>
              <w:pStyle w:val="Q-TableText-LeftAligned"/>
              <w:rPr>
                <w:highlight w:val="yellow"/>
                <w:rPrChange w:id="211" w:author="Diksha Diundi" w:date="2026-02-27T12:23:00Z" w16du:dateUtc="2026-02-27T19:23:00Z">
                  <w:rPr/>
                </w:rPrChange>
              </w:rPr>
            </w:pPr>
            <w:del w:id="212" w:author="AgileWriter" w:date="2026-02-27T18:54:00Z">
              <w:r w:rsidRPr="00F410C3">
                <w:rPr>
                  <w:highlight w:val="yellow"/>
                  <w:rPrChange w:id="213" w:author="Diksha Diundi" w:date="2026-02-27T12:23:00Z" w16du:dateUtc="2026-02-27T19:23:00Z">
                    <w:rPr/>
                  </w:rPrChange>
                </w:rPr>
                <w:delText>&lt;Insert&gt;</w:delText>
              </w:r>
            </w:del>
            <w:commentRangeStart w:id="214"/>
            <w:ins w:id="215" w:author="AgileWriter" w:date="2026-02-27T18:54:00Z">
              <w:r w:rsidRPr="00F410C3">
                <w:rPr>
                  <w:highlight w:val="yellow"/>
                  <w:rPrChange w:id="216" w:author="Diksha Diundi" w:date="2026-02-27T12:23:00Z" w16du:dateUtc="2026-02-27T19:23:00Z">
                    <w:rPr/>
                  </w:rPrChange>
                </w:rPr>
                <w:t>No approved therapies for Boneitis</w:t>
              </w:r>
              <w:commentRangeEnd w:id="214"/>
              <w:r w:rsidRPr="00F410C3">
                <w:rPr>
                  <w:rStyle w:val="CommentReference"/>
                  <w:sz w:val="20"/>
                  <w:szCs w:val="24"/>
                  <w:highlight w:val="yellow"/>
                  <w:rPrChange w:id="217" w:author="Diksha Diundi" w:date="2026-02-27T12:23:00Z" w16du:dateUtc="2026-02-27T19:23:00Z">
                    <w:rPr>
                      <w:rStyle w:val="CommentReference"/>
                      <w:sz w:val="20"/>
                      <w:szCs w:val="24"/>
                    </w:rPr>
                  </w:rPrChange>
                </w:rPr>
                <w:commentReference w:id="214"/>
              </w:r>
            </w:ins>
          </w:p>
        </w:tc>
        <w:tc>
          <w:tcPr>
            <w:tcW w:w="3120" w:type="dxa"/>
          </w:tcPr>
          <w:p w14:paraId="1C1A3996" w14:textId="77777777" w:rsidR="007F4CC2" w:rsidRPr="00F410C3" w:rsidRDefault="00561CC4">
            <w:pPr>
              <w:pStyle w:val="Q-TableText-LeftAligned"/>
              <w:rPr>
                <w:highlight w:val="yellow"/>
                <w:rPrChange w:id="218" w:author="Diksha Diundi" w:date="2026-02-27T12:23:00Z" w16du:dateUtc="2026-02-27T19:23:00Z">
                  <w:rPr/>
                </w:rPrChange>
              </w:rPr>
            </w:pPr>
            <w:del w:id="219" w:author="AgileWriter" w:date="2026-02-27T18:54:00Z">
              <w:r w:rsidRPr="00F410C3">
                <w:rPr>
                  <w:highlight w:val="yellow"/>
                  <w:rPrChange w:id="220" w:author="Diksha Diundi" w:date="2026-02-27T12:23:00Z" w16du:dateUtc="2026-02-27T19:23:00Z">
                    <w:rPr/>
                  </w:rPrChange>
                </w:rPr>
                <w:delText>&lt;Insert&gt;</w:delText>
              </w:r>
            </w:del>
            <w:commentRangeStart w:id="221"/>
            <w:ins w:id="222" w:author="AgileWriter" w:date="2026-02-27T18:54:00Z">
              <w:r w:rsidRPr="00F410C3">
                <w:rPr>
                  <w:highlight w:val="yellow"/>
                  <w:rPrChange w:id="223" w:author="Diksha Diundi" w:date="2026-02-27T12:23:00Z" w16du:dateUtc="2026-02-27T19:23:00Z">
                    <w:rPr/>
                  </w:rPrChange>
                </w:rPr>
                <w:t>There are currently no approved therapies for Boneitis; current care focuses on reducing clinical risk factors, wound care, and pain control.</w:t>
              </w:r>
              <w:commentRangeEnd w:id="221"/>
              <w:r w:rsidRPr="00F410C3">
                <w:rPr>
                  <w:rStyle w:val="CommentReference"/>
                  <w:sz w:val="20"/>
                  <w:szCs w:val="24"/>
                  <w:highlight w:val="yellow"/>
                  <w:rPrChange w:id="224" w:author="Diksha Diundi" w:date="2026-02-27T12:23:00Z" w16du:dateUtc="2026-02-27T19:23:00Z">
                    <w:rPr>
                      <w:rStyle w:val="CommentReference"/>
                      <w:sz w:val="20"/>
                      <w:szCs w:val="24"/>
                    </w:rPr>
                  </w:rPrChange>
                </w:rPr>
                <w:commentReference w:id="221"/>
              </w:r>
            </w:ins>
          </w:p>
        </w:tc>
      </w:tr>
      <w:tr w:rsidR="007F4CC2" w14:paraId="6F585CFF" w14:textId="77777777">
        <w:tc>
          <w:tcPr>
            <w:tcW w:w="3120" w:type="dxa"/>
          </w:tcPr>
          <w:p w14:paraId="4E4421DF" w14:textId="77777777" w:rsidR="007F4CC2" w:rsidRPr="00F410C3" w:rsidRDefault="00561CC4">
            <w:pPr>
              <w:pStyle w:val="Q-TableText-LeftAligned"/>
              <w:rPr>
                <w:highlight w:val="yellow"/>
                <w:rPrChange w:id="225" w:author="Diksha Diundi" w:date="2026-02-27T12:23:00Z" w16du:dateUtc="2026-02-27T19:23:00Z">
                  <w:rPr/>
                </w:rPrChange>
              </w:rPr>
            </w:pPr>
            <w:r w:rsidRPr="00F410C3">
              <w:rPr>
                <w:b/>
                <w:highlight w:val="yellow"/>
                <w:rPrChange w:id="226" w:author="Diksha Diundi" w:date="2026-02-27T12:23:00Z" w16du:dateUtc="2026-02-27T19:23:00Z">
                  <w:rPr>
                    <w:b/>
                  </w:rPr>
                </w:rPrChange>
              </w:rPr>
              <w:t>Dose (based on body weight)</w:t>
            </w:r>
          </w:p>
        </w:tc>
        <w:tc>
          <w:tcPr>
            <w:tcW w:w="3120" w:type="dxa"/>
          </w:tcPr>
          <w:p w14:paraId="156DB690" w14:textId="77777777" w:rsidR="007F4CC2" w:rsidRPr="00F410C3" w:rsidRDefault="00561CC4">
            <w:pPr>
              <w:pStyle w:val="Q-TableText-LeftAligned"/>
              <w:rPr>
                <w:highlight w:val="yellow"/>
                <w:rPrChange w:id="227" w:author="Diksha Diundi" w:date="2026-02-27T12:23:00Z" w16du:dateUtc="2026-02-27T19:23:00Z">
                  <w:rPr/>
                </w:rPrChange>
              </w:rPr>
            </w:pPr>
            <w:del w:id="228" w:author="AgileWriter" w:date="2026-02-27T18:54:00Z">
              <w:r w:rsidRPr="00F410C3">
                <w:rPr>
                  <w:highlight w:val="yellow"/>
                  <w:rPrChange w:id="229" w:author="Diksha Diundi" w:date="2026-02-27T12:23:00Z" w16du:dateUtc="2026-02-27T19:23:00Z">
                    <w:rPr/>
                  </w:rPrChange>
                </w:rPr>
                <w:delText>&lt;Insert&gt;</w:delText>
              </w:r>
            </w:del>
            <w:commentRangeStart w:id="230"/>
            <w:ins w:id="231" w:author="AgileWriter" w:date="2026-02-27T18:54:00Z">
              <w:r w:rsidRPr="00F410C3">
                <w:rPr>
                  <w:highlight w:val="yellow"/>
                  <w:rPrChange w:id="232" w:author="Diksha Diundi" w:date="2026-02-27T12:23:00Z" w16du:dateUtc="2026-02-27T19:23:00Z">
                    <w:rPr/>
                  </w:rPrChange>
                </w:rPr>
                <w:t>There are currently no approved medicinal products or devices for the treatment of BONEITIS.</w:t>
              </w:r>
              <w:commentRangeEnd w:id="230"/>
              <w:r w:rsidRPr="00F410C3">
                <w:rPr>
                  <w:rStyle w:val="CommentReference"/>
                  <w:sz w:val="20"/>
                  <w:szCs w:val="24"/>
                  <w:highlight w:val="yellow"/>
                  <w:rPrChange w:id="233" w:author="Diksha Diundi" w:date="2026-02-27T12:23:00Z" w16du:dateUtc="2026-02-27T19:23:00Z">
                    <w:rPr>
                      <w:rStyle w:val="CommentReference"/>
                      <w:sz w:val="20"/>
                      <w:szCs w:val="24"/>
                    </w:rPr>
                  </w:rPrChange>
                </w:rPr>
                <w:commentReference w:id="230"/>
              </w:r>
            </w:ins>
          </w:p>
        </w:tc>
        <w:tc>
          <w:tcPr>
            <w:tcW w:w="3120" w:type="dxa"/>
          </w:tcPr>
          <w:p w14:paraId="2D40BF9B" w14:textId="77777777" w:rsidR="007F4CC2" w:rsidRPr="00F410C3" w:rsidRDefault="00561CC4">
            <w:pPr>
              <w:pStyle w:val="Q-TableText-LeftAligned"/>
              <w:rPr>
                <w:highlight w:val="yellow"/>
                <w:rPrChange w:id="234" w:author="Diksha Diundi" w:date="2026-02-27T12:23:00Z" w16du:dateUtc="2026-02-27T19:23:00Z">
                  <w:rPr/>
                </w:rPrChange>
              </w:rPr>
            </w:pPr>
            <w:r w:rsidRPr="00F410C3">
              <w:rPr>
                <w:highlight w:val="yellow"/>
                <w:rPrChange w:id="235" w:author="Diksha Diundi" w:date="2026-02-27T12:23:00Z" w16du:dateUtc="2026-02-27T19:23:00Z">
                  <w:rPr/>
                </w:rPrChange>
              </w:rPr>
              <w:t>&lt;Insert&gt;</w:t>
            </w:r>
          </w:p>
        </w:tc>
      </w:tr>
    </w:tbl>
    <w:p w14:paraId="3DA870E6" w14:textId="77777777" w:rsidR="007F4CC2" w:rsidRDefault="00561CC4">
      <w:pPr>
        <w:pStyle w:val="Q-BodyText"/>
      </w:pPr>
      <w:r>
        <w:t xml:space="preserve">Each kit will be given a unique code number, traceable to the batch number of the study drugs. </w:t>
      </w:r>
    </w:p>
    <w:p w14:paraId="5B13AB95" w14:textId="7D8066D3" w:rsidR="007F4CC2" w:rsidRPr="002B392C" w:rsidRDefault="1589B3AE">
      <w:pPr>
        <w:pStyle w:val="Q-Heading2"/>
        <w:rPr>
          <w:highlight w:val="cyan"/>
          <w:rPrChange w:id="236" w:author="Diksha Diundi" w:date="2026-02-27T12:23:00Z" w16du:dateUtc="2026-02-27T19:23:00Z">
            <w:rPr/>
          </w:rPrChange>
        </w:rPr>
      </w:pPr>
      <w:bookmarkStart w:id="237" w:name="_Toc527640937"/>
      <w:r w:rsidRPr="002B392C">
        <w:rPr>
          <w:highlight w:val="cyan"/>
          <w:rPrChange w:id="238" w:author="Diksha Diundi" w:date="2026-02-27T12:23:00Z" w16du:dateUtc="2026-02-27T19:23:00Z">
            <w:rPr/>
          </w:rPrChange>
        </w:rPr>
        <w:t>Dose Rationale</w:t>
      </w:r>
      <w:bookmarkEnd w:id="237"/>
    </w:p>
    <w:p w14:paraId="1804E3E9" w14:textId="77777777" w:rsidR="007F4CC2" w:rsidRPr="002B392C" w:rsidRDefault="00561CC4">
      <w:pPr>
        <w:pStyle w:val="Q-BodyText"/>
        <w:rPr>
          <w:highlight w:val="cyan"/>
          <w:rPrChange w:id="239" w:author="Diksha Diundi" w:date="2026-02-27T12:23:00Z" w16du:dateUtc="2026-02-27T19:23:00Z">
            <w:rPr/>
          </w:rPrChange>
        </w:rPr>
      </w:pPr>
      <w:r w:rsidRPr="002B392C">
        <w:rPr>
          <w:highlight w:val="cyan"/>
          <w:rPrChange w:id="240" w:author="Diksha Diundi" w:date="2026-02-27T12:23:00Z" w16du:dateUtc="2026-02-27T19:23:00Z">
            <w:rPr/>
          </w:rPrChange>
        </w:rPr>
        <w:t>&lt;Insert&gt;</w:t>
      </w:r>
    </w:p>
    <w:p w14:paraId="7687A80F" w14:textId="5FFD76BD" w:rsidR="007F4CC2" w:rsidRPr="002B392C" w:rsidRDefault="1589B3AE">
      <w:pPr>
        <w:pStyle w:val="Q-Heading2"/>
        <w:rPr>
          <w:highlight w:val="cyan"/>
          <w:rPrChange w:id="241" w:author="Diksha Diundi" w:date="2026-02-27T12:23:00Z" w16du:dateUtc="2026-02-27T19:23:00Z">
            <w:rPr/>
          </w:rPrChange>
        </w:rPr>
      </w:pPr>
      <w:bookmarkStart w:id="242" w:name="_Toc1540472765"/>
      <w:r w:rsidRPr="002B392C">
        <w:rPr>
          <w:highlight w:val="cyan"/>
          <w:rPrChange w:id="243" w:author="Diksha Diundi" w:date="2026-02-27T12:23:00Z" w16du:dateUtc="2026-02-27T19:23:00Z">
            <w:rPr/>
          </w:rPrChange>
        </w:rPr>
        <w:t>Treatment Assignment</w:t>
      </w:r>
      <w:bookmarkEnd w:id="242"/>
    </w:p>
    <w:p w14:paraId="6080BA88" w14:textId="77777777" w:rsidR="007F4CC2" w:rsidRPr="002B392C" w:rsidRDefault="00561CC4">
      <w:pPr>
        <w:pStyle w:val="Q-BodyText"/>
        <w:rPr>
          <w:highlight w:val="cyan"/>
          <w:rPrChange w:id="244" w:author="Diksha Diundi" w:date="2026-02-27T12:23:00Z" w16du:dateUtc="2026-02-27T19:23:00Z">
            <w:rPr/>
          </w:rPrChange>
        </w:rPr>
      </w:pPr>
      <w:r w:rsidRPr="002B392C">
        <w:rPr>
          <w:highlight w:val="cyan"/>
          <w:rPrChange w:id="245" w:author="Diksha Diundi" w:date="2026-02-27T12:23:00Z" w16du:dateUtc="2026-02-27T19:23:00Z">
            <w:rPr/>
          </w:rPrChange>
        </w:rPr>
        <w:t>&lt;Insert&gt;</w:t>
      </w:r>
    </w:p>
    <w:p w14:paraId="3F9B58B8" w14:textId="43FE7110" w:rsidR="007F4CC2" w:rsidRPr="002B392C" w:rsidRDefault="1589B3AE">
      <w:pPr>
        <w:pStyle w:val="Q-Heading2"/>
        <w:rPr>
          <w:highlight w:val="cyan"/>
          <w:rPrChange w:id="246" w:author="Diksha Diundi" w:date="2026-02-27T12:23:00Z" w16du:dateUtc="2026-02-27T19:23:00Z">
            <w:rPr/>
          </w:rPrChange>
        </w:rPr>
      </w:pPr>
      <w:bookmarkStart w:id="247" w:name="_Toc1127647284"/>
      <w:r w:rsidRPr="002B392C">
        <w:rPr>
          <w:highlight w:val="cyan"/>
          <w:rPrChange w:id="248" w:author="Diksha Diundi" w:date="2026-02-27T12:23:00Z" w16du:dateUtc="2026-02-27T19:23:00Z">
            <w:rPr/>
          </w:rPrChange>
        </w:rPr>
        <w:t>Blinding, Packaging, and Labelling</w:t>
      </w:r>
      <w:bookmarkEnd w:id="247"/>
      <w:r w:rsidR="00561CC4" w:rsidRPr="002B392C">
        <w:rPr>
          <w:highlight w:val="cyan"/>
          <w:rPrChange w:id="249" w:author="Diksha Diundi" w:date="2026-02-27T12:23:00Z" w16du:dateUtc="2026-02-27T19:23:00Z">
            <w:rPr/>
          </w:rPrChange>
        </w:rPr>
        <w:t xml:space="preserve"> </w:t>
      </w:r>
    </w:p>
    <w:p w14:paraId="7A077BAB" w14:textId="66BB7BC3" w:rsidR="007F4CC2" w:rsidRPr="002B392C" w:rsidRDefault="1589B3AE">
      <w:pPr>
        <w:pStyle w:val="Q-Heading3"/>
        <w:rPr>
          <w:highlight w:val="cyan"/>
          <w:rPrChange w:id="250" w:author="Diksha Diundi" w:date="2026-02-27T12:23:00Z" w16du:dateUtc="2026-02-27T19:23:00Z">
            <w:rPr/>
          </w:rPrChange>
        </w:rPr>
      </w:pPr>
      <w:bookmarkStart w:id="251" w:name="_Toc418822577"/>
      <w:r w:rsidRPr="002B392C">
        <w:rPr>
          <w:highlight w:val="cyan"/>
          <w:rPrChange w:id="252" w:author="Diksha Diundi" w:date="2026-02-27T12:23:00Z" w16du:dateUtc="2026-02-27T19:23:00Z">
            <w:rPr/>
          </w:rPrChange>
        </w:rPr>
        <w:t>Blinding</w:t>
      </w:r>
      <w:bookmarkEnd w:id="251"/>
      <w:r w:rsidR="00561CC4" w:rsidRPr="002B392C">
        <w:rPr>
          <w:highlight w:val="cyan"/>
          <w:rPrChange w:id="253" w:author="Diksha Diundi" w:date="2026-02-27T12:23:00Z" w16du:dateUtc="2026-02-27T19:23:00Z">
            <w:rPr/>
          </w:rPrChange>
        </w:rPr>
        <w:t xml:space="preserve"> </w:t>
      </w:r>
    </w:p>
    <w:p w14:paraId="2E99F1A2" w14:textId="77777777" w:rsidR="007F4CC2" w:rsidRDefault="00561CC4">
      <w:pPr>
        <w:pStyle w:val="Q-BodyText"/>
      </w:pPr>
      <w:r w:rsidRPr="002B392C">
        <w:rPr>
          <w:highlight w:val="cyan"/>
          <w:rPrChange w:id="254" w:author="Diksha Diundi" w:date="2026-02-27T12:23:00Z" w16du:dateUtc="2026-02-27T19:23:00Z">
            <w:rPr/>
          </w:rPrChange>
        </w:rPr>
        <w:t>&lt;Insert&gt;</w:t>
      </w:r>
    </w:p>
    <w:p w14:paraId="1F1DB23D" w14:textId="02C508A2" w:rsidR="007F4CC2" w:rsidRDefault="1589B3AE">
      <w:pPr>
        <w:pStyle w:val="Q-Heading3"/>
      </w:pPr>
      <w:bookmarkStart w:id="255" w:name="_Toc1062840588"/>
      <w:r>
        <w:t>Unblinding</w:t>
      </w:r>
      <w:bookmarkEnd w:id="255"/>
      <w:r w:rsidR="00561CC4">
        <w:t xml:space="preserve"> </w:t>
      </w:r>
    </w:p>
    <w:p w14:paraId="5839C324" w14:textId="77777777" w:rsidR="007F4CC2" w:rsidRDefault="00561CC4">
      <w:pPr>
        <w:pStyle w:val="Q-BodyText"/>
      </w:pPr>
      <w:r>
        <w:t xml:space="preserve">The study blind for Part 1 should not be broken except in a medical emergency (where knowledge of the study drug administered would affect the treatment of the emergency) or regulatory requirement (e.g., for SAEs). The decision to break the blind can only be made by the Investigator, or other persons duly registered in the clinical trial file as sub-Investigators. If possible, the Investigator should consult with the Medical Monitor prior to breaking the blind. Unblinded staff members will not convey information regarding treatment assignments in the study, whether informally or formally, to any other person, unless required for medical reasons. If the blind is broken, the date, time, and reason must be recorded and included in any associated AE report. If an emergency unblinding becomes necessary, the Investigator should request the unblinding information through the centralized electronic randomization system and notify the Sponsor/Medical Monitor of the unblinding. The ethics committee should be informed if a subject’s treatment is unblinded at the site level. After the unblinding the Investigator shall determine if the subject is to continue or discontinue study drug. The Investigator’s decision should be based on the risk to benefit determination for the subject and should be discussed with the medical monitor prior to implementing the decision when possible. The Sponsor should be informed of the decision. </w:t>
      </w:r>
    </w:p>
    <w:p w14:paraId="30E84B5B" w14:textId="0EEEC45C" w:rsidR="007F4CC2" w:rsidRDefault="1589B3AE">
      <w:pPr>
        <w:pStyle w:val="Q-Heading3"/>
      </w:pPr>
      <w:bookmarkStart w:id="256" w:name="_Toc1697347033"/>
      <w:r>
        <w:t>Packaging, Labelling, and Storage</w:t>
      </w:r>
      <w:bookmarkEnd w:id="256"/>
      <w:r w:rsidR="00561CC4">
        <w:t xml:space="preserve"> </w:t>
      </w:r>
    </w:p>
    <w:p w14:paraId="4C428B81" w14:textId="77777777" w:rsidR="007F4CC2" w:rsidRDefault="00561CC4">
      <w:pPr>
        <w:pStyle w:val="Q-BodyText"/>
      </w:pPr>
      <w:r>
        <w:t>The study drugs will be labelled according to the applicable local health authority and/or regulatory requirements. Study drugs will be sent to the central or local depots and the depots will then send the study drugs to the study site. Study drug shipments will be under refrigerated conditions. All supplies of study drug must be stored under refrigeration at the sites. The Sponsor should be notified of any significant study drug temperature excursions</w:t>
      </w:r>
    </w:p>
    <w:p w14:paraId="067DB849" w14:textId="31583C69" w:rsidR="007F4CC2" w:rsidRDefault="1589B3AE">
      <w:pPr>
        <w:pStyle w:val="Q-Heading2"/>
      </w:pPr>
      <w:bookmarkStart w:id="257" w:name="_Toc1219706571"/>
      <w:r>
        <w:lastRenderedPageBreak/>
        <w:t>Study Treatment Administration</w:t>
      </w:r>
      <w:bookmarkEnd w:id="257"/>
    </w:p>
    <w:p w14:paraId="7013024C" w14:textId="3BE81004" w:rsidR="007F4CC2" w:rsidRPr="002B392C" w:rsidRDefault="1589B3AE">
      <w:pPr>
        <w:pStyle w:val="Q-Heading3"/>
        <w:rPr>
          <w:highlight w:val="cyan"/>
          <w:rPrChange w:id="258" w:author="Diksha Diundi" w:date="2026-02-27T12:23:00Z" w16du:dateUtc="2026-02-27T19:23:00Z">
            <w:rPr/>
          </w:rPrChange>
        </w:rPr>
      </w:pPr>
      <w:bookmarkStart w:id="259" w:name="_Toc1926169743"/>
      <w:r w:rsidRPr="002B392C">
        <w:rPr>
          <w:highlight w:val="cyan"/>
          <w:rPrChange w:id="260" w:author="Diksha Diundi" w:date="2026-02-27T12:23:00Z" w16du:dateUtc="2026-02-27T19:23:00Z">
            <w:rPr/>
          </w:rPrChange>
        </w:rPr>
        <w:t>All Treatment Arms</w:t>
      </w:r>
      <w:bookmarkEnd w:id="259"/>
    </w:p>
    <w:p w14:paraId="2DD2E89F" w14:textId="77777777" w:rsidR="007F4CC2" w:rsidRPr="002B392C" w:rsidRDefault="00561CC4">
      <w:pPr>
        <w:pStyle w:val="Q-BodyText"/>
        <w:rPr>
          <w:highlight w:val="cyan"/>
          <w:rPrChange w:id="261" w:author="Diksha Diundi" w:date="2026-02-27T12:23:00Z" w16du:dateUtc="2026-02-27T19:23:00Z">
            <w:rPr/>
          </w:rPrChange>
        </w:rPr>
      </w:pPr>
      <w:r w:rsidRPr="002B392C">
        <w:rPr>
          <w:highlight w:val="cyan"/>
          <w:rPrChange w:id="262" w:author="Diksha Diundi" w:date="2026-02-27T12:23:00Z" w16du:dateUtc="2026-02-27T19:23:00Z">
            <w:rPr/>
          </w:rPrChange>
        </w:rPr>
        <w:t>&lt;Insert&gt;</w:t>
      </w:r>
    </w:p>
    <w:p w14:paraId="78846164" w14:textId="565328B6" w:rsidR="007F4CC2" w:rsidRPr="002B392C" w:rsidRDefault="1589B3AE">
      <w:pPr>
        <w:pStyle w:val="Q-Heading3"/>
        <w:rPr>
          <w:highlight w:val="cyan"/>
          <w:rPrChange w:id="263" w:author="Diksha Diundi" w:date="2026-02-27T12:23:00Z" w16du:dateUtc="2026-02-27T19:23:00Z">
            <w:rPr/>
          </w:rPrChange>
        </w:rPr>
      </w:pPr>
      <w:bookmarkStart w:id="264" w:name="_Toc1349684512"/>
      <w:r w:rsidRPr="002B392C">
        <w:rPr>
          <w:highlight w:val="cyan"/>
          <w:rPrChange w:id="265" w:author="Diksha Diundi" w:date="2026-02-27T12:23:00Z" w16du:dateUtc="2026-02-27T19:23:00Z">
            <w:rPr/>
          </w:rPrChange>
        </w:rPr>
        <w:t>Treatment Duration</w:t>
      </w:r>
      <w:bookmarkEnd w:id="264"/>
    </w:p>
    <w:p w14:paraId="2841EFCD" w14:textId="77777777" w:rsidR="007F4CC2" w:rsidRDefault="00561CC4">
      <w:pPr>
        <w:pStyle w:val="Q-BodyText"/>
      </w:pPr>
      <w:r w:rsidRPr="002B392C">
        <w:rPr>
          <w:highlight w:val="cyan"/>
          <w:rPrChange w:id="266" w:author="Diksha Diundi" w:date="2026-02-27T12:23:00Z" w16du:dateUtc="2026-02-27T19:23:00Z">
            <w:rPr/>
          </w:rPrChange>
        </w:rPr>
        <w:t>&lt;Insert&gt;</w:t>
      </w:r>
    </w:p>
    <w:p w14:paraId="1131EEB2" w14:textId="516C7A65" w:rsidR="007F4CC2" w:rsidRDefault="1589B3AE">
      <w:pPr>
        <w:pStyle w:val="Q-Heading3"/>
      </w:pPr>
      <w:bookmarkStart w:id="267" w:name="_Toc377164641"/>
      <w:r>
        <w:t>Exploration of Alternative Dosing Schedules</w:t>
      </w:r>
      <w:bookmarkEnd w:id="267"/>
    </w:p>
    <w:p w14:paraId="19FE0109" w14:textId="77777777" w:rsidR="007F4CC2" w:rsidRDefault="00561CC4">
      <w:pPr>
        <w:pStyle w:val="Q-BodyText"/>
      </w:pPr>
      <w:r>
        <w:t>&lt;Insert&gt;</w:t>
      </w:r>
    </w:p>
    <w:p w14:paraId="53BB11D5" w14:textId="51C2C67A" w:rsidR="007F4CC2" w:rsidRDefault="1589B3AE">
      <w:pPr>
        <w:pStyle w:val="Q-Heading2"/>
      </w:pPr>
      <w:bookmarkStart w:id="268" w:name="_Toc1555703664"/>
      <w:r>
        <w:t>Supplies and Accountability</w:t>
      </w:r>
      <w:bookmarkEnd w:id="268"/>
    </w:p>
    <w:p w14:paraId="18CD3D16" w14:textId="77777777" w:rsidR="007F4CC2" w:rsidRDefault="00561CC4">
      <w:pPr>
        <w:pStyle w:val="Q-BodyText"/>
      </w:pPr>
      <w:r>
        <w:t>The Investigator or designee is responsible for maintaining accurate accountability records of the study drug vials throughout the clinical study. Cumulative inventory and dispensing of study drug will be recorded throughout the study using the centralized electronic system and electronic data capture (EDC).</w:t>
      </w:r>
    </w:p>
    <w:p w14:paraId="063226CA" w14:textId="77777777" w:rsidR="007F4CC2" w:rsidRDefault="00561CC4">
      <w:pPr>
        <w:pStyle w:val="Q-BodyText"/>
      </w:pPr>
      <w:r>
        <w:t>Cumulative inventory and dispensing of study drug will be recorded throughout the study using the centralized electronic system and electronic data capture (EDC).</w:t>
      </w:r>
    </w:p>
    <w:p w14:paraId="592DFB50" w14:textId="2A8318D5" w:rsidR="007F4CC2" w:rsidRDefault="1589B3AE">
      <w:pPr>
        <w:pStyle w:val="Q-Heading2"/>
      </w:pPr>
      <w:bookmarkStart w:id="269" w:name="_Toc716464825"/>
      <w:r>
        <w:t>Concomitant Therapies</w:t>
      </w:r>
      <w:bookmarkEnd w:id="269"/>
    </w:p>
    <w:p w14:paraId="59FC441A" w14:textId="77777777" w:rsidR="007F4CC2" w:rsidRDefault="00561CC4">
      <w:pPr>
        <w:pStyle w:val="Q-BodyText"/>
      </w:pPr>
      <w:r>
        <w:t>&lt;Insert&gt;</w:t>
      </w:r>
    </w:p>
    <w:p w14:paraId="480D315A" w14:textId="5DCF8463" w:rsidR="007F4CC2" w:rsidRDefault="1589B3AE">
      <w:pPr>
        <w:pStyle w:val="Q-Heading3"/>
      </w:pPr>
      <w:bookmarkStart w:id="270" w:name="_Toc2037782818"/>
      <w:r>
        <w:t>Prohibited Concomitant Therapies</w:t>
      </w:r>
      <w:bookmarkEnd w:id="270"/>
    </w:p>
    <w:p w14:paraId="6E193E4C" w14:textId="77777777" w:rsidR="007F4CC2" w:rsidRDefault="00561CC4">
      <w:pPr>
        <w:pStyle w:val="Q-BodyText"/>
      </w:pPr>
      <w:r>
        <w:t>&lt;Insert&gt;</w:t>
      </w:r>
    </w:p>
    <w:p w14:paraId="5D0397A2" w14:textId="1B2D2F84" w:rsidR="007F4CC2" w:rsidRDefault="1589B3AE">
      <w:pPr>
        <w:pStyle w:val="Q-Heading3"/>
      </w:pPr>
      <w:bookmarkStart w:id="271" w:name="_Toc846185314"/>
      <w:r>
        <w:t>Concomitant Therapies Requiring Careful Monitoring (Use With Caution)</w:t>
      </w:r>
      <w:bookmarkEnd w:id="271"/>
    </w:p>
    <w:p w14:paraId="70278374" w14:textId="77777777" w:rsidR="007F4CC2" w:rsidRDefault="00561CC4">
      <w:pPr>
        <w:pStyle w:val="Q-BodyText"/>
      </w:pPr>
      <w:r>
        <w:t>&lt;Insert&gt;</w:t>
      </w:r>
    </w:p>
    <w:p w14:paraId="3567382C" w14:textId="7858CC6B" w:rsidR="007F4CC2" w:rsidRDefault="1589B3AE">
      <w:pPr>
        <w:pStyle w:val="Q-Heading3"/>
      </w:pPr>
      <w:bookmarkStart w:id="272" w:name="_Toc543420060"/>
      <w:r>
        <w:t>Permitted Concomitant Therapy</w:t>
      </w:r>
      <w:bookmarkEnd w:id="272"/>
    </w:p>
    <w:p w14:paraId="5ABC472A" w14:textId="77777777" w:rsidR="007F4CC2" w:rsidRDefault="00561CC4">
      <w:pPr>
        <w:pStyle w:val="Q-BodyText"/>
      </w:pPr>
      <w:r>
        <w:t>&lt;Insert&gt;</w:t>
      </w:r>
    </w:p>
    <w:p w14:paraId="63589D6E" w14:textId="3A0DC08C" w:rsidR="007F4CC2" w:rsidRDefault="1589B3AE">
      <w:pPr>
        <w:pStyle w:val="Q-Heading1"/>
      </w:pPr>
      <w:bookmarkStart w:id="273" w:name="_Toc156845180"/>
      <w:r>
        <w:lastRenderedPageBreak/>
        <w:t>DISCONTINUATION AND WITHDRAWAL FROM TRIAL</w:t>
      </w:r>
      <w:bookmarkEnd w:id="273"/>
    </w:p>
    <w:p w14:paraId="59DB6BE5" w14:textId="1C028052" w:rsidR="007F4CC2" w:rsidRDefault="1589B3AE">
      <w:pPr>
        <w:pStyle w:val="Q-Heading2"/>
      </w:pPr>
      <w:bookmarkStart w:id="274" w:name="_Toc1476832336"/>
      <w:r>
        <w:t>Discontinuation of the Study Drug</w:t>
      </w:r>
      <w:bookmarkEnd w:id="274"/>
    </w:p>
    <w:p w14:paraId="27B3472E" w14:textId="77777777" w:rsidR="007F4CC2" w:rsidRDefault="00561CC4">
      <w:pPr>
        <w:pStyle w:val="Q-BodyText"/>
      </w:pPr>
      <w:r>
        <w:t>&lt;Insert&gt;</w:t>
      </w:r>
    </w:p>
    <w:p w14:paraId="1CFE6356" w14:textId="24F4639D" w:rsidR="007F4CC2" w:rsidRDefault="1589B3AE">
      <w:pPr>
        <w:pStyle w:val="Q-Heading2"/>
      </w:pPr>
      <w:bookmarkStart w:id="275" w:name="_Toc1245915280"/>
      <w:r>
        <w:t>Windrawl of Subject from the Study</w:t>
      </w:r>
      <w:bookmarkEnd w:id="275"/>
    </w:p>
    <w:p w14:paraId="7F04D842" w14:textId="77777777" w:rsidR="007F4CC2" w:rsidRDefault="00561CC4">
      <w:pPr>
        <w:pStyle w:val="Q-BodyText"/>
      </w:pPr>
      <w:r>
        <w:t>&lt;Insert&gt;</w:t>
      </w:r>
    </w:p>
    <w:p w14:paraId="186910B1" w14:textId="40204FE0" w:rsidR="007F4CC2" w:rsidRDefault="1589B3AE">
      <w:pPr>
        <w:pStyle w:val="Q-Heading2"/>
      </w:pPr>
      <w:bookmarkStart w:id="276" w:name="_Toc676265774"/>
      <w:r>
        <w:t>Storage of Samples</w:t>
      </w:r>
      <w:bookmarkEnd w:id="276"/>
    </w:p>
    <w:p w14:paraId="1EA801D3" w14:textId="592DB473" w:rsidR="007F4CC2" w:rsidRDefault="1589B3AE">
      <w:pPr>
        <w:pStyle w:val="Q-Heading1"/>
      </w:pPr>
      <w:bookmarkStart w:id="277" w:name="_Toc570282206"/>
      <w:r>
        <w:lastRenderedPageBreak/>
        <w:t>TRIAL ASSESSMENTS AND PROCEDURES</w:t>
      </w:r>
      <w:bookmarkEnd w:id="277"/>
    </w:p>
    <w:p w14:paraId="1BE92E3C" w14:textId="77777777" w:rsidR="007F4CC2" w:rsidRDefault="00561CC4">
      <w:pPr>
        <w:pStyle w:val="Q-BodyText"/>
      </w:pPr>
      <w:r>
        <w:t xml:space="preserve">The schedule of assessments is provided in </w:t>
      </w:r>
      <w:r>
        <w:fldChar w:fldCharType="begin"/>
      </w:r>
      <w:r>
        <w:instrText xml:space="preserve"> \* MERGEFORMAT </w:instrText>
      </w:r>
      <w:r>
        <w:fldChar w:fldCharType="separate"/>
      </w:r>
      <w:r>
        <w:rPr>
          <w:noProof/>
        </w:rPr>
        <w:t>Table 1</w:t>
      </w:r>
      <w:r>
        <w:fldChar w:fldCharType="end"/>
      </w:r>
      <w:r>
        <w:t xml:space="preserve"> and </w:t>
      </w:r>
      <w:r>
        <w:fldChar w:fldCharType="begin"/>
      </w:r>
      <w:r>
        <w:instrText xml:space="preserve"> \* MERGEFORMAT </w:instrText>
      </w:r>
      <w:r>
        <w:fldChar w:fldCharType="separate"/>
      </w:r>
      <w:r>
        <w:rPr>
          <w:noProof/>
        </w:rPr>
        <w:t>Table 2</w:t>
      </w:r>
      <w:r>
        <w:fldChar w:fldCharType="end"/>
      </w:r>
      <w:r>
        <w:t xml:space="preserve">. A detailed description of study assessments is provided below. </w:t>
      </w:r>
    </w:p>
    <w:p w14:paraId="141856D8" w14:textId="77777777" w:rsidR="007F4CC2" w:rsidRDefault="00561CC4">
      <w:pPr>
        <w:pStyle w:val="Q-BodyText"/>
      </w:pPr>
      <w:r>
        <w:t>Additional, unscheduled safety, and/or disease evaluation assessments may be performed anytime, as clinically indicated, and/or as deemed necessary by the Sponsor or Investigator.</w:t>
      </w:r>
    </w:p>
    <w:p w14:paraId="3DEC2D40" w14:textId="037F296A" w:rsidR="007F4CC2" w:rsidRDefault="1589B3AE">
      <w:pPr>
        <w:pStyle w:val="Q-Heading2"/>
      </w:pPr>
      <w:bookmarkStart w:id="278" w:name="_Toc789825432"/>
      <w:r>
        <w:t>Screening Period</w:t>
      </w:r>
      <w:bookmarkEnd w:id="278"/>
    </w:p>
    <w:p w14:paraId="52EF578E" w14:textId="77777777" w:rsidR="007F4CC2" w:rsidRDefault="00561CC4">
      <w:pPr>
        <w:pStyle w:val="Q-BodyText"/>
      </w:pPr>
      <w:r>
        <w:t>&lt;Insert&gt;</w:t>
      </w:r>
    </w:p>
    <w:p w14:paraId="0B63DDFE" w14:textId="585DEE18" w:rsidR="007F4CC2" w:rsidRDefault="1589B3AE">
      <w:pPr>
        <w:pStyle w:val="Q-Heading2"/>
      </w:pPr>
      <w:bookmarkStart w:id="279" w:name="_Toc21098068"/>
      <w:r>
        <w:t>Part 1: Double-Blind, Randomized, Placebo-Controlled Treatment Period</w:t>
      </w:r>
      <w:bookmarkEnd w:id="279"/>
    </w:p>
    <w:p w14:paraId="25732CC7" w14:textId="77777777" w:rsidR="007F4CC2" w:rsidRDefault="00561CC4">
      <w:pPr>
        <w:pStyle w:val="Q-BodyText"/>
      </w:pPr>
      <w:r>
        <w:t>&lt;Insert&gt;</w:t>
      </w:r>
    </w:p>
    <w:p w14:paraId="74E3F092" w14:textId="0A0EAEB3" w:rsidR="007F4CC2" w:rsidRDefault="1589B3AE">
      <w:pPr>
        <w:pStyle w:val="Q-Heading2"/>
      </w:pPr>
      <w:bookmarkStart w:id="280" w:name="_Toc1930576623"/>
      <w:r>
        <w:t>Part 2: Open-Label Treatment Period</w:t>
      </w:r>
      <w:bookmarkEnd w:id="280"/>
    </w:p>
    <w:p w14:paraId="32C84810" w14:textId="77777777" w:rsidR="007F4CC2" w:rsidRDefault="00561CC4">
      <w:pPr>
        <w:pStyle w:val="Q-BodyText"/>
      </w:pPr>
      <w:r>
        <w:t>&lt;Insert&gt;</w:t>
      </w:r>
    </w:p>
    <w:p w14:paraId="7C84F2B1" w14:textId="59B31199" w:rsidR="007F4CC2" w:rsidRDefault="1589B3AE">
      <w:pPr>
        <w:pStyle w:val="Q-Heading2"/>
      </w:pPr>
      <w:bookmarkStart w:id="281" w:name="_Toc604621661"/>
      <w:r>
        <w:t>Follow-Up Period/ Early Termination</w:t>
      </w:r>
      <w:bookmarkEnd w:id="281"/>
    </w:p>
    <w:p w14:paraId="091B9CE5" w14:textId="77777777" w:rsidR="007F4CC2" w:rsidRDefault="00561CC4">
      <w:pPr>
        <w:pStyle w:val="Q-BodyText"/>
      </w:pPr>
      <w:r>
        <w:t>&lt;Insert&gt;</w:t>
      </w:r>
    </w:p>
    <w:p w14:paraId="2BC14FC9" w14:textId="3438000B" w:rsidR="007F4CC2" w:rsidRDefault="1589B3AE">
      <w:pPr>
        <w:pStyle w:val="Q-Heading2"/>
      </w:pPr>
      <w:bookmarkStart w:id="282" w:name="_Toc973961237"/>
      <w:r>
        <w:t>Order of Assessment</w:t>
      </w:r>
      <w:bookmarkEnd w:id="282"/>
    </w:p>
    <w:p w14:paraId="17D92EB8" w14:textId="77777777" w:rsidR="007F4CC2" w:rsidRDefault="00561CC4">
      <w:pPr>
        <w:pStyle w:val="Q-BodyText"/>
      </w:pPr>
      <w:r>
        <w:t>&lt;Insert&gt;</w:t>
      </w:r>
    </w:p>
    <w:p w14:paraId="68139697" w14:textId="5DC3A231" w:rsidR="007F4CC2" w:rsidRDefault="1589B3AE">
      <w:pPr>
        <w:pStyle w:val="Q-Heading3"/>
      </w:pPr>
      <w:bookmarkStart w:id="283" w:name="_Toc1682114914"/>
      <w:r>
        <w:t>Prior to Start of Dialysis</w:t>
      </w:r>
      <w:bookmarkEnd w:id="283"/>
    </w:p>
    <w:p w14:paraId="4655EAA3" w14:textId="77777777" w:rsidR="007F4CC2" w:rsidRDefault="00561CC4">
      <w:pPr>
        <w:pStyle w:val="Q-BodyText"/>
      </w:pPr>
      <w:r>
        <w:t>&lt;Insert&gt;</w:t>
      </w:r>
    </w:p>
    <w:p w14:paraId="29D4B658" w14:textId="1FF03B93" w:rsidR="007F4CC2" w:rsidRDefault="1589B3AE">
      <w:pPr>
        <w:pStyle w:val="Q-Heading3"/>
      </w:pPr>
      <w:bookmarkStart w:id="284" w:name="_Toc757133958"/>
      <w:r>
        <w:t>During Dialysis</w:t>
      </w:r>
      <w:bookmarkEnd w:id="284"/>
    </w:p>
    <w:p w14:paraId="4CF41A33" w14:textId="77777777" w:rsidR="007F4CC2" w:rsidRDefault="00561CC4">
      <w:pPr>
        <w:pStyle w:val="Q-BodyText"/>
      </w:pPr>
      <w:r>
        <w:t>&lt;Insert&gt;</w:t>
      </w:r>
    </w:p>
    <w:p w14:paraId="73039255" w14:textId="0698DDE5" w:rsidR="007F4CC2" w:rsidRDefault="1589B3AE">
      <w:pPr>
        <w:pStyle w:val="Q-Heading2"/>
      </w:pPr>
      <w:bookmarkStart w:id="285" w:name="_Toc581154192"/>
      <w:r>
        <w:t>Efficacy Assessment</w:t>
      </w:r>
      <w:bookmarkEnd w:id="285"/>
    </w:p>
    <w:p w14:paraId="34C5B494" w14:textId="77777777" w:rsidR="007F4CC2" w:rsidRDefault="00561CC4">
      <w:pPr>
        <w:pStyle w:val="Q-BodyText"/>
      </w:pPr>
      <w:r>
        <w:t>&lt;Insert&gt;</w:t>
      </w:r>
    </w:p>
    <w:p w14:paraId="00ABC8C2" w14:textId="28D93496" w:rsidR="007F4CC2" w:rsidRDefault="1589B3AE">
      <w:pPr>
        <w:pStyle w:val="Q-Heading3"/>
      </w:pPr>
      <w:bookmarkStart w:id="286" w:name="_Toc1168369647"/>
      <w:r>
        <w:t>Wound Evaluation</w:t>
      </w:r>
      <w:bookmarkEnd w:id="286"/>
    </w:p>
    <w:p w14:paraId="2AC55442" w14:textId="77777777" w:rsidR="007F4CC2" w:rsidRDefault="00561CC4">
      <w:pPr>
        <w:pStyle w:val="Q-BodyText"/>
      </w:pPr>
      <w:r>
        <w:t>&lt;Insert&gt;</w:t>
      </w:r>
    </w:p>
    <w:p w14:paraId="648B1D3E" w14:textId="6D2E728D" w:rsidR="007F4CC2" w:rsidRDefault="1589B3AE">
      <w:pPr>
        <w:pStyle w:val="Q-Heading4"/>
      </w:pPr>
      <w:bookmarkStart w:id="287" w:name="_Toc535042462"/>
      <w:r>
        <w:t>Quantitative Wound Evaluation with BWAT and BWAT-CUA</w:t>
      </w:r>
      <w:bookmarkEnd w:id="287"/>
    </w:p>
    <w:p w14:paraId="37C48F9F" w14:textId="77777777" w:rsidR="007F4CC2" w:rsidRDefault="00561CC4">
      <w:pPr>
        <w:pStyle w:val="Q-BodyText"/>
      </w:pPr>
      <w:r>
        <w:t>&lt;Insert&gt;</w:t>
      </w:r>
    </w:p>
    <w:p w14:paraId="2340E80F" w14:textId="42F7DA32" w:rsidR="007F4CC2" w:rsidRDefault="1589B3AE">
      <w:pPr>
        <w:pStyle w:val="Q-Heading4"/>
      </w:pPr>
      <w:bookmarkStart w:id="288" w:name="_Toc730916145"/>
      <w:r>
        <w:t>Qualitative Wound Evaluation</w:t>
      </w:r>
      <w:bookmarkEnd w:id="288"/>
    </w:p>
    <w:p w14:paraId="008956D8" w14:textId="77777777" w:rsidR="007F4CC2" w:rsidRDefault="00561CC4">
      <w:pPr>
        <w:pStyle w:val="Q-BodyText"/>
      </w:pPr>
      <w:r>
        <w:t>&lt;Insert&gt;</w:t>
      </w:r>
    </w:p>
    <w:p w14:paraId="073DF0B7" w14:textId="3F8797B5" w:rsidR="007F4CC2" w:rsidRDefault="1589B3AE">
      <w:pPr>
        <w:pStyle w:val="Q-Heading4"/>
      </w:pPr>
      <w:bookmarkStart w:id="289" w:name="_Toc24923683"/>
      <w:r>
        <w:t>New Lesions</w:t>
      </w:r>
      <w:bookmarkEnd w:id="289"/>
    </w:p>
    <w:p w14:paraId="325C9D37" w14:textId="01A7EFD3" w:rsidR="007F4CC2" w:rsidRDefault="1589B3AE">
      <w:pPr>
        <w:pStyle w:val="Q-Heading3"/>
      </w:pPr>
      <w:bookmarkStart w:id="290" w:name="_Toc639256626"/>
      <w:r>
        <w:t>Pain VAS</w:t>
      </w:r>
      <w:bookmarkEnd w:id="290"/>
    </w:p>
    <w:p w14:paraId="14CBE1B6" w14:textId="77777777" w:rsidR="007F4CC2" w:rsidRDefault="00561CC4">
      <w:pPr>
        <w:pStyle w:val="Q-BodyText"/>
      </w:pPr>
      <w:r>
        <w:t>&lt;Insert&gt;</w:t>
      </w:r>
    </w:p>
    <w:p w14:paraId="455DBE86" w14:textId="7B150EAF" w:rsidR="007F4CC2" w:rsidRDefault="1589B3AE">
      <w:pPr>
        <w:pStyle w:val="Q-Heading3"/>
      </w:pPr>
      <w:bookmarkStart w:id="291" w:name="_Toc1966736347"/>
      <w:r>
        <w:t>Wound-QoL</w:t>
      </w:r>
      <w:bookmarkEnd w:id="291"/>
    </w:p>
    <w:p w14:paraId="1193E746" w14:textId="77777777" w:rsidR="007F4CC2" w:rsidRDefault="00561CC4">
      <w:pPr>
        <w:pStyle w:val="Q-BodyText"/>
      </w:pPr>
      <w:r>
        <w:t>&lt;Insert&gt;</w:t>
      </w:r>
    </w:p>
    <w:p w14:paraId="4498C790" w14:textId="05082BFE" w:rsidR="007F4CC2" w:rsidRDefault="1589B3AE">
      <w:pPr>
        <w:pStyle w:val="Q-Heading3"/>
      </w:pPr>
      <w:bookmarkStart w:id="292" w:name="_Toc146975490"/>
      <w:r>
        <w:t>Pain Medications</w:t>
      </w:r>
      <w:bookmarkEnd w:id="292"/>
    </w:p>
    <w:p w14:paraId="1B79A7E3" w14:textId="77777777" w:rsidR="007F4CC2" w:rsidRDefault="00561CC4">
      <w:pPr>
        <w:pStyle w:val="Q-BodyText"/>
      </w:pPr>
      <w:r>
        <w:t>&lt;Insert&gt;</w:t>
      </w:r>
    </w:p>
    <w:p w14:paraId="6E973850" w14:textId="2FABBCB2" w:rsidR="007F4CC2" w:rsidRDefault="1589B3AE">
      <w:pPr>
        <w:pStyle w:val="Q-Heading2"/>
      </w:pPr>
      <w:bookmarkStart w:id="293" w:name="_Toc2095949513"/>
      <w:r>
        <w:t>Pharmacokinetics Assessments</w:t>
      </w:r>
      <w:bookmarkEnd w:id="293"/>
    </w:p>
    <w:p w14:paraId="1B3CEAC3" w14:textId="77777777" w:rsidR="007F4CC2" w:rsidRDefault="00561CC4">
      <w:pPr>
        <w:pStyle w:val="Q-BodyText"/>
      </w:pPr>
      <w:r>
        <w:t>&lt;Insert&gt;</w:t>
      </w:r>
    </w:p>
    <w:p w14:paraId="6DDDA25F" w14:textId="24FF221A" w:rsidR="007F4CC2" w:rsidRDefault="1589B3AE">
      <w:pPr>
        <w:pStyle w:val="Q-Heading2"/>
      </w:pPr>
      <w:bookmarkStart w:id="294" w:name="_Toc1340183199"/>
      <w:r>
        <w:t>Pharmacodynamic Assessments</w:t>
      </w:r>
      <w:bookmarkEnd w:id="294"/>
    </w:p>
    <w:p w14:paraId="457EDA20" w14:textId="77777777" w:rsidR="007F4CC2" w:rsidRDefault="00561CC4">
      <w:pPr>
        <w:pStyle w:val="Q-BodyText"/>
      </w:pPr>
      <w:r>
        <w:t>&lt;Insert&gt;</w:t>
      </w:r>
    </w:p>
    <w:p w14:paraId="04E00247" w14:textId="5522B613" w:rsidR="007F4CC2" w:rsidRDefault="1589B3AE">
      <w:pPr>
        <w:pStyle w:val="Q-Heading2"/>
      </w:pPr>
      <w:bookmarkStart w:id="295" w:name="_Toc1187188471"/>
      <w:r>
        <w:t>Biomarker Assessments</w:t>
      </w:r>
      <w:bookmarkEnd w:id="295"/>
    </w:p>
    <w:p w14:paraId="26FC2261" w14:textId="77777777" w:rsidR="007F4CC2" w:rsidRDefault="00561CC4">
      <w:pPr>
        <w:pStyle w:val="Q-BodyText"/>
      </w:pPr>
      <w:r>
        <w:t>&lt;Insert&gt;</w:t>
      </w:r>
    </w:p>
    <w:p w14:paraId="7D70921D" w14:textId="5AE0A58C" w:rsidR="007F4CC2" w:rsidRDefault="1589B3AE">
      <w:pPr>
        <w:pStyle w:val="Q-Heading1"/>
      </w:pPr>
      <w:bookmarkStart w:id="296" w:name="_Toc1140080485"/>
      <w:r>
        <w:lastRenderedPageBreak/>
        <w:t>Adverse events</w:t>
      </w:r>
      <w:bookmarkEnd w:id="296"/>
    </w:p>
    <w:p w14:paraId="7D0A4921" w14:textId="02AC74CA" w:rsidR="007F4CC2" w:rsidRDefault="1589B3AE">
      <w:pPr>
        <w:pStyle w:val="Q-Heading2"/>
      </w:pPr>
      <w:bookmarkStart w:id="297" w:name="_Toc1469294816"/>
      <w:r>
        <w:t>Definition</w:t>
      </w:r>
      <w:bookmarkEnd w:id="297"/>
    </w:p>
    <w:p w14:paraId="0B63B183" w14:textId="10C24F19" w:rsidR="007F4CC2" w:rsidRDefault="1589B3AE">
      <w:pPr>
        <w:pStyle w:val="Q-Heading3"/>
      </w:pPr>
      <w:bookmarkStart w:id="298" w:name="_Toc319661596"/>
      <w:r>
        <w:t>Adverse Event</w:t>
      </w:r>
      <w:bookmarkEnd w:id="298"/>
      <w:r w:rsidR="00561CC4">
        <w:t xml:space="preserve"> </w:t>
      </w:r>
    </w:p>
    <w:p w14:paraId="25EC49D2" w14:textId="77777777" w:rsidR="007F4CC2" w:rsidRDefault="00561CC4">
      <w:pPr>
        <w:pStyle w:val="Q-BodyText"/>
      </w:pPr>
      <w:r>
        <w:t>&lt;Insert&gt;</w:t>
      </w:r>
    </w:p>
    <w:p w14:paraId="63ECE2F5" w14:textId="2DD46719" w:rsidR="007F4CC2" w:rsidRDefault="1589B3AE">
      <w:pPr>
        <w:pStyle w:val="Q-Heading3"/>
      </w:pPr>
      <w:bookmarkStart w:id="299" w:name="_Toc970878227"/>
      <w:r>
        <w:t>Serious Adverse Event</w:t>
      </w:r>
      <w:bookmarkEnd w:id="299"/>
      <w:r w:rsidR="00561CC4">
        <w:t xml:space="preserve"> </w:t>
      </w:r>
    </w:p>
    <w:p w14:paraId="5F382C0F" w14:textId="77777777" w:rsidR="007F4CC2" w:rsidRDefault="00561CC4">
      <w:pPr>
        <w:pStyle w:val="Q-BodyText"/>
      </w:pPr>
      <w:r>
        <w:t>&lt;Insert&gt;</w:t>
      </w:r>
    </w:p>
    <w:p w14:paraId="70816E0B" w14:textId="19768FF8" w:rsidR="007F4CC2" w:rsidRDefault="1589B3AE">
      <w:pPr>
        <w:pStyle w:val="Q-Heading3"/>
      </w:pPr>
      <w:bookmarkStart w:id="300" w:name="_Toc943526257"/>
      <w:r>
        <w:t>Wound-Related Complications</w:t>
      </w:r>
      <w:bookmarkEnd w:id="300"/>
    </w:p>
    <w:p w14:paraId="3A5C7320" w14:textId="77777777" w:rsidR="007F4CC2" w:rsidRDefault="00561CC4">
      <w:pPr>
        <w:pStyle w:val="Q-BodyText"/>
      </w:pPr>
      <w:r>
        <w:t>&lt;Insert&gt;</w:t>
      </w:r>
    </w:p>
    <w:p w14:paraId="01628A4C" w14:textId="7BD03759" w:rsidR="007F4CC2" w:rsidRDefault="1589B3AE">
      <w:pPr>
        <w:pStyle w:val="Q-Heading3"/>
      </w:pPr>
      <w:bookmarkStart w:id="301" w:name="_Toc1614887182"/>
      <w:r>
        <w:t>Adverse Event by Severity or Intensity</w:t>
      </w:r>
      <w:bookmarkEnd w:id="301"/>
    </w:p>
    <w:p w14:paraId="632B1F8D" w14:textId="77777777" w:rsidR="007F4CC2" w:rsidRDefault="00561CC4">
      <w:pPr>
        <w:pStyle w:val="Q-BodyText"/>
      </w:pPr>
      <w:r>
        <w:t>&lt;Insert&gt;</w:t>
      </w:r>
    </w:p>
    <w:p w14:paraId="2178F6D6" w14:textId="562E79F7" w:rsidR="007F4CC2" w:rsidRDefault="1589B3AE">
      <w:pPr>
        <w:pStyle w:val="Q-Heading3"/>
      </w:pPr>
      <w:bookmarkStart w:id="302" w:name="_Toc1855694890"/>
      <w:r>
        <w:t>Relationship between Adverse Events and Study Drug</w:t>
      </w:r>
      <w:bookmarkEnd w:id="302"/>
    </w:p>
    <w:p w14:paraId="3B0E6003" w14:textId="77777777" w:rsidR="007F4CC2" w:rsidRDefault="00561CC4">
      <w:pPr>
        <w:pStyle w:val="Q-BodyText"/>
      </w:pPr>
      <w:r>
        <w:t>&lt;Insert&gt;</w:t>
      </w:r>
    </w:p>
    <w:p w14:paraId="5E941080" w14:textId="635D76B7" w:rsidR="007F4CC2" w:rsidRDefault="1589B3AE">
      <w:pPr>
        <w:pStyle w:val="Q-Heading3"/>
      </w:pPr>
      <w:bookmarkStart w:id="303" w:name="_Toc651342066"/>
      <w:r>
        <w:t>Adverse Event Outcome</w:t>
      </w:r>
      <w:bookmarkEnd w:id="303"/>
    </w:p>
    <w:p w14:paraId="70A64C89" w14:textId="77777777" w:rsidR="007F4CC2" w:rsidRDefault="00561CC4">
      <w:pPr>
        <w:pStyle w:val="Q-BodyText"/>
      </w:pPr>
      <w:r>
        <w:t>&lt;Insert&gt;</w:t>
      </w:r>
    </w:p>
    <w:p w14:paraId="7928F2BF" w14:textId="5B65D84F" w:rsidR="007F4CC2" w:rsidRDefault="1589B3AE">
      <w:pPr>
        <w:pStyle w:val="Q-Heading3"/>
      </w:pPr>
      <w:bookmarkStart w:id="304" w:name="_Toc1557091056"/>
      <w:r>
        <w:t>Abnormal Laboratory Values</w:t>
      </w:r>
      <w:bookmarkEnd w:id="304"/>
    </w:p>
    <w:p w14:paraId="36C116FE" w14:textId="77777777" w:rsidR="007F4CC2" w:rsidRDefault="00561CC4">
      <w:pPr>
        <w:pStyle w:val="Q-BodyText"/>
      </w:pPr>
      <w:r>
        <w:t>&lt;Insert&gt;</w:t>
      </w:r>
    </w:p>
    <w:p w14:paraId="13BDFF63" w14:textId="6EB65C0D" w:rsidR="007F4CC2" w:rsidRDefault="1589B3AE">
      <w:pPr>
        <w:pStyle w:val="Q-Heading3"/>
      </w:pPr>
      <w:bookmarkStart w:id="305" w:name="_Toc278714336"/>
      <w:r>
        <w:t>Pregnancy and In Utero Drug Exposure</w:t>
      </w:r>
      <w:bookmarkEnd w:id="305"/>
    </w:p>
    <w:p w14:paraId="46C531B7" w14:textId="77777777" w:rsidR="007F4CC2" w:rsidRDefault="00561CC4">
      <w:pPr>
        <w:pStyle w:val="Q-BodyText"/>
      </w:pPr>
      <w:r>
        <w:t>&lt;Insert&gt;</w:t>
      </w:r>
    </w:p>
    <w:p w14:paraId="2BDC97B6" w14:textId="6223B89A" w:rsidR="007F4CC2" w:rsidRDefault="1589B3AE" w:rsidP="1589B3AE">
      <w:pPr>
        <w:pStyle w:val="Q-Heading2"/>
      </w:pPr>
      <w:bookmarkStart w:id="306" w:name="_Toc1555026609"/>
      <w:r w:rsidRPr="1589B3AE">
        <w:t>Hemodialysis-Related Events</w:t>
      </w:r>
      <w:bookmarkEnd w:id="306"/>
    </w:p>
    <w:p w14:paraId="7DE283CB" w14:textId="77777777" w:rsidR="007F4CC2" w:rsidRDefault="00561CC4">
      <w:pPr>
        <w:pStyle w:val="Q-BodyText"/>
      </w:pPr>
      <w:r>
        <w:t>&lt;Insert&gt;</w:t>
      </w:r>
    </w:p>
    <w:p w14:paraId="359C661F" w14:textId="2810DD22" w:rsidR="007F4CC2" w:rsidRDefault="1589B3AE">
      <w:pPr>
        <w:pStyle w:val="Q-Heading2"/>
      </w:pPr>
      <w:bookmarkStart w:id="307" w:name="_Toc93118902"/>
      <w:r>
        <w:t>Documentation and Reporting of Adverse Events</w:t>
      </w:r>
      <w:bookmarkEnd w:id="307"/>
    </w:p>
    <w:p w14:paraId="05E3C76C" w14:textId="71CE0B4A" w:rsidR="007F4CC2" w:rsidRDefault="1589B3AE">
      <w:pPr>
        <w:pStyle w:val="Q-Heading3"/>
      </w:pPr>
      <w:bookmarkStart w:id="308" w:name="_Toc686563255"/>
      <w:r>
        <w:t>Documentation and Reporting of Adverse Events by Investigator</w:t>
      </w:r>
      <w:bookmarkEnd w:id="308"/>
    </w:p>
    <w:p w14:paraId="5254100A" w14:textId="77777777" w:rsidR="007F4CC2" w:rsidRDefault="00561CC4">
      <w:pPr>
        <w:pStyle w:val="Q-BodyText"/>
      </w:pPr>
      <w:r>
        <w:t>&lt;Insert&gt;</w:t>
      </w:r>
    </w:p>
    <w:p w14:paraId="44E8D607" w14:textId="59D7912A" w:rsidR="007F4CC2" w:rsidRDefault="1589B3AE">
      <w:pPr>
        <w:pStyle w:val="Q-Heading4"/>
      </w:pPr>
      <w:bookmarkStart w:id="309" w:name="_Toc303234237"/>
      <w:r>
        <w:t>Recording of Adverse Events</w:t>
      </w:r>
      <w:bookmarkEnd w:id="309"/>
    </w:p>
    <w:p w14:paraId="4909C802" w14:textId="77777777" w:rsidR="007F4CC2" w:rsidRDefault="00561CC4">
      <w:pPr>
        <w:pStyle w:val="Q-BodyText"/>
      </w:pPr>
      <w:r>
        <w:t>&lt;Insert&gt;</w:t>
      </w:r>
    </w:p>
    <w:p w14:paraId="7FC89936" w14:textId="5B8B288E" w:rsidR="007F4CC2" w:rsidRDefault="1589B3AE">
      <w:pPr>
        <w:pStyle w:val="Q-Heading4"/>
      </w:pPr>
      <w:bookmarkStart w:id="310" w:name="_Toc1657112827"/>
      <w:r>
        <w:t>Reporting of Serious Adverse Events</w:t>
      </w:r>
      <w:bookmarkEnd w:id="310"/>
    </w:p>
    <w:p w14:paraId="08E0A934" w14:textId="77777777" w:rsidR="007F4CC2" w:rsidRDefault="00561CC4">
      <w:pPr>
        <w:pStyle w:val="Q-BodyText"/>
      </w:pPr>
      <w:r>
        <w:t>&lt;Insert&gt;</w:t>
      </w:r>
    </w:p>
    <w:p w14:paraId="1CACA851" w14:textId="13557D18" w:rsidR="007F4CC2" w:rsidRDefault="1589B3AE">
      <w:pPr>
        <w:pStyle w:val="Q-Heading3"/>
      </w:pPr>
      <w:bookmarkStart w:id="311" w:name="_Toc1787317332"/>
      <w:r>
        <w:t>Recording of Adverse Events to Regulatory Authorities and Independent Ethics Committees/Institutional Review Boards</w:t>
      </w:r>
      <w:bookmarkEnd w:id="311"/>
    </w:p>
    <w:p w14:paraId="4AD356C3" w14:textId="77777777" w:rsidR="007F4CC2" w:rsidRDefault="00561CC4">
      <w:pPr>
        <w:pStyle w:val="Q-BodyText"/>
      </w:pPr>
      <w:r>
        <w:t>&lt;Insert&gt;</w:t>
      </w:r>
    </w:p>
    <w:p w14:paraId="4652320A" w14:textId="2973AB8C" w:rsidR="007F4CC2" w:rsidRDefault="1589B3AE">
      <w:pPr>
        <w:pStyle w:val="Q-Heading2"/>
      </w:pPr>
      <w:bookmarkStart w:id="312" w:name="_Toc714079049"/>
      <w:r>
        <w:t>Data and Safety Monitoring Board</w:t>
      </w:r>
      <w:bookmarkEnd w:id="312"/>
    </w:p>
    <w:p w14:paraId="196FB1B1" w14:textId="77777777" w:rsidR="007F4CC2" w:rsidRDefault="00561CC4">
      <w:pPr>
        <w:pStyle w:val="Q-BodyText"/>
      </w:pPr>
      <w:r>
        <w:t>&lt;Insert&gt;</w:t>
      </w:r>
    </w:p>
    <w:p w14:paraId="6BC21B6A" w14:textId="7FB63A52" w:rsidR="007F4CC2" w:rsidRDefault="1589B3AE">
      <w:pPr>
        <w:pStyle w:val="Q-Heading1"/>
      </w:pPr>
      <w:bookmarkStart w:id="313" w:name="_Toc74154398"/>
      <w:r>
        <w:lastRenderedPageBreak/>
        <w:t>STATISTICAL CONSIDERATIONS</w:t>
      </w:r>
      <w:bookmarkEnd w:id="313"/>
    </w:p>
    <w:p w14:paraId="52064615" w14:textId="77777777" w:rsidR="007F4CC2" w:rsidRDefault="00561CC4">
      <w:pPr>
        <w:pStyle w:val="Q-BodyText"/>
      </w:pPr>
      <w:r>
        <w:t>The methods for the planned statistical analyses of efficacy, PK, PD, and safety endpoints are summarized in the following sections. Statistical analyses for additional parameters (e.g., subject characteristics, disposition, exposure, compliance); and more detailed descriptions of the methods presented in this section will be provided in the statistical analysis plan (SAP). Any major deviations from the planned analyses specified in the protocol and SAP will be documented in the clinical study report.</w:t>
      </w:r>
    </w:p>
    <w:p w14:paraId="580B2ADC" w14:textId="5C3996CF" w:rsidR="007F4CC2" w:rsidRPr="002B392C" w:rsidRDefault="1589B3AE">
      <w:pPr>
        <w:pStyle w:val="Q-Heading2"/>
        <w:rPr>
          <w:highlight w:val="cyan"/>
          <w:rPrChange w:id="314" w:author="Diksha Diundi" w:date="2026-02-27T12:24:00Z" w16du:dateUtc="2026-02-27T19:24:00Z">
            <w:rPr/>
          </w:rPrChange>
        </w:rPr>
      </w:pPr>
      <w:bookmarkStart w:id="315" w:name="_Toc1693136358"/>
      <w:r w:rsidRPr="002B392C">
        <w:rPr>
          <w:highlight w:val="cyan"/>
          <w:rPrChange w:id="316" w:author="Diksha Diundi" w:date="2026-02-27T12:24:00Z" w16du:dateUtc="2026-02-27T19:24:00Z">
            <w:rPr/>
          </w:rPrChange>
        </w:rPr>
        <w:t>Endpoints</w:t>
      </w:r>
      <w:bookmarkEnd w:id="315"/>
    </w:p>
    <w:p w14:paraId="6E3220F8" w14:textId="77777777" w:rsidR="007F4CC2" w:rsidRPr="002B392C" w:rsidRDefault="00561CC4">
      <w:pPr>
        <w:pStyle w:val="Q-BodyText"/>
        <w:rPr>
          <w:highlight w:val="cyan"/>
          <w:rPrChange w:id="317" w:author="Diksha Diundi" w:date="2026-02-27T12:24:00Z" w16du:dateUtc="2026-02-27T19:24:00Z">
            <w:rPr/>
          </w:rPrChange>
        </w:rPr>
      </w:pPr>
      <w:r w:rsidRPr="002B392C">
        <w:rPr>
          <w:highlight w:val="cyan"/>
          <w:rPrChange w:id="318" w:author="Diksha Diundi" w:date="2026-02-27T12:24:00Z" w16du:dateUtc="2026-02-27T19:24:00Z">
            <w:rPr/>
          </w:rPrChange>
        </w:rPr>
        <w:t>&lt;Insert&gt;</w:t>
      </w:r>
    </w:p>
    <w:p w14:paraId="406D1E51" w14:textId="6028C6FD" w:rsidR="007F4CC2" w:rsidRPr="002B392C" w:rsidRDefault="1589B3AE">
      <w:pPr>
        <w:pStyle w:val="Q-Heading3"/>
        <w:rPr>
          <w:highlight w:val="cyan"/>
          <w:rPrChange w:id="319" w:author="Diksha Diundi" w:date="2026-02-27T12:24:00Z" w16du:dateUtc="2026-02-27T19:24:00Z">
            <w:rPr/>
          </w:rPrChange>
        </w:rPr>
      </w:pPr>
      <w:bookmarkStart w:id="320" w:name="_Toc382082556"/>
      <w:r w:rsidRPr="002B392C">
        <w:rPr>
          <w:highlight w:val="cyan"/>
          <w:rPrChange w:id="321" w:author="Diksha Diundi" w:date="2026-02-27T12:24:00Z" w16du:dateUtc="2026-02-27T19:24:00Z">
            <w:rPr/>
          </w:rPrChange>
        </w:rPr>
        <w:t>Efficacy Endpoints</w:t>
      </w:r>
      <w:bookmarkEnd w:id="320"/>
    </w:p>
    <w:p w14:paraId="702F51F3" w14:textId="77777777" w:rsidR="007F4CC2" w:rsidRPr="002B392C" w:rsidRDefault="00561CC4">
      <w:pPr>
        <w:pStyle w:val="Q-BodyText"/>
        <w:rPr>
          <w:highlight w:val="cyan"/>
          <w:rPrChange w:id="322" w:author="Diksha Diundi" w:date="2026-02-27T12:24:00Z" w16du:dateUtc="2026-02-27T19:24:00Z">
            <w:rPr/>
          </w:rPrChange>
        </w:rPr>
      </w:pPr>
      <w:r w:rsidRPr="002B392C">
        <w:rPr>
          <w:highlight w:val="cyan"/>
          <w:rPrChange w:id="323" w:author="Diksha Diundi" w:date="2026-02-27T12:24:00Z" w16du:dateUtc="2026-02-27T19:24:00Z">
            <w:rPr/>
          </w:rPrChange>
        </w:rPr>
        <w:t>&lt;Insert&gt;</w:t>
      </w:r>
    </w:p>
    <w:p w14:paraId="394AB42E" w14:textId="216F9B7B" w:rsidR="007F4CC2" w:rsidRPr="002B392C" w:rsidRDefault="1589B3AE">
      <w:pPr>
        <w:pStyle w:val="Q-Heading3"/>
        <w:rPr>
          <w:highlight w:val="cyan"/>
          <w:rPrChange w:id="324" w:author="Diksha Diundi" w:date="2026-02-27T12:24:00Z" w16du:dateUtc="2026-02-27T19:24:00Z">
            <w:rPr/>
          </w:rPrChange>
        </w:rPr>
      </w:pPr>
      <w:bookmarkStart w:id="325" w:name="_Toc1598080053"/>
      <w:r w:rsidRPr="002B392C">
        <w:rPr>
          <w:highlight w:val="cyan"/>
          <w:rPrChange w:id="326" w:author="Diksha Diundi" w:date="2026-02-27T12:24:00Z" w16du:dateUtc="2026-02-27T19:24:00Z">
            <w:rPr/>
          </w:rPrChange>
        </w:rPr>
        <w:t>Pharmacodynamic and Biomarker Endpoints</w:t>
      </w:r>
      <w:bookmarkEnd w:id="325"/>
    </w:p>
    <w:p w14:paraId="3EDF5508" w14:textId="77777777" w:rsidR="007F4CC2" w:rsidRPr="002B392C" w:rsidRDefault="00561CC4">
      <w:pPr>
        <w:pStyle w:val="Q-BodyText"/>
        <w:rPr>
          <w:highlight w:val="cyan"/>
          <w:rPrChange w:id="327" w:author="Diksha Diundi" w:date="2026-02-27T12:24:00Z" w16du:dateUtc="2026-02-27T19:24:00Z">
            <w:rPr/>
          </w:rPrChange>
        </w:rPr>
      </w:pPr>
      <w:r w:rsidRPr="002B392C">
        <w:rPr>
          <w:highlight w:val="cyan"/>
          <w:rPrChange w:id="328" w:author="Diksha Diundi" w:date="2026-02-27T12:24:00Z" w16du:dateUtc="2026-02-27T19:24:00Z">
            <w:rPr/>
          </w:rPrChange>
        </w:rPr>
        <w:t>&lt;Insert&gt;</w:t>
      </w:r>
    </w:p>
    <w:p w14:paraId="618DD131" w14:textId="700FD98E" w:rsidR="007F4CC2" w:rsidRPr="002B392C" w:rsidRDefault="1589B3AE">
      <w:pPr>
        <w:pStyle w:val="Q-Heading3"/>
        <w:rPr>
          <w:highlight w:val="cyan"/>
          <w:rPrChange w:id="329" w:author="Diksha Diundi" w:date="2026-02-27T12:24:00Z" w16du:dateUtc="2026-02-27T19:24:00Z">
            <w:rPr/>
          </w:rPrChange>
        </w:rPr>
      </w:pPr>
      <w:bookmarkStart w:id="330" w:name="_Toc789350412"/>
      <w:r w:rsidRPr="002B392C">
        <w:rPr>
          <w:highlight w:val="cyan"/>
          <w:rPrChange w:id="331" w:author="Diksha Diundi" w:date="2026-02-27T12:24:00Z" w16du:dateUtc="2026-02-27T19:24:00Z">
            <w:rPr/>
          </w:rPrChange>
        </w:rPr>
        <w:t>Pharmacokinetic Endpoints</w:t>
      </w:r>
      <w:bookmarkEnd w:id="330"/>
    </w:p>
    <w:p w14:paraId="7DC5FD6F" w14:textId="77777777" w:rsidR="007F4CC2" w:rsidRPr="002B392C" w:rsidRDefault="00561CC4">
      <w:pPr>
        <w:pStyle w:val="Q-BodyText"/>
        <w:rPr>
          <w:highlight w:val="cyan"/>
          <w:rPrChange w:id="332" w:author="Diksha Diundi" w:date="2026-02-27T12:24:00Z" w16du:dateUtc="2026-02-27T19:24:00Z">
            <w:rPr/>
          </w:rPrChange>
        </w:rPr>
      </w:pPr>
      <w:r w:rsidRPr="002B392C">
        <w:rPr>
          <w:highlight w:val="cyan"/>
          <w:rPrChange w:id="333" w:author="Diksha Diundi" w:date="2026-02-27T12:24:00Z" w16du:dateUtc="2026-02-27T19:24:00Z">
            <w:rPr/>
          </w:rPrChange>
        </w:rPr>
        <w:t>&lt;Insert&gt;</w:t>
      </w:r>
    </w:p>
    <w:p w14:paraId="146434A3" w14:textId="175D1914" w:rsidR="007F4CC2" w:rsidRPr="002B392C" w:rsidRDefault="1589B3AE">
      <w:pPr>
        <w:pStyle w:val="Q-Heading3"/>
        <w:rPr>
          <w:highlight w:val="cyan"/>
          <w:rPrChange w:id="334" w:author="Diksha Diundi" w:date="2026-02-27T12:24:00Z" w16du:dateUtc="2026-02-27T19:24:00Z">
            <w:rPr/>
          </w:rPrChange>
        </w:rPr>
      </w:pPr>
      <w:bookmarkStart w:id="335" w:name="_Toc311281246"/>
      <w:r w:rsidRPr="002B392C">
        <w:rPr>
          <w:highlight w:val="cyan"/>
          <w:rPrChange w:id="336" w:author="Diksha Diundi" w:date="2026-02-27T12:24:00Z" w16du:dateUtc="2026-02-27T19:24:00Z">
            <w:rPr/>
          </w:rPrChange>
        </w:rPr>
        <w:t>Safety Endpoints</w:t>
      </w:r>
      <w:bookmarkEnd w:id="335"/>
    </w:p>
    <w:p w14:paraId="7BE37883" w14:textId="77777777" w:rsidR="007F4CC2" w:rsidRPr="002B392C" w:rsidRDefault="00561CC4">
      <w:pPr>
        <w:pStyle w:val="Q-BodyText"/>
        <w:rPr>
          <w:highlight w:val="cyan"/>
          <w:rPrChange w:id="337" w:author="Diksha Diundi" w:date="2026-02-27T12:24:00Z" w16du:dateUtc="2026-02-27T19:24:00Z">
            <w:rPr/>
          </w:rPrChange>
        </w:rPr>
      </w:pPr>
      <w:r w:rsidRPr="002B392C">
        <w:rPr>
          <w:highlight w:val="cyan"/>
          <w:rPrChange w:id="338" w:author="Diksha Diundi" w:date="2026-02-27T12:24:00Z" w16du:dateUtc="2026-02-27T19:24:00Z">
            <w:rPr/>
          </w:rPrChange>
        </w:rPr>
        <w:t>&lt;Insert&gt;</w:t>
      </w:r>
    </w:p>
    <w:p w14:paraId="7F8D2C5E" w14:textId="6ECD827E" w:rsidR="007F4CC2" w:rsidRPr="002B392C" w:rsidRDefault="1589B3AE">
      <w:pPr>
        <w:pStyle w:val="Q-Heading2"/>
        <w:rPr>
          <w:highlight w:val="cyan"/>
          <w:rPrChange w:id="339" w:author="Diksha Diundi" w:date="2026-02-27T12:24:00Z" w16du:dateUtc="2026-02-27T19:24:00Z">
            <w:rPr/>
          </w:rPrChange>
        </w:rPr>
      </w:pPr>
      <w:bookmarkStart w:id="340" w:name="_Toc1092235620"/>
      <w:r w:rsidRPr="002B392C">
        <w:rPr>
          <w:highlight w:val="cyan"/>
          <w:rPrChange w:id="341" w:author="Diksha Diundi" w:date="2026-02-27T12:24:00Z" w16du:dateUtc="2026-02-27T19:24:00Z">
            <w:rPr/>
          </w:rPrChange>
        </w:rPr>
        <w:t>Determination of Sample Size</w:t>
      </w:r>
      <w:bookmarkEnd w:id="340"/>
    </w:p>
    <w:p w14:paraId="4851B4AD" w14:textId="23F99348" w:rsidR="007F4CC2" w:rsidRPr="002B392C" w:rsidRDefault="1589B3AE">
      <w:pPr>
        <w:pStyle w:val="Q-Heading3"/>
        <w:rPr>
          <w:highlight w:val="cyan"/>
          <w:rPrChange w:id="342" w:author="Diksha Diundi" w:date="2026-02-27T12:24:00Z" w16du:dateUtc="2026-02-27T19:24:00Z">
            <w:rPr/>
          </w:rPrChange>
        </w:rPr>
      </w:pPr>
      <w:bookmarkStart w:id="343" w:name="_Toc1472286073"/>
      <w:r w:rsidRPr="002B392C">
        <w:rPr>
          <w:highlight w:val="cyan"/>
          <w:rPrChange w:id="344" w:author="Diksha Diundi" w:date="2026-02-27T12:24:00Z" w16du:dateUtc="2026-02-27T19:24:00Z">
            <w:rPr/>
          </w:rPrChange>
        </w:rPr>
        <w:t>Planned Sample Size</w:t>
      </w:r>
      <w:bookmarkEnd w:id="343"/>
    </w:p>
    <w:p w14:paraId="77B476CC" w14:textId="77777777" w:rsidR="007F4CC2" w:rsidRPr="002B392C" w:rsidRDefault="00561CC4">
      <w:pPr>
        <w:pStyle w:val="Q-BodyText"/>
        <w:rPr>
          <w:highlight w:val="cyan"/>
          <w:rPrChange w:id="345" w:author="Diksha Diundi" w:date="2026-02-27T12:24:00Z" w16du:dateUtc="2026-02-27T19:24:00Z">
            <w:rPr/>
          </w:rPrChange>
        </w:rPr>
      </w:pPr>
      <w:r w:rsidRPr="002B392C">
        <w:rPr>
          <w:highlight w:val="cyan"/>
          <w:rPrChange w:id="346" w:author="Diksha Diundi" w:date="2026-02-27T12:24:00Z" w16du:dateUtc="2026-02-27T19:24:00Z">
            <w:rPr/>
          </w:rPrChange>
        </w:rPr>
        <w:t>&lt;Insert&gt;</w:t>
      </w:r>
    </w:p>
    <w:p w14:paraId="031FAE16" w14:textId="5AA44166" w:rsidR="007F4CC2" w:rsidRPr="002B392C" w:rsidRDefault="1589B3AE">
      <w:pPr>
        <w:pStyle w:val="Q-Heading3"/>
        <w:rPr>
          <w:highlight w:val="cyan"/>
          <w:rPrChange w:id="347" w:author="Diksha Diundi" w:date="2026-02-27T12:24:00Z" w16du:dateUtc="2026-02-27T19:24:00Z">
            <w:rPr/>
          </w:rPrChange>
        </w:rPr>
      </w:pPr>
      <w:bookmarkStart w:id="348" w:name="_Toc313262339"/>
      <w:r w:rsidRPr="002B392C">
        <w:rPr>
          <w:highlight w:val="cyan"/>
          <w:rPrChange w:id="349" w:author="Diksha Diundi" w:date="2026-02-27T12:24:00Z" w16du:dateUtc="2026-02-27T19:24:00Z">
            <w:rPr/>
          </w:rPrChange>
        </w:rPr>
        <w:t>Sample Size Re-Estimation</w:t>
      </w:r>
      <w:bookmarkEnd w:id="348"/>
    </w:p>
    <w:p w14:paraId="63DB1915" w14:textId="77777777" w:rsidR="007F4CC2" w:rsidRPr="002B392C" w:rsidRDefault="00561CC4">
      <w:pPr>
        <w:pStyle w:val="Q-BodyText"/>
        <w:rPr>
          <w:highlight w:val="cyan"/>
          <w:rPrChange w:id="350" w:author="Diksha Diundi" w:date="2026-02-27T12:24:00Z" w16du:dateUtc="2026-02-27T19:24:00Z">
            <w:rPr/>
          </w:rPrChange>
        </w:rPr>
      </w:pPr>
      <w:r w:rsidRPr="002B392C">
        <w:rPr>
          <w:highlight w:val="cyan"/>
          <w:rPrChange w:id="351" w:author="Diksha Diundi" w:date="2026-02-27T12:24:00Z" w16du:dateUtc="2026-02-27T19:24:00Z">
            <w:rPr/>
          </w:rPrChange>
        </w:rPr>
        <w:t>&lt;Insert&gt;</w:t>
      </w:r>
    </w:p>
    <w:p w14:paraId="7F24A0EA" w14:textId="12C86789" w:rsidR="007F4CC2" w:rsidRPr="002B392C" w:rsidRDefault="1589B3AE">
      <w:pPr>
        <w:pStyle w:val="Q-Heading2"/>
        <w:rPr>
          <w:highlight w:val="cyan"/>
          <w:rPrChange w:id="352" w:author="Diksha Diundi" w:date="2026-02-27T12:24:00Z" w16du:dateUtc="2026-02-27T19:24:00Z">
            <w:rPr/>
          </w:rPrChange>
        </w:rPr>
      </w:pPr>
      <w:bookmarkStart w:id="353" w:name="_Toc1146312977"/>
      <w:r w:rsidRPr="002B392C">
        <w:rPr>
          <w:highlight w:val="cyan"/>
          <w:rPrChange w:id="354" w:author="Diksha Diundi" w:date="2026-02-27T12:24:00Z" w16du:dateUtc="2026-02-27T19:24:00Z">
            <w:rPr/>
          </w:rPrChange>
        </w:rPr>
        <w:t>Analysis Populations</w:t>
      </w:r>
      <w:bookmarkEnd w:id="353"/>
      <w:r w:rsidR="00561CC4" w:rsidRPr="002B392C">
        <w:rPr>
          <w:highlight w:val="cyan"/>
          <w:rPrChange w:id="355" w:author="Diksha Diundi" w:date="2026-02-27T12:24:00Z" w16du:dateUtc="2026-02-27T19:24:00Z">
            <w:rPr/>
          </w:rPrChange>
        </w:rPr>
        <w:t xml:space="preserve"> </w:t>
      </w:r>
    </w:p>
    <w:p w14:paraId="1376594F" w14:textId="77777777" w:rsidR="007F4CC2" w:rsidRPr="002B392C" w:rsidRDefault="00561CC4">
      <w:pPr>
        <w:pStyle w:val="Q-BodyText"/>
        <w:rPr>
          <w:highlight w:val="cyan"/>
          <w:rPrChange w:id="356" w:author="Diksha Diundi" w:date="2026-02-27T12:24:00Z" w16du:dateUtc="2026-02-27T19:24:00Z">
            <w:rPr/>
          </w:rPrChange>
        </w:rPr>
      </w:pPr>
      <w:r w:rsidRPr="002B392C">
        <w:rPr>
          <w:highlight w:val="cyan"/>
          <w:rPrChange w:id="357" w:author="Diksha Diundi" w:date="2026-02-27T12:24:00Z" w16du:dateUtc="2026-02-27T19:24:00Z">
            <w:rPr/>
          </w:rPrChange>
        </w:rPr>
        <w:t>&lt;Insert&gt;</w:t>
      </w:r>
    </w:p>
    <w:p w14:paraId="1FB35697" w14:textId="129A0D5A" w:rsidR="007F4CC2" w:rsidRPr="002B392C" w:rsidRDefault="1589B3AE">
      <w:pPr>
        <w:pStyle w:val="Q-Heading2"/>
        <w:rPr>
          <w:highlight w:val="cyan"/>
          <w:rPrChange w:id="358" w:author="Diksha Diundi" w:date="2026-02-27T12:24:00Z" w16du:dateUtc="2026-02-27T19:24:00Z">
            <w:rPr/>
          </w:rPrChange>
        </w:rPr>
      </w:pPr>
      <w:bookmarkStart w:id="359" w:name="_Toc1994624942"/>
      <w:r w:rsidRPr="002B392C">
        <w:rPr>
          <w:highlight w:val="cyan"/>
          <w:rPrChange w:id="360" w:author="Diksha Diundi" w:date="2026-02-27T12:24:00Z" w16du:dateUtc="2026-02-27T19:24:00Z">
            <w:rPr/>
          </w:rPrChange>
        </w:rPr>
        <w:t>Subgroup, Covariate, and Strata</w:t>
      </w:r>
      <w:bookmarkEnd w:id="359"/>
    </w:p>
    <w:p w14:paraId="64C5F973" w14:textId="77777777" w:rsidR="007F4CC2" w:rsidRPr="002B392C" w:rsidRDefault="00561CC4">
      <w:pPr>
        <w:pStyle w:val="Q-BodyText"/>
        <w:rPr>
          <w:highlight w:val="cyan"/>
          <w:rPrChange w:id="361" w:author="Diksha Diundi" w:date="2026-02-27T12:24:00Z" w16du:dateUtc="2026-02-27T19:24:00Z">
            <w:rPr/>
          </w:rPrChange>
        </w:rPr>
      </w:pPr>
      <w:r w:rsidRPr="002B392C">
        <w:rPr>
          <w:highlight w:val="cyan"/>
          <w:rPrChange w:id="362" w:author="Diksha Diundi" w:date="2026-02-27T12:24:00Z" w16du:dateUtc="2026-02-27T19:24:00Z">
            <w:rPr/>
          </w:rPrChange>
        </w:rPr>
        <w:t>&lt;Insert&gt;</w:t>
      </w:r>
    </w:p>
    <w:p w14:paraId="74BB3EA2" w14:textId="45999036" w:rsidR="007F4CC2" w:rsidRPr="002B392C" w:rsidRDefault="1589B3AE">
      <w:pPr>
        <w:pStyle w:val="Q-Heading2"/>
        <w:rPr>
          <w:highlight w:val="cyan"/>
          <w:rPrChange w:id="363" w:author="Diksha Diundi" w:date="2026-02-27T12:24:00Z" w16du:dateUtc="2026-02-27T19:24:00Z">
            <w:rPr/>
          </w:rPrChange>
        </w:rPr>
      </w:pPr>
      <w:r w:rsidRPr="002B392C">
        <w:rPr>
          <w:highlight w:val="cyan"/>
          <w:rPrChange w:id="364" w:author="Diksha Diundi" w:date="2026-02-27T12:24:00Z" w16du:dateUtc="2026-02-27T19:24:00Z">
            <w:rPr/>
          </w:rPrChange>
        </w:rPr>
        <w:t>General Statistical Considerations</w:t>
      </w:r>
      <w:r w:rsidR="00561CC4" w:rsidRPr="002B392C">
        <w:rPr>
          <w:highlight w:val="cyan"/>
          <w:rPrChange w:id="365" w:author="Diksha Diundi" w:date="2026-02-27T12:24:00Z" w16du:dateUtc="2026-02-27T19:24:00Z">
            <w:rPr/>
          </w:rPrChange>
        </w:rPr>
        <w:tab/>
      </w:r>
      <w:r w:rsidR="00561CC4" w:rsidRPr="002B392C">
        <w:rPr>
          <w:highlight w:val="cyan"/>
          <w:rPrChange w:id="366" w:author="Diksha Diundi" w:date="2026-02-27T12:24:00Z" w16du:dateUtc="2026-02-27T19:24:00Z">
            <w:rPr/>
          </w:rPrChange>
        </w:rPr>
        <w:tab/>
      </w:r>
    </w:p>
    <w:p w14:paraId="6BC691FF" w14:textId="77777777" w:rsidR="007F4CC2" w:rsidRPr="002B392C" w:rsidRDefault="00561CC4">
      <w:pPr>
        <w:pStyle w:val="Q-BodyText"/>
        <w:rPr>
          <w:highlight w:val="cyan"/>
          <w:rPrChange w:id="367" w:author="Diksha Diundi" w:date="2026-02-27T12:24:00Z" w16du:dateUtc="2026-02-27T19:24:00Z">
            <w:rPr/>
          </w:rPrChange>
        </w:rPr>
      </w:pPr>
      <w:r w:rsidRPr="002B392C">
        <w:rPr>
          <w:highlight w:val="cyan"/>
          <w:rPrChange w:id="368" w:author="Diksha Diundi" w:date="2026-02-27T12:24:00Z" w16du:dateUtc="2026-02-27T19:24:00Z">
            <w:rPr/>
          </w:rPrChange>
        </w:rPr>
        <w:t>&lt;Insert&gt;</w:t>
      </w:r>
    </w:p>
    <w:p w14:paraId="709D7A27" w14:textId="1978AB26" w:rsidR="007F4CC2" w:rsidRPr="002B392C" w:rsidRDefault="1589B3AE">
      <w:pPr>
        <w:pStyle w:val="Q-Heading2"/>
        <w:rPr>
          <w:highlight w:val="cyan"/>
          <w:rPrChange w:id="369" w:author="Diksha Diundi" w:date="2026-02-27T12:24:00Z" w16du:dateUtc="2026-02-27T19:24:00Z">
            <w:rPr/>
          </w:rPrChange>
        </w:rPr>
      </w:pPr>
      <w:bookmarkStart w:id="370" w:name="_Toc588574925"/>
      <w:r w:rsidRPr="002B392C">
        <w:rPr>
          <w:highlight w:val="cyan"/>
          <w:rPrChange w:id="371" w:author="Diksha Diundi" w:date="2026-02-27T12:24:00Z" w16du:dateUtc="2026-02-27T19:24:00Z">
            <w:rPr/>
          </w:rPrChange>
        </w:rPr>
        <w:t>Efficacy Analysis</w:t>
      </w:r>
      <w:bookmarkEnd w:id="370"/>
    </w:p>
    <w:p w14:paraId="06E1C633" w14:textId="77777777" w:rsidR="007F4CC2" w:rsidRPr="002B392C" w:rsidRDefault="00561CC4">
      <w:pPr>
        <w:pStyle w:val="Q-BodyText"/>
        <w:rPr>
          <w:highlight w:val="cyan"/>
          <w:rPrChange w:id="372" w:author="Diksha Diundi" w:date="2026-02-27T12:24:00Z" w16du:dateUtc="2026-02-27T19:24:00Z">
            <w:rPr/>
          </w:rPrChange>
        </w:rPr>
      </w:pPr>
      <w:r w:rsidRPr="002B392C">
        <w:rPr>
          <w:highlight w:val="cyan"/>
          <w:rPrChange w:id="373" w:author="Diksha Diundi" w:date="2026-02-27T12:24:00Z" w16du:dateUtc="2026-02-27T19:24:00Z">
            <w:rPr/>
          </w:rPrChange>
        </w:rPr>
        <w:t>&lt;Insert&gt;</w:t>
      </w:r>
    </w:p>
    <w:p w14:paraId="4CDF192A" w14:textId="52A9F624" w:rsidR="007F4CC2" w:rsidRPr="002B392C" w:rsidRDefault="1589B3AE">
      <w:pPr>
        <w:pStyle w:val="Q-Heading3"/>
        <w:rPr>
          <w:highlight w:val="cyan"/>
          <w:rPrChange w:id="374" w:author="Diksha Diundi" w:date="2026-02-27T12:24:00Z" w16du:dateUtc="2026-02-27T19:24:00Z">
            <w:rPr/>
          </w:rPrChange>
        </w:rPr>
      </w:pPr>
      <w:bookmarkStart w:id="375" w:name="_Toc852237787"/>
      <w:r w:rsidRPr="002B392C">
        <w:rPr>
          <w:highlight w:val="cyan"/>
          <w:rPrChange w:id="376" w:author="Diksha Diundi" w:date="2026-02-27T12:24:00Z" w16du:dateUtc="2026-02-27T19:24:00Z">
            <w:rPr/>
          </w:rPrChange>
        </w:rPr>
        <w:t>Primary Efficacy Endpoint Analyses</w:t>
      </w:r>
      <w:bookmarkEnd w:id="375"/>
    </w:p>
    <w:p w14:paraId="2F9C16E7" w14:textId="77777777" w:rsidR="007F4CC2" w:rsidRPr="002B392C" w:rsidRDefault="00561CC4">
      <w:pPr>
        <w:pStyle w:val="Q-BodyText"/>
        <w:rPr>
          <w:highlight w:val="cyan"/>
          <w:rPrChange w:id="377" w:author="Diksha Diundi" w:date="2026-02-27T12:24:00Z" w16du:dateUtc="2026-02-27T19:24:00Z">
            <w:rPr/>
          </w:rPrChange>
        </w:rPr>
      </w:pPr>
      <w:r w:rsidRPr="002B392C">
        <w:rPr>
          <w:highlight w:val="cyan"/>
          <w:rPrChange w:id="378" w:author="Diksha Diundi" w:date="2026-02-27T12:24:00Z" w16du:dateUtc="2026-02-27T19:24:00Z">
            <w:rPr/>
          </w:rPrChange>
        </w:rPr>
        <w:t>&lt;Insert&gt;</w:t>
      </w:r>
    </w:p>
    <w:p w14:paraId="2D672C15" w14:textId="292C51EC" w:rsidR="007F4CC2" w:rsidRPr="002B392C" w:rsidRDefault="1589B3AE">
      <w:pPr>
        <w:pStyle w:val="Q-Heading3"/>
        <w:rPr>
          <w:highlight w:val="cyan"/>
          <w:rPrChange w:id="379" w:author="Diksha Diundi" w:date="2026-02-27T12:24:00Z" w16du:dateUtc="2026-02-27T19:24:00Z">
            <w:rPr/>
          </w:rPrChange>
        </w:rPr>
      </w:pPr>
      <w:bookmarkStart w:id="380" w:name="_Toc2049794053"/>
      <w:r w:rsidRPr="002B392C">
        <w:rPr>
          <w:highlight w:val="cyan"/>
          <w:rPrChange w:id="381" w:author="Diksha Diundi" w:date="2026-02-27T12:24:00Z" w16du:dateUtc="2026-02-27T19:24:00Z">
            <w:rPr/>
          </w:rPrChange>
        </w:rPr>
        <w:t>Secondary Efficacy Endpoint Analyses</w:t>
      </w:r>
      <w:bookmarkEnd w:id="380"/>
    </w:p>
    <w:p w14:paraId="0CA205A4" w14:textId="77777777" w:rsidR="007F4CC2" w:rsidRPr="002B392C" w:rsidRDefault="00561CC4">
      <w:pPr>
        <w:pStyle w:val="Q-BodyText"/>
        <w:rPr>
          <w:highlight w:val="cyan"/>
          <w:rPrChange w:id="382" w:author="Diksha Diundi" w:date="2026-02-27T12:24:00Z" w16du:dateUtc="2026-02-27T19:24:00Z">
            <w:rPr/>
          </w:rPrChange>
        </w:rPr>
      </w:pPr>
      <w:r w:rsidRPr="002B392C">
        <w:rPr>
          <w:highlight w:val="cyan"/>
          <w:rPrChange w:id="383" w:author="Diksha Diundi" w:date="2026-02-27T12:24:00Z" w16du:dateUtc="2026-02-27T19:24:00Z">
            <w:rPr/>
          </w:rPrChange>
        </w:rPr>
        <w:t>&lt;Insert&gt;</w:t>
      </w:r>
    </w:p>
    <w:p w14:paraId="11B42568" w14:textId="55AFB68A" w:rsidR="007F4CC2" w:rsidRPr="002B392C" w:rsidRDefault="1589B3AE">
      <w:pPr>
        <w:pStyle w:val="Q-Heading3"/>
        <w:rPr>
          <w:highlight w:val="cyan"/>
          <w:rPrChange w:id="384" w:author="Diksha Diundi" w:date="2026-02-27T12:24:00Z" w16du:dateUtc="2026-02-27T19:24:00Z">
            <w:rPr/>
          </w:rPrChange>
        </w:rPr>
      </w:pPr>
      <w:bookmarkStart w:id="385" w:name="_Toc1544890295"/>
      <w:r w:rsidRPr="002B392C">
        <w:rPr>
          <w:highlight w:val="cyan"/>
          <w:rPrChange w:id="386" w:author="Diksha Diundi" w:date="2026-02-27T12:24:00Z" w16du:dateUtc="2026-02-27T19:24:00Z">
            <w:rPr/>
          </w:rPrChange>
        </w:rPr>
        <w:t>Overall Type I Error Control</w:t>
      </w:r>
      <w:bookmarkEnd w:id="385"/>
    </w:p>
    <w:p w14:paraId="115743A9" w14:textId="77777777" w:rsidR="007F4CC2" w:rsidRPr="002B392C" w:rsidRDefault="00561CC4">
      <w:pPr>
        <w:pStyle w:val="Q-BodyText"/>
        <w:rPr>
          <w:highlight w:val="cyan"/>
          <w:rPrChange w:id="387" w:author="Diksha Diundi" w:date="2026-02-27T12:24:00Z" w16du:dateUtc="2026-02-27T19:24:00Z">
            <w:rPr/>
          </w:rPrChange>
        </w:rPr>
      </w:pPr>
      <w:r w:rsidRPr="002B392C">
        <w:rPr>
          <w:highlight w:val="cyan"/>
          <w:rPrChange w:id="388" w:author="Diksha Diundi" w:date="2026-02-27T12:24:00Z" w16du:dateUtc="2026-02-27T19:24:00Z">
            <w:rPr/>
          </w:rPrChange>
        </w:rPr>
        <w:t>&lt;Insert&gt;</w:t>
      </w:r>
    </w:p>
    <w:p w14:paraId="61CA4688" w14:textId="58550EA5" w:rsidR="007F4CC2" w:rsidRPr="002B392C" w:rsidRDefault="1589B3AE">
      <w:pPr>
        <w:pStyle w:val="Q-Heading3"/>
        <w:rPr>
          <w:highlight w:val="cyan"/>
          <w:rPrChange w:id="389" w:author="Diksha Diundi" w:date="2026-02-27T12:24:00Z" w16du:dateUtc="2026-02-27T19:24:00Z">
            <w:rPr/>
          </w:rPrChange>
        </w:rPr>
      </w:pPr>
      <w:bookmarkStart w:id="390" w:name="_Toc134950910"/>
      <w:r w:rsidRPr="002B392C">
        <w:rPr>
          <w:highlight w:val="cyan"/>
          <w:rPrChange w:id="391" w:author="Diksha Diundi" w:date="2026-02-27T12:24:00Z" w16du:dateUtc="2026-02-27T19:24:00Z">
            <w:rPr/>
          </w:rPrChange>
        </w:rPr>
        <w:t>Exploratory Efficacy Endpoint Analyses</w:t>
      </w:r>
      <w:bookmarkEnd w:id="390"/>
    </w:p>
    <w:p w14:paraId="53400A8D" w14:textId="77777777" w:rsidR="007F4CC2" w:rsidRPr="002B392C" w:rsidRDefault="00561CC4">
      <w:pPr>
        <w:pStyle w:val="Q-BodyText"/>
        <w:rPr>
          <w:highlight w:val="cyan"/>
          <w:rPrChange w:id="392" w:author="Diksha Diundi" w:date="2026-02-27T12:24:00Z" w16du:dateUtc="2026-02-27T19:24:00Z">
            <w:rPr/>
          </w:rPrChange>
        </w:rPr>
      </w:pPr>
      <w:r w:rsidRPr="002B392C">
        <w:rPr>
          <w:highlight w:val="cyan"/>
          <w:rPrChange w:id="393" w:author="Diksha Diundi" w:date="2026-02-27T12:24:00Z" w16du:dateUtc="2026-02-27T19:24:00Z">
            <w:rPr/>
          </w:rPrChange>
        </w:rPr>
        <w:t>&lt;Insert&gt;</w:t>
      </w:r>
    </w:p>
    <w:p w14:paraId="6CE86410" w14:textId="321A7688" w:rsidR="007F4CC2" w:rsidRPr="002B392C" w:rsidRDefault="1589B3AE">
      <w:pPr>
        <w:pStyle w:val="Q-Heading2"/>
        <w:rPr>
          <w:highlight w:val="cyan"/>
          <w:rPrChange w:id="394" w:author="Diksha Diundi" w:date="2026-02-27T12:24:00Z" w16du:dateUtc="2026-02-27T19:24:00Z">
            <w:rPr/>
          </w:rPrChange>
        </w:rPr>
      </w:pPr>
      <w:bookmarkStart w:id="395" w:name="_Toc828220776"/>
      <w:r w:rsidRPr="002B392C">
        <w:rPr>
          <w:highlight w:val="cyan"/>
          <w:rPrChange w:id="396" w:author="Diksha Diundi" w:date="2026-02-27T12:24:00Z" w16du:dateUtc="2026-02-27T19:24:00Z">
            <w:rPr/>
          </w:rPrChange>
        </w:rPr>
        <w:t>Pharmacokinetic Analyses</w:t>
      </w:r>
      <w:bookmarkEnd w:id="395"/>
    </w:p>
    <w:p w14:paraId="5292067D" w14:textId="77777777" w:rsidR="007F4CC2" w:rsidRPr="002B392C" w:rsidRDefault="00561CC4">
      <w:pPr>
        <w:pStyle w:val="Q-BodyText"/>
        <w:rPr>
          <w:highlight w:val="cyan"/>
          <w:rPrChange w:id="397" w:author="Diksha Diundi" w:date="2026-02-27T12:24:00Z" w16du:dateUtc="2026-02-27T19:24:00Z">
            <w:rPr/>
          </w:rPrChange>
        </w:rPr>
      </w:pPr>
      <w:r w:rsidRPr="002B392C">
        <w:rPr>
          <w:highlight w:val="cyan"/>
          <w:rPrChange w:id="398" w:author="Diksha Diundi" w:date="2026-02-27T12:24:00Z" w16du:dateUtc="2026-02-27T19:24:00Z">
            <w:rPr/>
          </w:rPrChange>
        </w:rPr>
        <w:t>&lt;Insert&gt;</w:t>
      </w:r>
    </w:p>
    <w:p w14:paraId="4B4C3029" w14:textId="77F155F9" w:rsidR="007F4CC2" w:rsidRPr="002B392C" w:rsidRDefault="1589B3AE">
      <w:pPr>
        <w:pStyle w:val="Q-Heading2"/>
        <w:rPr>
          <w:highlight w:val="cyan"/>
          <w:rPrChange w:id="399" w:author="Diksha Diundi" w:date="2026-02-27T12:24:00Z" w16du:dateUtc="2026-02-27T19:24:00Z">
            <w:rPr/>
          </w:rPrChange>
        </w:rPr>
      </w:pPr>
      <w:bookmarkStart w:id="400" w:name="_Toc319324800"/>
      <w:r w:rsidRPr="002B392C">
        <w:rPr>
          <w:highlight w:val="cyan"/>
          <w:rPrChange w:id="401" w:author="Diksha Diundi" w:date="2026-02-27T12:24:00Z" w16du:dateUtc="2026-02-27T19:24:00Z">
            <w:rPr/>
          </w:rPrChange>
        </w:rPr>
        <w:t>Pharmacodynamic Analyses</w:t>
      </w:r>
      <w:bookmarkEnd w:id="400"/>
    </w:p>
    <w:p w14:paraId="69FE2E69" w14:textId="77777777" w:rsidR="007F4CC2" w:rsidRPr="002B392C" w:rsidRDefault="00561CC4">
      <w:pPr>
        <w:pStyle w:val="Q-BodyText"/>
        <w:rPr>
          <w:highlight w:val="cyan"/>
          <w:rPrChange w:id="402" w:author="Diksha Diundi" w:date="2026-02-27T12:24:00Z" w16du:dateUtc="2026-02-27T19:24:00Z">
            <w:rPr/>
          </w:rPrChange>
        </w:rPr>
      </w:pPr>
      <w:r w:rsidRPr="002B392C">
        <w:rPr>
          <w:highlight w:val="cyan"/>
          <w:rPrChange w:id="403" w:author="Diksha Diundi" w:date="2026-02-27T12:24:00Z" w16du:dateUtc="2026-02-27T19:24:00Z">
            <w:rPr/>
          </w:rPrChange>
        </w:rPr>
        <w:t>&lt;Insert&gt;</w:t>
      </w:r>
    </w:p>
    <w:p w14:paraId="61B66DC8" w14:textId="4B8B52EE" w:rsidR="007F4CC2" w:rsidRPr="002B392C" w:rsidRDefault="1589B3AE">
      <w:pPr>
        <w:pStyle w:val="Q-Heading2"/>
        <w:rPr>
          <w:highlight w:val="cyan"/>
          <w:rPrChange w:id="404" w:author="Diksha Diundi" w:date="2026-02-27T12:24:00Z" w16du:dateUtc="2026-02-27T19:24:00Z">
            <w:rPr/>
          </w:rPrChange>
        </w:rPr>
      </w:pPr>
      <w:bookmarkStart w:id="405" w:name="_Toc867661962"/>
      <w:r w:rsidRPr="002B392C">
        <w:rPr>
          <w:highlight w:val="cyan"/>
          <w:rPrChange w:id="406" w:author="Diksha Diundi" w:date="2026-02-27T12:24:00Z" w16du:dateUtc="2026-02-27T19:24:00Z">
            <w:rPr/>
          </w:rPrChange>
        </w:rPr>
        <w:t>Safety Analyses</w:t>
      </w:r>
      <w:bookmarkEnd w:id="405"/>
    </w:p>
    <w:p w14:paraId="515A0891" w14:textId="77777777" w:rsidR="007F4CC2" w:rsidRPr="002B392C" w:rsidRDefault="00561CC4">
      <w:pPr>
        <w:pStyle w:val="Q-BodyText"/>
        <w:rPr>
          <w:highlight w:val="cyan"/>
          <w:rPrChange w:id="407" w:author="Diksha Diundi" w:date="2026-02-27T12:24:00Z" w16du:dateUtc="2026-02-27T19:24:00Z">
            <w:rPr/>
          </w:rPrChange>
        </w:rPr>
      </w:pPr>
      <w:r w:rsidRPr="002B392C">
        <w:rPr>
          <w:highlight w:val="cyan"/>
          <w:rPrChange w:id="408" w:author="Diksha Diundi" w:date="2026-02-27T12:24:00Z" w16du:dateUtc="2026-02-27T19:24:00Z">
            <w:rPr/>
          </w:rPrChange>
        </w:rPr>
        <w:t>&lt;Insert&gt;</w:t>
      </w:r>
    </w:p>
    <w:p w14:paraId="1B6D9BEA" w14:textId="4BD0DDC6" w:rsidR="007F4CC2" w:rsidRPr="002B392C" w:rsidRDefault="1589B3AE">
      <w:pPr>
        <w:pStyle w:val="Q-Heading3"/>
        <w:rPr>
          <w:highlight w:val="cyan"/>
          <w:rPrChange w:id="409" w:author="Diksha Diundi" w:date="2026-02-27T12:24:00Z" w16du:dateUtc="2026-02-27T19:24:00Z">
            <w:rPr/>
          </w:rPrChange>
        </w:rPr>
      </w:pPr>
      <w:bookmarkStart w:id="410" w:name="_Toc1637721207"/>
      <w:r w:rsidRPr="002B392C">
        <w:rPr>
          <w:highlight w:val="cyan"/>
          <w:rPrChange w:id="411" w:author="Diksha Diundi" w:date="2026-02-27T12:24:00Z" w16du:dateUtc="2026-02-27T19:24:00Z">
            <w:rPr/>
          </w:rPrChange>
        </w:rPr>
        <w:lastRenderedPageBreak/>
        <w:t>Adverse Events</w:t>
      </w:r>
      <w:bookmarkEnd w:id="410"/>
    </w:p>
    <w:p w14:paraId="6B5CCA98" w14:textId="77777777" w:rsidR="007F4CC2" w:rsidRPr="002B392C" w:rsidRDefault="00561CC4">
      <w:pPr>
        <w:pStyle w:val="Q-BodyText"/>
        <w:rPr>
          <w:highlight w:val="cyan"/>
          <w:rPrChange w:id="412" w:author="Diksha Diundi" w:date="2026-02-27T12:24:00Z" w16du:dateUtc="2026-02-27T19:24:00Z">
            <w:rPr/>
          </w:rPrChange>
        </w:rPr>
      </w:pPr>
      <w:r w:rsidRPr="002B392C">
        <w:rPr>
          <w:highlight w:val="cyan"/>
          <w:rPrChange w:id="413" w:author="Diksha Diundi" w:date="2026-02-27T12:24:00Z" w16du:dateUtc="2026-02-27T19:24:00Z">
            <w:rPr/>
          </w:rPrChange>
        </w:rPr>
        <w:t xml:space="preserve">&lt;Insert&gt; </w:t>
      </w:r>
    </w:p>
    <w:p w14:paraId="0E2A233D" w14:textId="3AA85017" w:rsidR="007F4CC2" w:rsidRPr="002B392C" w:rsidRDefault="1589B3AE">
      <w:pPr>
        <w:pStyle w:val="Q-Heading3"/>
        <w:rPr>
          <w:highlight w:val="cyan"/>
          <w:rPrChange w:id="414" w:author="Diksha Diundi" w:date="2026-02-27T12:24:00Z" w16du:dateUtc="2026-02-27T19:24:00Z">
            <w:rPr/>
          </w:rPrChange>
        </w:rPr>
      </w:pPr>
      <w:bookmarkStart w:id="415" w:name="_Toc1208091277"/>
      <w:r w:rsidRPr="002B392C">
        <w:rPr>
          <w:highlight w:val="cyan"/>
          <w:rPrChange w:id="416" w:author="Diksha Diundi" w:date="2026-02-27T12:24:00Z" w16du:dateUtc="2026-02-27T19:24:00Z">
            <w:rPr/>
          </w:rPrChange>
        </w:rPr>
        <w:t>Hemodialysis-Related Events</w:t>
      </w:r>
      <w:bookmarkEnd w:id="415"/>
    </w:p>
    <w:p w14:paraId="1A80568B" w14:textId="77777777" w:rsidR="007F4CC2" w:rsidRPr="002B392C" w:rsidRDefault="00561CC4">
      <w:pPr>
        <w:pStyle w:val="Q-BodyText"/>
        <w:rPr>
          <w:highlight w:val="cyan"/>
          <w:rPrChange w:id="417" w:author="Diksha Diundi" w:date="2026-02-27T12:24:00Z" w16du:dateUtc="2026-02-27T19:24:00Z">
            <w:rPr/>
          </w:rPrChange>
        </w:rPr>
      </w:pPr>
      <w:r w:rsidRPr="002B392C">
        <w:rPr>
          <w:highlight w:val="cyan"/>
          <w:rPrChange w:id="418" w:author="Diksha Diundi" w:date="2026-02-27T12:24:00Z" w16du:dateUtc="2026-02-27T19:24:00Z">
            <w:rPr/>
          </w:rPrChange>
        </w:rPr>
        <w:t xml:space="preserve">&lt;Insert&gt; </w:t>
      </w:r>
    </w:p>
    <w:p w14:paraId="2335AF8E" w14:textId="02D37BD6" w:rsidR="007F4CC2" w:rsidRPr="002B392C" w:rsidRDefault="1589B3AE">
      <w:pPr>
        <w:pStyle w:val="Q-Heading3"/>
        <w:rPr>
          <w:highlight w:val="cyan"/>
          <w:rPrChange w:id="419" w:author="Diksha Diundi" w:date="2026-02-27T12:24:00Z" w16du:dateUtc="2026-02-27T19:24:00Z">
            <w:rPr/>
          </w:rPrChange>
        </w:rPr>
      </w:pPr>
      <w:bookmarkStart w:id="420" w:name="_Toc1995866025"/>
      <w:r w:rsidRPr="002B392C">
        <w:rPr>
          <w:highlight w:val="cyan"/>
          <w:rPrChange w:id="421" w:author="Diksha Diundi" w:date="2026-02-27T12:24:00Z" w16du:dateUtc="2026-02-27T19:24:00Z">
            <w:rPr/>
          </w:rPrChange>
        </w:rPr>
        <w:t>Clinical Laboratory Evaluation</w:t>
      </w:r>
      <w:bookmarkEnd w:id="420"/>
    </w:p>
    <w:p w14:paraId="4363D4AA" w14:textId="77777777" w:rsidR="007F4CC2" w:rsidRPr="002B392C" w:rsidRDefault="00561CC4">
      <w:pPr>
        <w:pStyle w:val="Q-BodyText"/>
        <w:rPr>
          <w:highlight w:val="cyan"/>
          <w:rPrChange w:id="422" w:author="Diksha Diundi" w:date="2026-02-27T12:24:00Z" w16du:dateUtc="2026-02-27T19:24:00Z">
            <w:rPr/>
          </w:rPrChange>
        </w:rPr>
      </w:pPr>
      <w:r w:rsidRPr="002B392C">
        <w:rPr>
          <w:highlight w:val="cyan"/>
          <w:rPrChange w:id="423" w:author="Diksha Diundi" w:date="2026-02-27T12:24:00Z" w16du:dateUtc="2026-02-27T19:24:00Z">
            <w:rPr/>
          </w:rPrChange>
        </w:rPr>
        <w:t xml:space="preserve">&lt;Insert&gt; </w:t>
      </w:r>
    </w:p>
    <w:p w14:paraId="55B99A9E" w14:textId="6659EAB8" w:rsidR="007F4CC2" w:rsidRPr="002B392C" w:rsidRDefault="1589B3AE">
      <w:pPr>
        <w:pStyle w:val="Q-Heading3"/>
        <w:rPr>
          <w:highlight w:val="cyan"/>
          <w:rPrChange w:id="424" w:author="Diksha Diundi" w:date="2026-02-27T12:24:00Z" w16du:dateUtc="2026-02-27T19:24:00Z">
            <w:rPr/>
          </w:rPrChange>
        </w:rPr>
      </w:pPr>
      <w:bookmarkStart w:id="425" w:name="_Toc738590844"/>
      <w:r w:rsidRPr="002B392C">
        <w:rPr>
          <w:highlight w:val="cyan"/>
          <w:rPrChange w:id="426" w:author="Diksha Diundi" w:date="2026-02-27T12:24:00Z" w16du:dateUtc="2026-02-27T19:24:00Z">
            <w:rPr/>
          </w:rPrChange>
        </w:rPr>
        <w:t>Holter Monitoring and Electrocardiograms</w:t>
      </w:r>
      <w:bookmarkEnd w:id="425"/>
    </w:p>
    <w:p w14:paraId="25468785" w14:textId="77777777" w:rsidR="007F4CC2" w:rsidRPr="002B392C" w:rsidRDefault="00561CC4">
      <w:pPr>
        <w:pStyle w:val="Q-BodyText"/>
        <w:rPr>
          <w:highlight w:val="cyan"/>
          <w:rPrChange w:id="427" w:author="Diksha Diundi" w:date="2026-02-27T12:24:00Z" w16du:dateUtc="2026-02-27T19:24:00Z">
            <w:rPr/>
          </w:rPrChange>
        </w:rPr>
      </w:pPr>
      <w:r w:rsidRPr="002B392C">
        <w:rPr>
          <w:highlight w:val="cyan"/>
          <w:rPrChange w:id="428" w:author="Diksha Diundi" w:date="2026-02-27T12:24:00Z" w16du:dateUtc="2026-02-27T19:24:00Z">
            <w:rPr/>
          </w:rPrChange>
        </w:rPr>
        <w:t xml:space="preserve">&lt;Insert&gt; </w:t>
      </w:r>
    </w:p>
    <w:p w14:paraId="663AE900" w14:textId="7A5A33CD" w:rsidR="007F4CC2" w:rsidRPr="002B392C" w:rsidRDefault="1589B3AE">
      <w:pPr>
        <w:pStyle w:val="Q-Heading3"/>
        <w:rPr>
          <w:highlight w:val="cyan"/>
          <w:rPrChange w:id="429" w:author="Diksha Diundi" w:date="2026-02-27T12:24:00Z" w16du:dateUtc="2026-02-27T19:24:00Z">
            <w:rPr/>
          </w:rPrChange>
        </w:rPr>
      </w:pPr>
      <w:bookmarkStart w:id="430" w:name="_Toc2075762362"/>
      <w:r w:rsidRPr="002B392C">
        <w:rPr>
          <w:highlight w:val="cyan"/>
          <w:rPrChange w:id="431" w:author="Diksha Diundi" w:date="2026-02-27T12:24:00Z" w16du:dateUtc="2026-02-27T19:24:00Z">
            <w:rPr/>
          </w:rPrChange>
        </w:rPr>
        <w:t>Vital Signs</w:t>
      </w:r>
      <w:bookmarkEnd w:id="430"/>
    </w:p>
    <w:p w14:paraId="6A6C1738" w14:textId="77777777" w:rsidR="007F4CC2" w:rsidRPr="002B392C" w:rsidRDefault="00561CC4">
      <w:pPr>
        <w:pStyle w:val="Q-BodyText"/>
        <w:rPr>
          <w:highlight w:val="cyan"/>
          <w:rPrChange w:id="432" w:author="Diksha Diundi" w:date="2026-02-27T12:24:00Z" w16du:dateUtc="2026-02-27T19:24:00Z">
            <w:rPr/>
          </w:rPrChange>
        </w:rPr>
      </w:pPr>
      <w:r w:rsidRPr="002B392C">
        <w:rPr>
          <w:highlight w:val="cyan"/>
          <w:rPrChange w:id="433" w:author="Diksha Diundi" w:date="2026-02-27T12:24:00Z" w16du:dateUtc="2026-02-27T19:24:00Z">
            <w:rPr/>
          </w:rPrChange>
        </w:rPr>
        <w:t>&lt;Insert&gt;</w:t>
      </w:r>
    </w:p>
    <w:p w14:paraId="513D3C45" w14:textId="4590F62D" w:rsidR="007F4CC2" w:rsidRPr="002B392C" w:rsidRDefault="1589B3AE">
      <w:pPr>
        <w:pStyle w:val="Q-Heading3"/>
        <w:rPr>
          <w:highlight w:val="cyan"/>
          <w:rPrChange w:id="434" w:author="Diksha Diundi" w:date="2026-02-27T12:24:00Z" w16du:dateUtc="2026-02-27T19:24:00Z">
            <w:rPr/>
          </w:rPrChange>
        </w:rPr>
      </w:pPr>
      <w:bookmarkStart w:id="435" w:name="_Toc188087636"/>
      <w:r w:rsidRPr="002B392C">
        <w:rPr>
          <w:highlight w:val="cyan"/>
          <w:rPrChange w:id="436" w:author="Diksha Diundi" w:date="2026-02-27T12:24:00Z" w16du:dateUtc="2026-02-27T19:24:00Z">
            <w:rPr/>
          </w:rPrChange>
        </w:rPr>
        <w:t>CUA Wound Care</w:t>
      </w:r>
      <w:bookmarkEnd w:id="435"/>
    </w:p>
    <w:p w14:paraId="6B879CD1" w14:textId="77777777" w:rsidR="007F4CC2" w:rsidRPr="002B392C" w:rsidRDefault="00561CC4">
      <w:pPr>
        <w:pStyle w:val="Q-BodyText"/>
        <w:rPr>
          <w:highlight w:val="cyan"/>
          <w:rPrChange w:id="437" w:author="Diksha Diundi" w:date="2026-02-27T12:24:00Z" w16du:dateUtc="2026-02-27T19:24:00Z">
            <w:rPr/>
          </w:rPrChange>
        </w:rPr>
      </w:pPr>
      <w:r w:rsidRPr="002B392C">
        <w:rPr>
          <w:highlight w:val="cyan"/>
          <w:rPrChange w:id="438" w:author="Diksha Diundi" w:date="2026-02-27T12:24:00Z" w16du:dateUtc="2026-02-27T19:24:00Z">
            <w:rPr/>
          </w:rPrChange>
        </w:rPr>
        <w:t>&lt;Insert&gt;</w:t>
      </w:r>
    </w:p>
    <w:p w14:paraId="1345CBC5" w14:textId="3246A2DA" w:rsidR="007F4CC2" w:rsidRPr="002B392C" w:rsidRDefault="1589B3AE">
      <w:pPr>
        <w:pStyle w:val="Q-Heading3"/>
        <w:rPr>
          <w:highlight w:val="cyan"/>
          <w:rPrChange w:id="439" w:author="Diksha Diundi" w:date="2026-02-27T12:24:00Z" w16du:dateUtc="2026-02-27T19:24:00Z">
            <w:rPr/>
          </w:rPrChange>
        </w:rPr>
      </w:pPr>
      <w:bookmarkStart w:id="440" w:name="_Toc171020572"/>
      <w:r w:rsidRPr="002B392C">
        <w:rPr>
          <w:highlight w:val="cyan"/>
          <w:rPrChange w:id="441" w:author="Diksha Diundi" w:date="2026-02-27T12:24:00Z" w16du:dateUtc="2026-02-27T19:24:00Z">
            <w:rPr/>
          </w:rPrChange>
        </w:rPr>
        <w:t>Physical Examination Findings</w:t>
      </w:r>
      <w:bookmarkEnd w:id="440"/>
    </w:p>
    <w:p w14:paraId="1F4A94F3" w14:textId="77777777" w:rsidR="007F4CC2" w:rsidRDefault="00561CC4">
      <w:pPr>
        <w:pStyle w:val="Q-BodyText"/>
      </w:pPr>
      <w:r w:rsidRPr="002B392C">
        <w:rPr>
          <w:highlight w:val="cyan"/>
          <w:rPrChange w:id="442" w:author="Diksha Diundi" w:date="2026-02-27T12:24:00Z" w16du:dateUtc="2026-02-27T19:24:00Z">
            <w:rPr/>
          </w:rPrChange>
        </w:rPr>
        <w:t>&lt;Insert&gt;</w:t>
      </w:r>
    </w:p>
    <w:p w14:paraId="4ACCE0D5" w14:textId="1ECEBE6A" w:rsidR="007F4CC2" w:rsidRDefault="1589B3AE">
      <w:pPr>
        <w:pStyle w:val="Q-Heading1"/>
      </w:pPr>
      <w:bookmarkStart w:id="443" w:name="_Toc314844293"/>
      <w:r>
        <w:lastRenderedPageBreak/>
        <w:t>GENERAL CONSIDERATIONS: REGULATORY, ETHICAL, AND TRIAL OVERSIGHT</w:t>
      </w:r>
      <w:bookmarkEnd w:id="443"/>
    </w:p>
    <w:p w14:paraId="6F1AD527" w14:textId="52DF433E" w:rsidR="007F4CC2" w:rsidRDefault="1589B3AE">
      <w:pPr>
        <w:pStyle w:val="Q-Heading2"/>
      </w:pPr>
      <w:bookmarkStart w:id="444" w:name="_Toc629563652"/>
      <w:r>
        <w:t>Good Clinical Practices</w:t>
      </w:r>
      <w:bookmarkEnd w:id="444"/>
    </w:p>
    <w:p w14:paraId="1EC1AFD1" w14:textId="77777777" w:rsidR="007F4CC2" w:rsidRDefault="00561CC4">
      <w:pPr>
        <w:pStyle w:val="Q-BodyText"/>
      </w:pPr>
      <w:r>
        <w:t>&lt;Insert&gt;</w:t>
      </w:r>
    </w:p>
    <w:p w14:paraId="77E75ED2" w14:textId="43789B08" w:rsidR="007F4CC2" w:rsidRDefault="1589B3AE">
      <w:pPr>
        <w:pStyle w:val="Q-Heading2"/>
      </w:pPr>
      <w:bookmarkStart w:id="445" w:name="_Toc1818976384"/>
      <w:r>
        <w:t>Ethical Considerations</w:t>
      </w:r>
      <w:bookmarkEnd w:id="445"/>
    </w:p>
    <w:p w14:paraId="6C2FA336" w14:textId="77777777" w:rsidR="007F4CC2" w:rsidRDefault="00561CC4">
      <w:pPr>
        <w:pStyle w:val="Q-BodyText"/>
      </w:pPr>
      <w:r>
        <w:t>&lt;Insert&gt;</w:t>
      </w:r>
    </w:p>
    <w:p w14:paraId="0A440799" w14:textId="62993B20" w:rsidR="007F4CC2" w:rsidRDefault="1589B3AE">
      <w:pPr>
        <w:pStyle w:val="Q-Heading2"/>
      </w:pPr>
      <w:bookmarkStart w:id="446" w:name="_Toc1678461326"/>
      <w:r>
        <w:t>Participant Information and Informed Consent</w:t>
      </w:r>
      <w:bookmarkEnd w:id="446"/>
      <w:r w:rsidR="00561CC4">
        <w:t xml:space="preserve"> </w:t>
      </w:r>
    </w:p>
    <w:p w14:paraId="796A67A3" w14:textId="77777777" w:rsidR="007F4CC2" w:rsidRDefault="00561CC4">
      <w:pPr>
        <w:pStyle w:val="Q-BodyText"/>
      </w:pPr>
      <w:r>
        <w:t>&lt;Insert&gt;</w:t>
      </w:r>
    </w:p>
    <w:p w14:paraId="5E620A49" w14:textId="76EB0756" w:rsidR="007F4CC2" w:rsidRDefault="1589B3AE">
      <w:pPr>
        <w:pStyle w:val="Q-Heading2"/>
      </w:pPr>
      <w:bookmarkStart w:id="447" w:name="_Toc891453976"/>
      <w:r>
        <w:t>Participant Confidentiality</w:t>
      </w:r>
      <w:bookmarkEnd w:id="447"/>
    </w:p>
    <w:p w14:paraId="79A2DBFF" w14:textId="77777777" w:rsidR="007F4CC2" w:rsidRDefault="00561CC4">
      <w:pPr>
        <w:pStyle w:val="Q-BodyText"/>
      </w:pPr>
      <w:r>
        <w:t>&lt;Insert&gt;</w:t>
      </w:r>
    </w:p>
    <w:p w14:paraId="2922D0F3" w14:textId="3734F72F" w:rsidR="007F4CC2" w:rsidRDefault="1589B3AE">
      <w:pPr>
        <w:pStyle w:val="Q-Heading2"/>
      </w:pPr>
      <w:bookmarkStart w:id="448" w:name="_Toc590585952"/>
      <w:r>
        <w:t>Protocol Compliance</w:t>
      </w:r>
      <w:bookmarkEnd w:id="448"/>
    </w:p>
    <w:p w14:paraId="463661D3" w14:textId="77777777" w:rsidR="007F4CC2" w:rsidRDefault="00561CC4">
      <w:pPr>
        <w:pStyle w:val="Q-BodyText"/>
      </w:pPr>
      <w:r>
        <w:t>&lt;Insert&gt;</w:t>
      </w:r>
    </w:p>
    <w:p w14:paraId="5EDE5726" w14:textId="0C5FC195" w:rsidR="007F4CC2" w:rsidRDefault="1589B3AE">
      <w:pPr>
        <w:pStyle w:val="Q-Heading2"/>
      </w:pPr>
      <w:bookmarkStart w:id="449" w:name="_Toc452748754"/>
      <w:r>
        <w:t>Committees</w:t>
      </w:r>
      <w:bookmarkEnd w:id="449"/>
    </w:p>
    <w:p w14:paraId="4727E4CF" w14:textId="2ADA412E" w:rsidR="007F4CC2" w:rsidRDefault="1589B3AE">
      <w:pPr>
        <w:pStyle w:val="Q-Heading3"/>
      </w:pPr>
      <w:bookmarkStart w:id="450" w:name="_Toc1058224764"/>
      <w:r>
        <w:t>Clinical Study Team</w:t>
      </w:r>
      <w:bookmarkEnd w:id="450"/>
    </w:p>
    <w:p w14:paraId="65F66F67" w14:textId="77777777" w:rsidR="007F4CC2" w:rsidRDefault="00561CC4">
      <w:pPr>
        <w:pStyle w:val="Q-BodyText"/>
      </w:pPr>
      <w:r>
        <w:t>&lt;Insert&gt;</w:t>
      </w:r>
    </w:p>
    <w:p w14:paraId="5812E716" w14:textId="4BE884E7" w:rsidR="007F4CC2" w:rsidRDefault="1589B3AE">
      <w:pPr>
        <w:pStyle w:val="Q-Heading2"/>
      </w:pPr>
      <w:bookmarkStart w:id="451" w:name="_Toc838596029"/>
      <w:r>
        <w:t>Data Management</w:t>
      </w:r>
      <w:bookmarkEnd w:id="451"/>
    </w:p>
    <w:p w14:paraId="3635C04D" w14:textId="77777777" w:rsidR="007F4CC2" w:rsidRDefault="00561CC4">
      <w:pPr>
        <w:pStyle w:val="Q-BodyText"/>
      </w:pPr>
      <w:r>
        <w:t>&lt;Insert&gt;</w:t>
      </w:r>
    </w:p>
    <w:p w14:paraId="15C854A0" w14:textId="7C691B94" w:rsidR="007F4CC2" w:rsidRDefault="1589B3AE">
      <w:pPr>
        <w:pStyle w:val="Q-Heading2"/>
      </w:pPr>
      <w:bookmarkStart w:id="452" w:name="_Toc1325356708"/>
      <w:r>
        <w:t>Source Document and Case Report Form Completion</w:t>
      </w:r>
      <w:bookmarkEnd w:id="452"/>
      <w:r w:rsidR="00561CC4">
        <w:t xml:space="preserve"> </w:t>
      </w:r>
    </w:p>
    <w:p w14:paraId="08E150D0" w14:textId="77777777" w:rsidR="007F4CC2" w:rsidRDefault="00561CC4">
      <w:pPr>
        <w:pStyle w:val="Q-BodyText"/>
      </w:pPr>
      <w:r>
        <w:t>&lt;Insert&gt;</w:t>
      </w:r>
    </w:p>
    <w:p w14:paraId="0FF77419" w14:textId="487FE85C" w:rsidR="007F4CC2" w:rsidRDefault="1589B3AE">
      <w:pPr>
        <w:pStyle w:val="Q-Heading2"/>
      </w:pPr>
      <w:bookmarkStart w:id="453" w:name="_Toc185967050"/>
      <w:r>
        <w:t>Direct Access to Source Data</w:t>
      </w:r>
      <w:bookmarkEnd w:id="453"/>
    </w:p>
    <w:p w14:paraId="6F482EB9" w14:textId="77777777" w:rsidR="007F4CC2" w:rsidRDefault="00561CC4">
      <w:pPr>
        <w:pStyle w:val="Q-BodyText"/>
      </w:pPr>
      <w:r>
        <w:t>&lt;Insert&gt;</w:t>
      </w:r>
    </w:p>
    <w:p w14:paraId="065AEDA2" w14:textId="6496813C" w:rsidR="007F4CC2" w:rsidRDefault="1589B3AE">
      <w:pPr>
        <w:pStyle w:val="Q-Heading2"/>
      </w:pPr>
      <w:bookmarkStart w:id="454" w:name="_Toc954786430"/>
      <w:r>
        <w:t>Record Retention</w:t>
      </w:r>
      <w:bookmarkEnd w:id="454"/>
    </w:p>
    <w:p w14:paraId="28C2B51A" w14:textId="77777777" w:rsidR="007F4CC2" w:rsidRDefault="00561CC4">
      <w:pPr>
        <w:pStyle w:val="Q-BodyText"/>
      </w:pPr>
      <w:r>
        <w:t>&lt;Insert&gt;</w:t>
      </w:r>
    </w:p>
    <w:p w14:paraId="6373C92A" w14:textId="4F0DA786" w:rsidR="007F4CC2" w:rsidRDefault="1589B3AE">
      <w:pPr>
        <w:pStyle w:val="Q-Heading2"/>
      </w:pPr>
      <w:bookmarkStart w:id="455" w:name="_Toc454825840"/>
      <w:r>
        <w:t>Data Protection</w:t>
      </w:r>
      <w:bookmarkEnd w:id="455"/>
    </w:p>
    <w:p w14:paraId="582B5A54" w14:textId="77777777" w:rsidR="007F4CC2" w:rsidRDefault="00561CC4">
      <w:pPr>
        <w:pStyle w:val="Q-BodyText"/>
      </w:pPr>
      <w:r>
        <w:t>&lt;Insert&gt;</w:t>
      </w:r>
    </w:p>
    <w:p w14:paraId="7619A7CC" w14:textId="216D409B" w:rsidR="007F4CC2" w:rsidRDefault="1589B3AE">
      <w:pPr>
        <w:pStyle w:val="Q-Heading2"/>
      </w:pPr>
      <w:bookmarkStart w:id="456" w:name="_Toc17742350"/>
      <w:r>
        <w:t>Liability and Insurance</w:t>
      </w:r>
      <w:bookmarkEnd w:id="456"/>
    </w:p>
    <w:p w14:paraId="623B83EE" w14:textId="77777777" w:rsidR="007F4CC2" w:rsidRDefault="00561CC4">
      <w:pPr>
        <w:pStyle w:val="Q-BodyText"/>
      </w:pPr>
      <w:r>
        <w:t>&lt;Insert&gt;</w:t>
      </w:r>
    </w:p>
    <w:p w14:paraId="6FB3B7BD" w14:textId="556BF3E1" w:rsidR="007F4CC2" w:rsidRDefault="1589B3AE">
      <w:pPr>
        <w:pStyle w:val="Q-Heading2"/>
      </w:pPr>
      <w:bookmarkStart w:id="457" w:name="_Toc322635543"/>
      <w:r>
        <w:t>Publication of Study Findings and Use of Information</w:t>
      </w:r>
      <w:bookmarkEnd w:id="457"/>
    </w:p>
    <w:p w14:paraId="493AAB9E" w14:textId="77777777" w:rsidR="007F4CC2" w:rsidRDefault="00561CC4">
      <w:pPr>
        <w:pStyle w:val="Q-BodyText"/>
      </w:pPr>
      <w:r>
        <w:t>&lt;Insert&gt;</w:t>
      </w:r>
    </w:p>
    <w:p w14:paraId="071E4E01" w14:textId="37B98F0F" w:rsidR="007F4CC2" w:rsidRDefault="1589B3AE">
      <w:pPr>
        <w:pStyle w:val="Q-Heading1"/>
      </w:pPr>
      <w:bookmarkStart w:id="458" w:name="_Toc1230467755"/>
      <w:r>
        <w:lastRenderedPageBreak/>
        <w:t>References</w:t>
      </w:r>
      <w:bookmarkEnd w:id="458"/>
    </w:p>
    <w:p w14:paraId="2AA80BD7" w14:textId="77777777" w:rsidR="007F4CC2" w:rsidRDefault="00561CC4">
      <w:pPr>
        <w:pStyle w:val="Q-BodyText"/>
      </w:pPr>
      <w:r>
        <w:t>&lt;Insert&gt;</w:t>
      </w:r>
    </w:p>
    <w:p w14:paraId="538E196A" w14:textId="77F03DF0" w:rsidR="007F4CC2" w:rsidRDefault="1589B3AE">
      <w:pPr>
        <w:pStyle w:val="Q-Heading1"/>
      </w:pPr>
      <w:bookmarkStart w:id="459" w:name="_Toc1531450219"/>
      <w:r>
        <w:lastRenderedPageBreak/>
        <w:t>APPENDIX: DEFINITIONS AND SUPPORTING OPERATIONAL  DETAILS</w:t>
      </w:r>
      <w:bookmarkEnd w:id="459"/>
    </w:p>
    <w:p w14:paraId="1A48B2B0" w14:textId="5F24ED9C" w:rsidR="007F4CC2" w:rsidRDefault="1589B3AE">
      <w:pPr>
        <w:pStyle w:val="Q-Heading2"/>
      </w:pPr>
      <w:bookmarkStart w:id="460" w:name="_Toc929852566"/>
      <w:r>
        <w:t>Contraception and Pregnancy Testing</w:t>
      </w:r>
      <w:bookmarkEnd w:id="460"/>
    </w:p>
    <w:p w14:paraId="16A62CE6" w14:textId="6ABDF316" w:rsidR="007F4CC2" w:rsidRDefault="1589B3AE">
      <w:pPr>
        <w:pStyle w:val="Q-Heading3"/>
      </w:pPr>
      <w:bookmarkStart w:id="461" w:name="_Toc1959604368"/>
      <w:r>
        <w:t>Definitions Related to Childbearing Potential</w:t>
      </w:r>
      <w:bookmarkEnd w:id="461"/>
    </w:p>
    <w:p w14:paraId="17AE12D3" w14:textId="37103912" w:rsidR="007F4CC2" w:rsidRDefault="1589B3AE">
      <w:pPr>
        <w:pStyle w:val="Q-Heading3"/>
      </w:pPr>
      <w:bookmarkStart w:id="462" w:name="_Toc1363548802"/>
      <w:r>
        <w:t>Contraception</w:t>
      </w:r>
      <w:bookmarkEnd w:id="462"/>
    </w:p>
    <w:p w14:paraId="5E44E556" w14:textId="79DE12B3" w:rsidR="007F4CC2" w:rsidRDefault="1589B3AE">
      <w:pPr>
        <w:pStyle w:val="Q-Heading3"/>
      </w:pPr>
      <w:bookmarkStart w:id="463" w:name="_Toc1970535567"/>
      <w:r>
        <w:t>Pregnancy Testing</w:t>
      </w:r>
      <w:bookmarkEnd w:id="463"/>
    </w:p>
    <w:p w14:paraId="5CDEC629" w14:textId="00E7ED74" w:rsidR="007F4CC2" w:rsidRDefault="1589B3AE">
      <w:pPr>
        <w:pStyle w:val="Q-Heading2"/>
      </w:pPr>
      <w:bookmarkStart w:id="464" w:name="_Toc1402625212"/>
      <w:r>
        <w:t>Clinical Laboratory Tests</w:t>
      </w:r>
      <w:bookmarkEnd w:id="464"/>
    </w:p>
    <w:p w14:paraId="0FE887CD" w14:textId="4E6235D8" w:rsidR="007F4CC2" w:rsidRDefault="1589B3AE">
      <w:pPr>
        <w:pStyle w:val="Q-Heading2"/>
      </w:pPr>
      <w:bookmarkStart w:id="465" w:name="_Toc356091988"/>
      <w:r>
        <w:t>Country/Region-Specific Differences</w:t>
      </w:r>
      <w:bookmarkEnd w:id="465"/>
    </w:p>
    <w:p w14:paraId="290E2F2D" w14:textId="5D18BBE4" w:rsidR="007F4CC2" w:rsidRDefault="1589B3AE">
      <w:pPr>
        <w:pStyle w:val="Q-Heading2"/>
      </w:pPr>
      <w:bookmarkStart w:id="466" w:name="_Toc1367990388"/>
      <w:r>
        <w:t>Prior Protocol Amendments</w:t>
      </w:r>
      <w:bookmarkEnd w:id="466"/>
    </w:p>
    <w:sectPr w:rsidR="007F4CC2">
      <w:headerReference w:type="default" r:id="rId20"/>
      <w:footerReference w:type="default" r:id="rId21"/>
      <w:pgSz w:w="12240" w:h="2016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ksha Diundi" w:date="2026-02-27T12:18:00Z" w:initials="DD">
    <w:p w14:paraId="145DEB47" w14:textId="77777777" w:rsidR="00B81BCD" w:rsidRDefault="00B81BCD" w:rsidP="00B81BCD">
      <w:pPr>
        <w:pStyle w:val="CommentText"/>
      </w:pPr>
      <w:r>
        <w:rPr>
          <w:rStyle w:val="CommentReference"/>
        </w:rPr>
        <w:annotationRef/>
      </w:r>
      <w:r>
        <w:rPr>
          <w:color w:val="FF0000"/>
          <w:highlight w:val="yellow"/>
        </w:rPr>
        <w:t>System Fails to populate information from sources (e.g., Many parts of synopsis remain unpopulated, Tables Not Captured)</w:t>
      </w:r>
    </w:p>
    <w:p w14:paraId="7217BC1C" w14:textId="77777777" w:rsidR="00B81BCD" w:rsidRDefault="00B81BCD" w:rsidP="00B81BCD">
      <w:pPr>
        <w:pStyle w:val="CommentText"/>
      </w:pPr>
    </w:p>
    <w:p w14:paraId="13987CA7" w14:textId="77777777" w:rsidR="00B81BCD" w:rsidRDefault="00B81BCD" w:rsidP="00B81BCD">
      <w:pPr>
        <w:pStyle w:val="CommentText"/>
      </w:pPr>
      <w:r>
        <w:rPr>
          <w:color w:val="FF0000"/>
          <w:highlight w:val="yellow"/>
        </w:rPr>
        <w:t>Format Lost</w:t>
      </w:r>
    </w:p>
    <w:p w14:paraId="5BF2DD85" w14:textId="77777777" w:rsidR="00B81BCD" w:rsidRDefault="00B81BCD" w:rsidP="00B81BCD">
      <w:pPr>
        <w:pStyle w:val="CommentText"/>
      </w:pPr>
    </w:p>
    <w:p w14:paraId="18CEC9C4" w14:textId="77777777" w:rsidR="00B81BCD" w:rsidRDefault="00B81BCD" w:rsidP="00B81BCD">
      <w:pPr>
        <w:pStyle w:val="CommentText"/>
      </w:pPr>
      <w:r>
        <w:rPr>
          <w:color w:val="FF0000"/>
          <w:highlight w:val="yellow"/>
        </w:rPr>
        <w:t>Example and Instructional text retained in the generated draft</w:t>
      </w:r>
    </w:p>
  </w:comment>
  <w:comment w:id="2" w:author="AgileWriter" w:date="2026-02-27T18:54:00Z" w:initials="AW">
    <w:p w14:paraId="546D0F64" w14:textId="38277ED0" w:rsidR="007F4CC2" w:rsidRDefault="00561CC4">
      <w:pPr>
        <w:pStyle w:val="CommentText"/>
      </w:pPr>
      <w:r>
        <w:rPr>
          <w:rStyle w:val="CommentReference"/>
        </w:rPr>
        <w:annotationRef/>
      </w:r>
      <w:r>
        <w:t>The protocol number 'ABCCT2015-06' is clearly identified in the protocol agreement section for this clinical study.</w:t>
      </w:r>
    </w:p>
    <w:p w14:paraId="41C8F396" w14:textId="77777777" w:rsidR="007F4CC2" w:rsidRDefault="007F4CC2">
      <w:pPr>
        <w:pStyle w:val="CommentText"/>
      </w:pPr>
    </w:p>
    <w:p w14:paraId="5D94EF32" w14:textId="77777777" w:rsidR="007F4CC2" w:rsidRDefault="00561CC4">
      <w:pPr>
        <w:pStyle w:val="CommentText"/>
      </w:pPr>
      <w:r>
        <w:t>Sources:</w:t>
      </w:r>
    </w:p>
    <w:p w14:paraId="22FE8BCE" w14:textId="77777777" w:rsidR="007F4CC2" w:rsidRDefault="00561CC4">
      <w:pPr>
        <w:pStyle w:val="CommentText"/>
      </w:pPr>
      <w:r>
        <w:t>- ABC-123_synopsis (1).docx</w:t>
      </w:r>
    </w:p>
  </w:comment>
  <w:comment w:id="5" w:author="AgileWriter" w:date="2026-02-27T18:54:00Z" w:initials="AW">
    <w:p w14:paraId="4BDA16ED" w14:textId="77777777" w:rsidR="007F4CC2" w:rsidRDefault="00561CC4">
      <w:pPr>
        <w:pStyle w:val="CommentText"/>
      </w:pPr>
      <w:r>
        <w:rPr>
          <w:rStyle w:val="CommentReference"/>
        </w:rPr>
        <w:annotationRef/>
      </w:r>
      <w:r>
        <w:t>The study name is explicitly stated in the context and matches the placeholder's intent.</w:t>
      </w:r>
    </w:p>
    <w:p w14:paraId="72A3D3EC" w14:textId="77777777" w:rsidR="007F4CC2" w:rsidRDefault="007F4CC2">
      <w:pPr>
        <w:pStyle w:val="CommentText"/>
      </w:pPr>
    </w:p>
    <w:p w14:paraId="37E1FE24" w14:textId="77777777" w:rsidR="007F4CC2" w:rsidRDefault="00561CC4">
      <w:pPr>
        <w:pStyle w:val="CommentText"/>
      </w:pPr>
      <w:r>
        <w:t>Sources:</w:t>
      </w:r>
    </w:p>
    <w:p w14:paraId="4A2F033E" w14:textId="77777777" w:rsidR="007F4CC2" w:rsidRDefault="00561CC4">
      <w:pPr>
        <w:pStyle w:val="CommentText"/>
      </w:pPr>
      <w:r>
        <w:t>- ABC-123_Introduction and background (1).docx</w:t>
      </w:r>
    </w:p>
  </w:comment>
  <w:comment w:id="8" w:author="AgileWriter" w:date="2026-02-27T18:54:00Z" w:initials="AW">
    <w:p w14:paraId="5AAAAA43" w14:textId="77777777" w:rsidR="007F4CC2" w:rsidRDefault="00561CC4">
      <w:pPr>
        <w:pStyle w:val="CommentText"/>
      </w:pPr>
      <w:r>
        <w:rPr>
          <w:rStyle w:val="CommentReference"/>
        </w:rPr>
        <w:annotationRef/>
      </w:r>
      <w:r>
        <w:t>The context explicitly states the development phase as 'Phase 3.'</w:t>
      </w:r>
    </w:p>
    <w:p w14:paraId="0D0B940D" w14:textId="77777777" w:rsidR="007F4CC2" w:rsidRDefault="007F4CC2">
      <w:pPr>
        <w:pStyle w:val="CommentText"/>
      </w:pPr>
    </w:p>
    <w:p w14:paraId="701D333A" w14:textId="77777777" w:rsidR="007F4CC2" w:rsidRDefault="00561CC4">
      <w:pPr>
        <w:pStyle w:val="CommentText"/>
      </w:pPr>
      <w:r>
        <w:t>Sources:</w:t>
      </w:r>
    </w:p>
    <w:p w14:paraId="359ED7B7" w14:textId="77777777" w:rsidR="007F4CC2" w:rsidRDefault="00561CC4">
      <w:pPr>
        <w:pStyle w:val="CommentText"/>
      </w:pPr>
      <w:r>
        <w:t>- ABC-123_Introduction and background (1).docx</w:t>
      </w:r>
    </w:p>
  </w:comment>
  <w:comment w:id="11" w:author="AgileWriter" w:date="2026-02-27T18:54:00Z" w:initials="AW">
    <w:p w14:paraId="720F539E" w14:textId="77777777" w:rsidR="007F4CC2" w:rsidRDefault="00561CC4">
      <w:pPr>
        <w:pStyle w:val="CommentText"/>
      </w:pPr>
      <w:r>
        <w:rPr>
          <w:rStyle w:val="CommentReference"/>
        </w:rPr>
        <w:annotationRef/>
      </w:r>
      <w:r>
        <w:t>The investigational or test drug number is clearly identified as ABC-123 in the provided context.</w:t>
      </w:r>
    </w:p>
    <w:p w14:paraId="0E27B00A" w14:textId="77777777" w:rsidR="007F4CC2" w:rsidRDefault="007F4CC2">
      <w:pPr>
        <w:pStyle w:val="CommentText"/>
      </w:pPr>
    </w:p>
    <w:p w14:paraId="23E8A823" w14:textId="77777777" w:rsidR="007F4CC2" w:rsidRDefault="00561CC4">
      <w:pPr>
        <w:pStyle w:val="CommentText"/>
      </w:pPr>
      <w:r>
        <w:t>Sources:</w:t>
      </w:r>
    </w:p>
    <w:p w14:paraId="5F526507" w14:textId="77777777" w:rsidR="007F4CC2" w:rsidRDefault="00561CC4">
      <w:pPr>
        <w:pStyle w:val="CommentText"/>
      </w:pPr>
      <w:r>
        <w:t>- ABC-123_Introduction and background (1).docx</w:t>
      </w:r>
    </w:p>
    <w:p w14:paraId="7954F79A" w14:textId="77777777" w:rsidR="007F4CC2" w:rsidRDefault="00561CC4">
      <w:pPr>
        <w:pStyle w:val="CommentText"/>
      </w:pPr>
      <w:r>
        <w:t>- ABC-123_synopsis (1).docx</w:t>
      </w:r>
    </w:p>
  </w:comment>
  <w:comment w:id="14" w:author="AgileWriter" w:date="2026-02-27T18:54:00Z" w:initials="AW">
    <w:p w14:paraId="118AC299" w14:textId="77777777" w:rsidR="007F4CC2" w:rsidRDefault="00561CC4">
      <w:pPr>
        <w:pStyle w:val="CommentText"/>
      </w:pPr>
      <w:r>
        <w:rPr>
          <w:rStyle w:val="CommentReference"/>
        </w:rPr>
        <w:annotationRef/>
      </w:r>
      <w:r>
        <w:t>The sponsor company name is explicitly stated as 'Contossa Pharma' in the context.</w:t>
      </w:r>
    </w:p>
    <w:p w14:paraId="60061E4C" w14:textId="77777777" w:rsidR="007F4CC2" w:rsidRDefault="007F4CC2">
      <w:pPr>
        <w:pStyle w:val="CommentText"/>
      </w:pPr>
    </w:p>
    <w:p w14:paraId="52FDFF8B" w14:textId="77777777" w:rsidR="007F4CC2" w:rsidRDefault="00561CC4">
      <w:pPr>
        <w:pStyle w:val="CommentText"/>
      </w:pPr>
      <w:r>
        <w:t>Sources:</w:t>
      </w:r>
    </w:p>
    <w:p w14:paraId="7CC10B11" w14:textId="77777777" w:rsidR="007F4CC2" w:rsidRDefault="00561CC4">
      <w:pPr>
        <w:pStyle w:val="CommentText"/>
      </w:pPr>
      <w:r>
        <w:t>- ABC-123_Introduction and background (1).docx</w:t>
      </w:r>
    </w:p>
  </w:comment>
  <w:comment w:id="17" w:author="AgileWriter" w:date="2026-02-27T18:54:00Z" w:initials="AW">
    <w:p w14:paraId="6D48133B" w14:textId="77777777" w:rsidR="007F4CC2" w:rsidRDefault="00561CC4">
      <w:pPr>
        <w:pStyle w:val="CommentText"/>
      </w:pPr>
      <w:r>
        <w:rPr>
          <w:rStyle w:val="CommentReference"/>
        </w:rPr>
        <w:annotationRef/>
      </w:r>
      <w:r>
        <w:t>The sponsor company name is explicitly stated as 'Contossa Pharma' in the context.</w:t>
      </w:r>
    </w:p>
    <w:p w14:paraId="44EAFD9C" w14:textId="77777777" w:rsidR="007F4CC2" w:rsidRDefault="007F4CC2">
      <w:pPr>
        <w:pStyle w:val="CommentText"/>
      </w:pPr>
    </w:p>
    <w:p w14:paraId="3FC5FFDC" w14:textId="77777777" w:rsidR="007F4CC2" w:rsidRDefault="00561CC4">
      <w:pPr>
        <w:pStyle w:val="CommentText"/>
      </w:pPr>
      <w:r>
        <w:t>Sources:</w:t>
      </w:r>
    </w:p>
    <w:p w14:paraId="3CF5F458" w14:textId="77777777" w:rsidR="007F4CC2" w:rsidRDefault="00561CC4">
      <w:pPr>
        <w:pStyle w:val="CommentText"/>
      </w:pPr>
      <w:r>
        <w:t>- ABC-123_Introduction and background (1).docx</w:t>
      </w:r>
    </w:p>
  </w:comment>
  <w:comment w:id="20" w:author="AgileWriter" w:date="2026-02-27T18:54:00Z" w:initials="AW">
    <w:p w14:paraId="4ABFD98B" w14:textId="77777777" w:rsidR="007F4CC2" w:rsidRDefault="00561CC4">
      <w:pPr>
        <w:pStyle w:val="CommentText"/>
      </w:pPr>
      <w:r>
        <w:rPr>
          <w:rStyle w:val="CommentReference"/>
        </w:rPr>
        <w:annotationRef/>
      </w:r>
      <w:r>
        <w:t>Summarized the nonclinical and clinical profile, efficacy, and safety of ABC-123 as described in the context.</w:t>
      </w:r>
    </w:p>
    <w:p w14:paraId="4B94D5A5" w14:textId="77777777" w:rsidR="007F4CC2" w:rsidRDefault="007F4CC2">
      <w:pPr>
        <w:pStyle w:val="CommentText"/>
      </w:pPr>
    </w:p>
    <w:p w14:paraId="4992B117" w14:textId="77777777" w:rsidR="007F4CC2" w:rsidRDefault="00561CC4">
      <w:pPr>
        <w:pStyle w:val="CommentText"/>
      </w:pPr>
      <w:r>
        <w:t>Sources:</w:t>
      </w:r>
    </w:p>
    <w:p w14:paraId="5C09EB25" w14:textId="77777777" w:rsidR="007F4CC2" w:rsidRDefault="00561CC4">
      <w:pPr>
        <w:pStyle w:val="CommentText"/>
      </w:pPr>
      <w:r>
        <w:t>- ABC-123_Introduction and background (1).docx &gt; INTRODUCTION &gt; CLINICAL EXPERIENCE</w:t>
      </w:r>
    </w:p>
    <w:p w14:paraId="02F769F8" w14:textId="77777777" w:rsidR="007F4CC2" w:rsidRDefault="00561CC4">
      <w:pPr>
        <w:pStyle w:val="CommentText"/>
      </w:pPr>
      <w:r>
        <w:t>- ABC-123_Introduction and background (1).docx &gt; INTRODUCTION &gt; ABC-123 NONCLINICAL DATA</w:t>
      </w:r>
    </w:p>
    <w:p w14:paraId="30CD122D" w14:textId="77777777" w:rsidR="007F4CC2" w:rsidRDefault="00561CC4">
      <w:pPr>
        <w:pStyle w:val="CommentText"/>
      </w:pPr>
      <w:r>
        <w:t>- ABC-123_Introduction and background (1).docx &gt; INTRODUCTION &gt; ABC-123 NONCLINICAL DATA</w:t>
      </w:r>
    </w:p>
    <w:p w14:paraId="28B54353" w14:textId="77777777" w:rsidR="007F4CC2" w:rsidRDefault="00561CC4">
      <w:pPr>
        <w:pStyle w:val="CommentText"/>
      </w:pPr>
      <w:r>
        <w:t>- ABC-123_Introduction and background (1).docx &gt; INTRODUCTION &gt; ABC-123 NONCLINICAL DATA</w:t>
      </w:r>
    </w:p>
    <w:p w14:paraId="22E65A64" w14:textId="77777777" w:rsidR="007F4CC2" w:rsidRDefault="00561CC4">
      <w:pPr>
        <w:pStyle w:val="CommentText"/>
      </w:pPr>
      <w:r>
        <w:t>- ABC-123_Introduction and background (1).docx &gt; INTRODUCTION &gt; ABC-123 NONCLINICAL DATA</w:t>
      </w:r>
    </w:p>
  </w:comment>
  <w:comment w:id="21" w:author="Diksha Diundi" w:date="2026-02-27T12:03:00Z" w:initials="DD">
    <w:p w14:paraId="002FB763" w14:textId="7B97452A" w:rsidR="00F9714C" w:rsidRDefault="00435763" w:rsidP="00F9714C">
      <w:pPr>
        <w:pStyle w:val="CommentText"/>
      </w:pPr>
      <w:r>
        <w:rPr>
          <w:rStyle w:val="CommentReference"/>
        </w:rPr>
        <w:annotationRef/>
      </w:r>
      <w:r w:rsidR="00F9714C">
        <w:rPr>
          <w:highlight w:val="yellow"/>
        </w:rPr>
        <w:t>Incorrect automapping</w:t>
      </w:r>
    </w:p>
  </w:comment>
  <w:comment w:id="23" w:author="AgileWriter" w:date="2026-02-27T18:54:00Z" w:initials="AW">
    <w:p w14:paraId="3E9350C5" w14:textId="77777777" w:rsidR="007F4CC2" w:rsidRDefault="00561CC4">
      <w:pPr>
        <w:pStyle w:val="CommentText"/>
      </w:pPr>
      <w:r>
        <w:rPr>
          <w:rStyle w:val="CommentReference"/>
        </w:rPr>
        <w:annotationRef/>
      </w:r>
      <w:r>
        <w:t>Synthesized from the mechanism of action and disease context for ABC-123 as described in the protocol.</w:t>
      </w:r>
    </w:p>
    <w:p w14:paraId="3DEEC669" w14:textId="77777777" w:rsidR="007F4CC2" w:rsidRDefault="007F4CC2">
      <w:pPr>
        <w:pStyle w:val="CommentText"/>
      </w:pPr>
    </w:p>
    <w:p w14:paraId="1308E60E" w14:textId="77777777" w:rsidR="007F4CC2" w:rsidRDefault="00561CC4">
      <w:pPr>
        <w:pStyle w:val="CommentText"/>
      </w:pPr>
      <w:r>
        <w:t>Sources:</w:t>
      </w:r>
    </w:p>
    <w:p w14:paraId="15BFCED4" w14:textId="77777777" w:rsidR="007F4CC2" w:rsidRDefault="00561CC4">
      <w:pPr>
        <w:pStyle w:val="CommentText"/>
      </w:pPr>
      <w:r>
        <w:t>- ABC-123_Introduction and background (1).docx &gt; INTRODUCTION &gt; INDICATION/BACKGROUND TO THE DISEASE &gt; Boneitis</w:t>
      </w:r>
    </w:p>
    <w:p w14:paraId="073A0452" w14:textId="77777777" w:rsidR="007F4CC2" w:rsidRDefault="00561CC4">
      <w:pPr>
        <w:pStyle w:val="CommentText"/>
      </w:pPr>
      <w:r>
        <w:t>- ABC-123_Introduction and background (1).docx &gt; INTRODUCTION &gt; ABC-123 NONCLINICAL DATA</w:t>
      </w:r>
    </w:p>
  </w:comment>
  <w:comment w:id="25" w:author="AgileWriter" w:date="2026-02-27T18:54:00Z" w:initials="AW">
    <w:p w14:paraId="1237BD05" w14:textId="77777777" w:rsidR="007F4CC2" w:rsidRDefault="00561CC4">
      <w:pPr>
        <w:pStyle w:val="CommentText"/>
      </w:pPr>
      <w:r>
        <w:rPr>
          <w:rStyle w:val="CommentReference"/>
        </w:rPr>
        <w:annotationRef/>
      </w:r>
      <w:r>
        <w:t>The IND Number is clearly stated as 434234 in two provided context sources.</w:t>
      </w:r>
    </w:p>
    <w:p w14:paraId="3656B9AB" w14:textId="77777777" w:rsidR="007F4CC2" w:rsidRDefault="007F4CC2">
      <w:pPr>
        <w:pStyle w:val="CommentText"/>
      </w:pPr>
    </w:p>
    <w:p w14:paraId="43B14AD9" w14:textId="77777777" w:rsidR="007F4CC2" w:rsidRDefault="00561CC4">
      <w:pPr>
        <w:pStyle w:val="CommentText"/>
      </w:pPr>
      <w:r>
        <w:t>Sources:</w:t>
      </w:r>
    </w:p>
    <w:p w14:paraId="5E0A60F0" w14:textId="77777777" w:rsidR="007F4CC2" w:rsidRDefault="00561CC4">
      <w:pPr>
        <w:pStyle w:val="CommentText"/>
      </w:pPr>
      <w:r>
        <w:t>- ABC-123_Introduction and background (1).docx</w:t>
      </w:r>
    </w:p>
    <w:p w14:paraId="500937C0" w14:textId="77777777" w:rsidR="007F4CC2" w:rsidRDefault="00561CC4">
      <w:pPr>
        <w:pStyle w:val="CommentText"/>
      </w:pPr>
      <w:r>
        <w:t>- ABC-123_synopsis (1).docx</w:t>
      </w:r>
    </w:p>
  </w:comment>
  <w:comment w:id="28" w:author="AgileWriter" w:date="2026-02-27T18:54:00Z" w:initials="AW">
    <w:p w14:paraId="37142E9D" w14:textId="77777777" w:rsidR="007F4CC2" w:rsidRDefault="00561CC4">
      <w:pPr>
        <w:pStyle w:val="CommentText"/>
      </w:pPr>
      <w:r>
        <w:rPr>
          <w:rStyle w:val="CommentReference"/>
        </w:rPr>
        <w:annotationRef/>
      </w:r>
      <w:r>
        <w:t>The value '3829-234873-22' is provided as the EudraCT Number in the context and matches the expected format for a KeyValue placeholder.</w:t>
      </w:r>
    </w:p>
    <w:p w14:paraId="45FB0818" w14:textId="77777777" w:rsidR="007F4CC2" w:rsidRDefault="007F4CC2">
      <w:pPr>
        <w:pStyle w:val="CommentText"/>
      </w:pPr>
    </w:p>
    <w:p w14:paraId="4C2B93BE" w14:textId="77777777" w:rsidR="007F4CC2" w:rsidRDefault="00561CC4">
      <w:pPr>
        <w:pStyle w:val="CommentText"/>
      </w:pPr>
      <w:r>
        <w:t>Sources:</w:t>
      </w:r>
    </w:p>
    <w:p w14:paraId="32631D17" w14:textId="77777777" w:rsidR="007F4CC2" w:rsidRDefault="00561CC4">
      <w:pPr>
        <w:pStyle w:val="CommentText"/>
      </w:pPr>
      <w:r>
        <w:t>- ABC-123_Introduction and background (1).docx</w:t>
      </w:r>
    </w:p>
    <w:p w14:paraId="30FB4153" w14:textId="77777777" w:rsidR="007F4CC2" w:rsidRDefault="00561CC4">
      <w:pPr>
        <w:pStyle w:val="CommentText"/>
      </w:pPr>
      <w:r>
        <w:t>- ABC-123_synopsis (1).docx</w:t>
      </w:r>
    </w:p>
  </w:comment>
  <w:comment w:id="31" w:author="AgileWriter" w:date="2026-02-27T18:54:00Z" w:initials="AW">
    <w:p w14:paraId="5054BCCA" w14:textId="77777777" w:rsidR="007F4CC2" w:rsidRDefault="00561CC4">
      <w:pPr>
        <w:pStyle w:val="CommentText"/>
      </w:pPr>
      <w:r>
        <w:rPr>
          <w:rStyle w:val="CommentReference"/>
        </w:rPr>
        <w:annotationRef/>
      </w:r>
      <w:r>
        <w:t>Protocol version and date are specified as 'Amendment 3, 9 DEC 2019' in the authoritative context.</w:t>
      </w:r>
    </w:p>
    <w:p w14:paraId="049F31CB" w14:textId="77777777" w:rsidR="007F4CC2" w:rsidRDefault="007F4CC2">
      <w:pPr>
        <w:pStyle w:val="CommentText"/>
      </w:pPr>
    </w:p>
    <w:p w14:paraId="37215497" w14:textId="77777777" w:rsidR="007F4CC2" w:rsidRDefault="00561CC4">
      <w:pPr>
        <w:pStyle w:val="CommentText"/>
      </w:pPr>
      <w:r>
        <w:t>Sources:</w:t>
      </w:r>
    </w:p>
    <w:p w14:paraId="2B95B0F5" w14:textId="77777777" w:rsidR="007F4CC2" w:rsidRDefault="00561CC4">
      <w:pPr>
        <w:pStyle w:val="CommentText"/>
      </w:pPr>
      <w:r>
        <w:t>- ABC-123_Introduction and background (1).docx</w:t>
      </w:r>
    </w:p>
    <w:p w14:paraId="6E57286F" w14:textId="77777777" w:rsidR="007F4CC2" w:rsidRDefault="00561CC4">
      <w:pPr>
        <w:pStyle w:val="CommentText"/>
      </w:pPr>
      <w:r>
        <w:t>- ABC-123_synopsis (1).docx</w:t>
      </w:r>
    </w:p>
  </w:comment>
  <w:comment w:id="34" w:author="AgileWriter" w:date="2026-02-27T18:54:00Z" w:initials="AW">
    <w:p w14:paraId="6D41DEE0" w14:textId="77777777" w:rsidR="007F4CC2" w:rsidRDefault="00561CC4">
      <w:pPr>
        <w:pStyle w:val="CommentText"/>
      </w:pPr>
      <w:r>
        <w:rPr>
          <w:rStyle w:val="CommentReference"/>
        </w:rPr>
        <w:annotationRef/>
      </w:r>
      <w:r>
        <w:t>Both context blocks clearly state the protocol amendment date as 9 DEC 2019, matching the expected format.</w:t>
      </w:r>
    </w:p>
    <w:p w14:paraId="53128261" w14:textId="77777777" w:rsidR="007F4CC2" w:rsidRDefault="007F4CC2">
      <w:pPr>
        <w:pStyle w:val="CommentText"/>
      </w:pPr>
    </w:p>
    <w:p w14:paraId="62C4A126" w14:textId="77777777" w:rsidR="007F4CC2" w:rsidRDefault="00561CC4">
      <w:pPr>
        <w:pStyle w:val="CommentText"/>
      </w:pPr>
      <w:r>
        <w:t>Sources:</w:t>
      </w:r>
    </w:p>
    <w:p w14:paraId="16AD90EB" w14:textId="77777777" w:rsidR="007F4CC2" w:rsidRDefault="00561CC4">
      <w:pPr>
        <w:pStyle w:val="CommentText"/>
      </w:pPr>
      <w:r>
        <w:t>- ABC-123_Introduction and background (1).docx</w:t>
      </w:r>
    </w:p>
    <w:p w14:paraId="6220A28A" w14:textId="77777777" w:rsidR="007F4CC2" w:rsidRDefault="00561CC4">
      <w:pPr>
        <w:pStyle w:val="CommentText"/>
      </w:pPr>
      <w:r>
        <w:t>- ABC-123_synopsis (1).docx</w:t>
      </w:r>
    </w:p>
  </w:comment>
  <w:comment w:id="42" w:author="AgileWriter" w:date="2026-02-27T18:54:00Z" w:initials="AW">
    <w:p w14:paraId="388B09EE" w14:textId="77777777" w:rsidR="007F4CC2" w:rsidRDefault="00561CC4">
      <w:pPr>
        <w:pStyle w:val="CommentText"/>
      </w:pPr>
      <w:r>
        <w:rPr>
          <w:rStyle w:val="CommentReference"/>
        </w:rPr>
        <w:annotationRef/>
      </w:r>
      <w:r>
        <w:t>Sponsor name is clearly identified as 'Contossa Pharma' in multiple context locations.</w:t>
      </w:r>
    </w:p>
    <w:p w14:paraId="62486C05" w14:textId="77777777" w:rsidR="007F4CC2" w:rsidRDefault="007F4CC2">
      <w:pPr>
        <w:pStyle w:val="CommentText"/>
      </w:pPr>
    </w:p>
    <w:p w14:paraId="2B4E09D7" w14:textId="77777777" w:rsidR="007F4CC2" w:rsidRDefault="00561CC4">
      <w:pPr>
        <w:pStyle w:val="CommentText"/>
      </w:pPr>
      <w:r>
        <w:t>Sources:</w:t>
      </w:r>
    </w:p>
    <w:p w14:paraId="133E06CA" w14:textId="77777777" w:rsidR="007F4CC2" w:rsidRDefault="00561CC4">
      <w:pPr>
        <w:pStyle w:val="CommentText"/>
      </w:pPr>
      <w:r>
        <w:t>- ABC-123_Introduction and background (1).docx</w:t>
      </w:r>
    </w:p>
    <w:p w14:paraId="4E523214" w14:textId="77777777" w:rsidR="007F4CC2" w:rsidRDefault="00561CC4">
      <w:pPr>
        <w:pStyle w:val="CommentText"/>
      </w:pPr>
      <w:r>
        <w:t>- ABC-123_synopsis (1).docx</w:t>
      </w:r>
    </w:p>
  </w:comment>
  <w:comment w:id="45" w:author="AgileWriter" w:date="2026-02-27T18:54:00Z" w:initials="AW">
    <w:p w14:paraId="7946BBA1" w14:textId="77777777" w:rsidR="007F4CC2" w:rsidRDefault="00561CC4">
      <w:pPr>
        <w:pStyle w:val="CommentText"/>
      </w:pPr>
      <w:r>
        <w:rPr>
          <w:rStyle w:val="CommentReference"/>
        </w:rPr>
        <w:annotationRef/>
      </w:r>
      <w:r>
        <w:t>The active ingredient of the investigational product is identified as ABC-123 in the context.</w:t>
      </w:r>
    </w:p>
    <w:p w14:paraId="4101652C" w14:textId="77777777" w:rsidR="007F4CC2" w:rsidRDefault="007F4CC2">
      <w:pPr>
        <w:pStyle w:val="CommentText"/>
      </w:pPr>
    </w:p>
    <w:p w14:paraId="45765EF1" w14:textId="77777777" w:rsidR="007F4CC2" w:rsidRDefault="00561CC4">
      <w:pPr>
        <w:pStyle w:val="CommentText"/>
      </w:pPr>
      <w:r>
        <w:t>Sources:</w:t>
      </w:r>
    </w:p>
    <w:p w14:paraId="199632EE" w14:textId="77777777" w:rsidR="007F4CC2" w:rsidRDefault="00561CC4">
      <w:pPr>
        <w:pStyle w:val="CommentText"/>
      </w:pPr>
      <w:r>
        <w:t>- ABC-123_Introduction and background (1).docx &gt; INTRODUCTION &gt; ABC-123</w:t>
      </w:r>
    </w:p>
  </w:comment>
  <w:comment w:id="48" w:author="AgileWriter" w:date="2026-02-27T18:54:00Z" w:initials="AW">
    <w:p w14:paraId="0EEF2CD6" w14:textId="77777777" w:rsidR="007F4CC2" w:rsidRDefault="00561CC4">
      <w:pPr>
        <w:pStyle w:val="CommentText"/>
      </w:pPr>
      <w:r>
        <w:rPr>
          <w:rStyle w:val="CommentReference"/>
        </w:rPr>
        <w:annotationRef/>
      </w:r>
      <w:r>
        <w:t>The study title is explicitly stated as 'Study ABCCT2015-06 Protocol Amendment 3' in the protocol document.</w:t>
      </w:r>
    </w:p>
    <w:p w14:paraId="4B99056E" w14:textId="77777777" w:rsidR="007F4CC2" w:rsidRDefault="007F4CC2">
      <w:pPr>
        <w:pStyle w:val="CommentText"/>
      </w:pPr>
    </w:p>
    <w:p w14:paraId="7E445FDB" w14:textId="77777777" w:rsidR="007F4CC2" w:rsidRDefault="00561CC4">
      <w:pPr>
        <w:pStyle w:val="CommentText"/>
      </w:pPr>
      <w:r>
        <w:t>Sources:</w:t>
      </w:r>
    </w:p>
    <w:p w14:paraId="666A67AC" w14:textId="77777777" w:rsidR="007F4CC2" w:rsidRDefault="00561CC4">
      <w:pPr>
        <w:pStyle w:val="CommentText"/>
      </w:pPr>
      <w:r>
        <w:t>- ABC-123_synopsis (1).docx &gt; Date</w:t>
      </w:r>
      <w:r>
        <w:tab/>
        <w:t>Amendment Number</w:t>
      </w:r>
      <w:r>
        <w:tab/>
        <w:t>Region</w:t>
      </w:r>
    </w:p>
  </w:comment>
  <w:comment w:id="51" w:author="AgileWriter" w:date="2026-02-27T18:54:00Z" w:initials="AW">
    <w:p w14:paraId="5B9018F0" w14:textId="77777777" w:rsidR="007F4CC2" w:rsidRDefault="00561CC4">
      <w:pPr>
        <w:pStyle w:val="CommentText"/>
      </w:pPr>
      <w:r>
        <w:rPr>
          <w:rStyle w:val="CommentReference"/>
        </w:rPr>
        <w:annotationRef/>
      </w:r>
      <w:r>
        <w:t>Study number 'ABCCT2015-06' is provided in the protocol amendment section.</w:t>
      </w:r>
    </w:p>
    <w:p w14:paraId="1299C43A" w14:textId="77777777" w:rsidR="007F4CC2" w:rsidRDefault="007F4CC2">
      <w:pPr>
        <w:pStyle w:val="CommentText"/>
      </w:pPr>
    </w:p>
    <w:p w14:paraId="146AD153" w14:textId="77777777" w:rsidR="007F4CC2" w:rsidRDefault="00561CC4">
      <w:pPr>
        <w:pStyle w:val="CommentText"/>
      </w:pPr>
      <w:r>
        <w:t>Sources:</w:t>
      </w:r>
    </w:p>
    <w:p w14:paraId="3AEC1163" w14:textId="77777777" w:rsidR="007F4CC2" w:rsidRDefault="00561CC4">
      <w:pPr>
        <w:pStyle w:val="CommentText"/>
      </w:pPr>
      <w:r>
        <w:t>- ABC-123_synopsis (1).docx &gt; Date</w:t>
      </w:r>
      <w:r>
        <w:tab/>
        <w:t>Amendment Number</w:t>
      </w:r>
      <w:r>
        <w:tab/>
        <w:t>Region</w:t>
      </w:r>
    </w:p>
  </w:comment>
  <w:comment w:id="54" w:author="AgileWriter" w:date="2026-02-27T18:54:00Z" w:initials="AW">
    <w:p w14:paraId="1EB8227B" w14:textId="77777777" w:rsidR="007F4CC2" w:rsidRDefault="00561CC4">
      <w:pPr>
        <w:pStyle w:val="CommentText"/>
      </w:pPr>
      <w:r>
        <w:rPr>
          <w:rStyle w:val="CommentReference"/>
        </w:rPr>
        <w:annotationRef/>
      </w:r>
      <w:r>
        <w:t>The context clearly states that the development phase is Phase 3.</w:t>
      </w:r>
    </w:p>
    <w:p w14:paraId="4DDBEF00" w14:textId="77777777" w:rsidR="007F4CC2" w:rsidRDefault="007F4CC2">
      <w:pPr>
        <w:pStyle w:val="CommentText"/>
      </w:pPr>
    </w:p>
    <w:p w14:paraId="7DAC29CE" w14:textId="77777777" w:rsidR="007F4CC2" w:rsidRDefault="00561CC4">
      <w:pPr>
        <w:pStyle w:val="CommentText"/>
      </w:pPr>
      <w:r>
        <w:t>Sources:</w:t>
      </w:r>
    </w:p>
    <w:p w14:paraId="40401EE7" w14:textId="77777777" w:rsidR="007F4CC2" w:rsidRDefault="00561CC4">
      <w:pPr>
        <w:pStyle w:val="CommentText"/>
      </w:pPr>
      <w:r>
        <w:t>- ABC-123_Introduction and background (1).docx</w:t>
      </w:r>
    </w:p>
  </w:comment>
  <w:comment w:id="57" w:author="AgileWriter" w:date="2026-02-27T18:54:00Z" w:initials="AW">
    <w:p w14:paraId="64A3457A" w14:textId="77777777" w:rsidR="007F4CC2" w:rsidRDefault="00561CC4">
      <w:pPr>
        <w:pStyle w:val="CommentText"/>
      </w:pPr>
      <w:r>
        <w:rPr>
          <w:rStyle w:val="CommentReference"/>
        </w:rPr>
        <w:annotationRef/>
      </w:r>
      <w:r>
        <w:t>The context specifies that a central wound rating group will review wound images to confirm the primary lesion is due to BONEITIS, which is a primary objective.</w:t>
      </w:r>
    </w:p>
    <w:p w14:paraId="3461D779" w14:textId="77777777" w:rsidR="007F4CC2" w:rsidRDefault="007F4CC2">
      <w:pPr>
        <w:pStyle w:val="CommentText"/>
      </w:pPr>
    </w:p>
    <w:p w14:paraId="72EA8DE3" w14:textId="77777777" w:rsidR="007F4CC2" w:rsidRDefault="00561CC4">
      <w:pPr>
        <w:pStyle w:val="CommentText"/>
      </w:pPr>
      <w:r>
        <w:t>Sources:</w:t>
      </w:r>
    </w:p>
    <w:p w14:paraId="3DD736F4" w14:textId="77777777" w:rsidR="007F4CC2" w:rsidRDefault="00561CC4">
      <w:pPr>
        <w:pStyle w:val="CommentText"/>
      </w:pPr>
      <w:r>
        <w:t>- ABC-123_SOA (1).docx &gt; SCHEDULE OF ASSESSMENTS</w:t>
      </w:r>
    </w:p>
  </w:comment>
  <w:comment w:id="60" w:author="AgileWriter" w:date="2026-02-27T18:54:00Z" w:initials="AW">
    <w:p w14:paraId="3F961C72" w14:textId="77777777" w:rsidR="007F4CC2" w:rsidRDefault="00561CC4">
      <w:pPr>
        <w:pStyle w:val="CommentText"/>
      </w:pPr>
      <w:r>
        <w:rPr>
          <w:rStyle w:val="CommentReference"/>
        </w:rPr>
        <w:annotationRef/>
      </w:r>
      <w:r>
        <w:t>The context describes statistically significant improvements in wound healing, pain reduction, and quality of life as primary endpoints, each listed as a bullet point.</w:t>
      </w:r>
    </w:p>
    <w:p w14:paraId="3CF2D8B6" w14:textId="77777777" w:rsidR="007F4CC2" w:rsidRDefault="007F4CC2">
      <w:pPr>
        <w:pStyle w:val="CommentText"/>
      </w:pPr>
    </w:p>
    <w:p w14:paraId="0FB2DA99" w14:textId="77777777" w:rsidR="007F4CC2" w:rsidRDefault="00561CC4">
      <w:pPr>
        <w:pStyle w:val="CommentText"/>
      </w:pPr>
      <w:r>
        <w:t>Sources:</w:t>
      </w:r>
    </w:p>
    <w:p w14:paraId="0C16AF88" w14:textId="77777777" w:rsidR="007F4CC2" w:rsidRDefault="00561CC4">
      <w:pPr>
        <w:pStyle w:val="CommentText"/>
      </w:pPr>
      <w:r>
        <w:t>- ABC-123_Introduction and background (1).docx &gt; INTRODUCTION &gt; CLINICAL EXPERIENCE &gt; ABCCT2016-01, a Phase 2 Study in BONEITIS</w:t>
      </w:r>
    </w:p>
  </w:comment>
  <w:comment w:id="63" w:author="AgileWriter" w:date="2026-02-27T18:54:00Z" w:initials="AW">
    <w:p w14:paraId="6F05D6DB" w14:textId="77777777" w:rsidR="007F4CC2" w:rsidRDefault="00561CC4">
      <w:pPr>
        <w:pStyle w:val="CommentText"/>
      </w:pPr>
      <w:r>
        <w:rPr>
          <w:rStyle w:val="CommentReference"/>
        </w:rPr>
        <w:annotationRef/>
      </w:r>
      <w:r>
        <w:t>Pain reduction measured by Pain VAS is described as a primary outcome with statistical significance, matching the likely objective 2.</w:t>
      </w:r>
    </w:p>
    <w:p w14:paraId="0FB78278" w14:textId="77777777" w:rsidR="007F4CC2" w:rsidRDefault="007F4CC2">
      <w:pPr>
        <w:pStyle w:val="CommentText"/>
      </w:pPr>
    </w:p>
    <w:p w14:paraId="04786152" w14:textId="77777777" w:rsidR="007F4CC2" w:rsidRDefault="00561CC4">
      <w:pPr>
        <w:pStyle w:val="CommentText"/>
      </w:pPr>
      <w:r>
        <w:t>Sources:</w:t>
      </w:r>
    </w:p>
    <w:p w14:paraId="6B042824" w14:textId="77777777" w:rsidR="007F4CC2" w:rsidRDefault="00561CC4">
      <w:pPr>
        <w:pStyle w:val="CommentText"/>
      </w:pPr>
      <w:r>
        <w:t>- ABC-123_Introduction and background (1).docx &gt; INTRODUCTION &gt; CLINICAL EXPERIENCE &gt; ABCCT2016-01, a Phase 2 Study in BONEITIS</w:t>
      </w:r>
    </w:p>
  </w:comment>
  <w:comment w:id="64" w:author="Diksha Diundi" w:date="2026-02-27T12:09:00Z" w:initials="DD">
    <w:p w14:paraId="3F2265EF" w14:textId="50439D62" w:rsidR="00435763" w:rsidRDefault="00435763">
      <w:pPr>
        <w:pStyle w:val="CommentText"/>
      </w:pPr>
      <w:r>
        <w:rPr>
          <w:rStyle w:val="CommentReference"/>
        </w:rPr>
        <w:annotationRef/>
      </w:r>
      <w:r w:rsidRPr="00C0ABC1">
        <w:rPr>
          <w:highlight w:val="yellow"/>
        </w:rPr>
        <w:t>this should come from endpoint and objective section of synopsis</w:t>
      </w:r>
    </w:p>
  </w:comment>
  <w:comment w:id="67" w:author="AgileWriter" w:date="2026-02-27T18:54:00Z" w:initials="AW">
    <w:p w14:paraId="4C8485EC" w14:textId="77777777" w:rsidR="007F4CC2" w:rsidRDefault="00561CC4">
      <w:pPr>
        <w:pStyle w:val="CommentText"/>
      </w:pPr>
      <w:r>
        <w:rPr>
          <w:rStyle w:val="CommentReference"/>
        </w:rPr>
        <w:annotationRef/>
      </w:r>
      <w:r>
        <w:t>The context provides a concise statement regarding the ethical and regulatory standards governing the study, suitable for a KeyValue placeholder.</w:t>
      </w:r>
    </w:p>
    <w:p w14:paraId="1FC39945" w14:textId="77777777" w:rsidR="007F4CC2" w:rsidRDefault="007F4CC2">
      <w:pPr>
        <w:pStyle w:val="CommentText"/>
      </w:pPr>
    </w:p>
    <w:p w14:paraId="642B6F0E" w14:textId="77777777" w:rsidR="007F4CC2" w:rsidRDefault="00561CC4">
      <w:pPr>
        <w:pStyle w:val="CommentText"/>
      </w:pPr>
      <w:r>
        <w:t>Sources:</w:t>
      </w:r>
    </w:p>
    <w:p w14:paraId="42D0C5DF" w14:textId="77777777" w:rsidR="007F4CC2" w:rsidRDefault="00561CC4">
      <w:pPr>
        <w:pStyle w:val="CommentText"/>
      </w:pPr>
      <w:r>
        <w:t>- ABC-123_synopsis (1).docx &gt; Date</w:t>
      </w:r>
      <w:r>
        <w:tab/>
        <w:t>Amendment Number</w:t>
      </w:r>
      <w:r>
        <w:tab/>
        <w:t>Region</w:t>
      </w:r>
    </w:p>
  </w:comment>
  <w:comment w:id="68" w:author="Diksha Diundi" w:date="2026-02-27T12:07:00Z" w:initials="DD">
    <w:p w14:paraId="212E39F8" w14:textId="0D1DAC8F" w:rsidR="00435763" w:rsidRDefault="00435763">
      <w:pPr>
        <w:pStyle w:val="CommentText"/>
      </w:pPr>
      <w:r>
        <w:rPr>
          <w:rStyle w:val="CommentReference"/>
        </w:rPr>
        <w:annotationRef/>
      </w:r>
      <w:r w:rsidRPr="3F24DCCA">
        <w:rPr>
          <w:highlight w:val="yellow"/>
        </w:rPr>
        <w:t>Incorrect</w:t>
      </w:r>
    </w:p>
  </w:comment>
  <w:comment w:id="71" w:author="AgileWriter" w:date="2026-02-27T18:54:00Z" w:initials="AW">
    <w:p w14:paraId="4A72D925" w14:textId="77777777" w:rsidR="007F4CC2" w:rsidRDefault="00561CC4">
      <w:pPr>
        <w:pStyle w:val="CommentText"/>
      </w:pPr>
      <w:r>
        <w:rPr>
          <w:rStyle w:val="CommentReference"/>
        </w:rPr>
        <w:annotationRef/>
      </w:r>
      <w:r>
        <w:t>Summarized the provided inclusion criteria assessment process and the requirement for central confirmation of BONEITIS.</w:t>
      </w:r>
    </w:p>
    <w:p w14:paraId="0562CB0E" w14:textId="77777777" w:rsidR="007F4CC2" w:rsidRDefault="007F4CC2">
      <w:pPr>
        <w:pStyle w:val="CommentText"/>
      </w:pPr>
    </w:p>
    <w:p w14:paraId="6BFAAF52" w14:textId="77777777" w:rsidR="007F4CC2" w:rsidRDefault="00561CC4">
      <w:pPr>
        <w:pStyle w:val="CommentText"/>
      </w:pPr>
      <w:r>
        <w:t>Sources:</w:t>
      </w:r>
    </w:p>
    <w:p w14:paraId="49FBE927" w14:textId="77777777" w:rsidR="007F4CC2" w:rsidRDefault="00561CC4">
      <w:pPr>
        <w:pStyle w:val="CommentText"/>
      </w:pPr>
      <w:r>
        <w:t>- ABC-123_SOA (1).docx &gt; SCHEDULE OF ASSESSMENTS</w:t>
      </w:r>
    </w:p>
  </w:comment>
  <w:comment w:id="72" w:author="Diksha Diundi" w:date="2026-02-27T12:07:00Z" w:initials="DD">
    <w:p w14:paraId="460196ED" w14:textId="6DE32CA1" w:rsidR="00435763" w:rsidRDefault="00435763">
      <w:pPr>
        <w:pStyle w:val="CommentText"/>
      </w:pPr>
      <w:r>
        <w:rPr>
          <w:rStyle w:val="CommentReference"/>
        </w:rPr>
        <w:annotationRef/>
      </w:r>
      <w:r w:rsidRPr="5B9BD5C3">
        <w:rPr>
          <w:highlight w:val="yellow"/>
        </w:rPr>
        <w:t>Incorrect. It should list inclusion criteria</w:t>
      </w:r>
    </w:p>
  </w:comment>
  <w:comment w:id="75" w:author="AgileWriter" w:date="2026-02-27T18:54:00Z" w:initials="AW">
    <w:p w14:paraId="665FEC62" w14:textId="77777777" w:rsidR="007F4CC2" w:rsidRDefault="00561CC4">
      <w:pPr>
        <w:pStyle w:val="CommentText"/>
      </w:pPr>
      <w:r>
        <w:rPr>
          <w:rStyle w:val="CommentReference"/>
        </w:rPr>
        <w:annotationRef/>
      </w:r>
      <w:r>
        <w:t>The context identifies 'ABC-123' as the investigational product, whose active ingredient is IP6.</w:t>
      </w:r>
    </w:p>
    <w:p w14:paraId="34CE0A41" w14:textId="77777777" w:rsidR="007F4CC2" w:rsidRDefault="007F4CC2">
      <w:pPr>
        <w:pStyle w:val="CommentText"/>
      </w:pPr>
    </w:p>
    <w:p w14:paraId="1E8D659C" w14:textId="77777777" w:rsidR="007F4CC2" w:rsidRDefault="00561CC4">
      <w:pPr>
        <w:pStyle w:val="CommentText"/>
      </w:pPr>
      <w:r>
        <w:t>Sources:</w:t>
      </w:r>
    </w:p>
    <w:p w14:paraId="1493D45D" w14:textId="77777777" w:rsidR="007F4CC2" w:rsidRDefault="00561CC4">
      <w:pPr>
        <w:pStyle w:val="CommentText"/>
      </w:pPr>
      <w:r>
        <w:t>- ABC-123_Introduction and background (1).docx &gt; INTRODUCTION &gt; ABC-123</w:t>
      </w:r>
    </w:p>
  </w:comment>
  <w:comment w:id="78" w:author="AgileWriter" w:date="2026-02-27T18:54:00Z" w:initials="AW">
    <w:p w14:paraId="7846A6F5" w14:textId="77777777" w:rsidR="007F4CC2" w:rsidRDefault="00561CC4">
      <w:pPr>
        <w:pStyle w:val="CommentText"/>
      </w:pPr>
      <w:r>
        <w:rPr>
          <w:rStyle w:val="CommentReference"/>
        </w:rPr>
        <w:annotationRef/>
      </w:r>
      <w:r>
        <w:t>Summarized dosage regimen and basis for dose selection from Phase 2 study and PD analysis.</w:t>
      </w:r>
    </w:p>
    <w:p w14:paraId="62EBF3C5" w14:textId="77777777" w:rsidR="007F4CC2" w:rsidRDefault="007F4CC2">
      <w:pPr>
        <w:pStyle w:val="CommentText"/>
      </w:pPr>
    </w:p>
    <w:p w14:paraId="1CA1018B" w14:textId="77777777" w:rsidR="007F4CC2" w:rsidRDefault="00561CC4">
      <w:pPr>
        <w:pStyle w:val="CommentText"/>
      </w:pPr>
      <w:r>
        <w:t>Sources:</w:t>
      </w:r>
    </w:p>
    <w:p w14:paraId="091F30B8" w14:textId="77777777" w:rsidR="007F4CC2" w:rsidRDefault="00561CC4">
      <w:pPr>
        <w:pStyle w:val="CommentText"/>
      </w:pPr>
      <w:r>
        <w:t>- ABC-123_Introduction and background (1).docx &gt; INTRODUCTION &gt; CLINICAL EXPERIENCE &gt; Pharmacokinetic and Pharmacodynamic Results</w:t>
      </w:r>
    </w:p>
    <w:p w14:paraId="41A8F595" w14:textId="77777777" w:rsidR="007F4CC2" w:rsidRDefault="00561CC4">
      <w:pPr>
        <w:pStyle w:val="CommentText"/>
      </w:pPr>
      <w:r>
        <w:t>- ABC-123_Introduction and background (1).docx &gt; INTRODUCTION &gt; CLINICAL EXPERIENCE &gt; ABCCT2016-01, a Phase 2 Study in BONEITIS</w:t>
      </w:r>
    </w:p>
  </w:comment>
  <w:comment w:id="79" w:author="Diksha Diundi" w:date="2026-02-27T12:06:00Z" w:initials="DD">
    <w:p w14:paraId="5B0BAD25" w14:textId="0843EA82" w:rsidR="00435763" w:rsidRDefault="00435763">
      <w:pPr>
        <w:pStyle w:val="CommentText"/>
      </w:pPr>
      <w:r>
        <w:rPr>
          <w:rStyle w:val="CommentReference"/>
        </w:rPr>
        <w:annotationRef/>
      </w:r>
      <w:r w:rsidRPr="0E9F258C">
        <w:rPr>
          <w:highlight w:val="yellow"/>
        </w:rPr>
        <w:t>Incorrect</w:t>
      </w:r>
    </w:p>
  </w:comment>
  <w:comment w:id="82" w:author="AgileWriter" w:date="2026-02-27T18:54:00Z" w:initials="AW">
    <w:p w14:paraId="60BA0D1A" w14:textId="77777777" w:rsidR="007F4CC2" w:rsidRDefault="00561CC4">
      <w:pPr>
        <w:pStyle w:val="CommentText"/>
      </w:pPr>
      <w:r>
        <w:rPr>
          <w:rStyle w:val="CommentReference"/>
        </w:rPr>
        <w:annotationRef/>
      </w:r>
      <w:r>
        <w:t>The context specifies that ABC-123 was administered subcutaneously in animal studies, supporting this as the mode of administration.</w:t>
      </w:r>
    </w:p>
    <w:p w14:paraId="6D98A12B" w14:textId="77777777" w:rsidR="007F4CC2" w:rsidRDefault="007F4CC2">
      <w:pPr>
        <w:pStyle w:val="CommentText"/>
      </w:pPr>
    </w:p>
    <w:p w14:paraId="2CCC6E9A" w14:textId="77777777" w:rsidR="007F4CC2" w:rsidRDefault="00561CC4">
      <w:pPr>
        <w:pStyle w:val="CommentText"/>
      </w:pPr>
      <w:r>
        <w:t>Sources:</w:t>
      </w:r>
    </w:p>
    <w:p w14:paraId="7CE86597" w14:textId="77777777" w:rsidR="007F4CC2" w:rsidRDefault="00561CC4">
      <w:pPr>
        <w:pStyle w:val="CommentText"/>
      </w:pPr>
      <w:r>
        <w:t>- ABC-123_Introduction and background (1).docx &gt; INTRODUCTION &gt; ABC-123 NONCLINICAL DATA</w:t>
      </w:r>
    </w:p>
  </w:comment>
  <w:comment w:id="85" w:author="AgileWriter" w:date="2026-02-27T18:54:00Z" w:initials="AW">
    <w:p w14:paraId="465BA047" w14:textId="77777777" w:rsidR="007F4CC2" w:rsidRDefault="00561CC4">
      <w:pPr>
        <w:pStyle w:val="CommentText"/>
      </w:pPr>
      <w:r>
        <w:rPr>
          <w:rStyle w:val="CommentReference"/>
        </w:rPr>
        <w:annotationRef/>
      </w:r>
      <w:r>
        <w:t>The protocol date is explicitly stated as '20 MAY 2017' in the context.</w:t>
      </w:r>
    </w:p>
    <w:p w14:paraId="2946DB82" w14:textId="77777777" w:rsidR="007F4CC2" w:rsidRDefault="007F4CC2">
      <w:pPr>
        <w:pStyle w:val="CommentText"/>
      </w:pPr>
    </w:p>
    <w:p w14:paraId="52B61CB2" w14:textId="77777777" w:rsidR="007F4CC2" w:rsidRDefault="00561CC4">
      <w:pPr>
        <w:pStyle w:val="CommentText"/>
      </w:pPr>
      <w:r>
        <w:t>Sources:</w:t>
      </w:r>
    </w:p>
    <w:p w14:paraId="4E769A54" w14:textId="77777777" w:rsidR="007F4CC2" w:rsidRDefault="00561CC4">
      <w:pPr>
        <w:pStyle w:val="CommentText"/>
      </w:pPr>
      <w:r>
        <w:t>- ABC-123_Introduction and background (1).docx &gt; Date</w:t>
      </w:r>
      <w:r>
        <w:tab/>
        <w:t>Amendment Number</w:t>
      </w:r>
      <w:r>
        <w:tab/>
        <w:t>Region</w:t>
      </w:r>
    </w:p>
  </w:comment>
  <w:comment w:id="86" w:author="Diksha Diundi" w:date="2026-02-27T12:05:00Z" w:initials="DD">
    <w:p w14:paraId="14A28F31" w14:textId="0F4E645C" w:rsidR="00435763" w:rsidRDefault="00435763">
      <w:pPr>
        <w:pStyle w:val="CommentText"/>
      </w:pPr>
      <w:r>
        <w:rPr>
          <w:rStyle w:val="CommentReference"/>
        </w:rPr>
        <w:annotationRef/>
      </w:r>
      <w:r w:rsidRPr="4A9DDD92">
        <w:rPr>
          <w:highlight w:val="yellow"/>
        </w:rPr>
        <w:t>Incorrect</w:t>
      </w:r>
    </w:p>
  </w:comment>
  <w:comment w:id="89" w:author="AgileWriter" w:date="2026-02-27T18:54:00Z" w:initials="AW">
    <w:p w14:paraId="39A2288E" w14:textId="77777777" w:rsidR="007F4CC2" w:rsidRDefault="00561CC4">
      <w:pPr>
        <w:pStyle w:val="CommentText"/>
      </w:pPr>
      <w:r>
        <w:rPr>
          <w:rStyle w:val="CommentReference"/>
        </w:rPr>
        <w:annotationRef/>
      </w:r>
      <w:r>
        <w:t>The protocol date is explicitly stated as 9 DEC 2019 in the context, matching the expected format.</w:t>
      </w:r>
    </w:p>
    <w:p w14:paraId="5997CC1D" w14:textId="77777777" w:rsidR="007F4CC2" w:rsidRDefault="007F4CC2">
      <w:pPr>
        <w:pStyle w:val="CommentText"/>
      </w:pPr>
    </w:p>
    <w:p w14:paraId="55FDEAFD" w14:textId="77777777" w:rsidR="007F4CC2" w:rsidRDefault="00561CC4">
      <w:pPr>
        <w:pStyle w:val="CommentText"/>
      </w:pPr>
      <w:r>
        <w:t>Sources:</w:t>
      </w:r>
    </w:p>
    <w:p w14:paraId="6D7F8161" w14:textId="77777777" w:rsidR="007F4CC2" w:rsidRDefault="00561CC4">
      <w:pPr>
        <w:pStyle w:val="CommentText"/>
      </w:pPr>
      <w:r>
        <w:t>- ABC-123_synopsis (1).docx &gt; Date</w:t>
      </w:r>
      <w:r>
        <w:tab/>
        <w:t>Amendment Number</w:t>
      </w:r>
      <w:r>
        <w:tab/>
        <w:t>Region</w:t>
      </w:r>
    </w:p>
  </w:comment>
  <w:comment w:id="90" w:author="Diksha Diundi" w:date="2026-02-27T12:05:00Z" w:initials="DD">
    <w:p w14:paraId="623181C7" w14:textId="05F3AC8E" w:rsidR="00435763" w:rsidRDefault="00435763">
      <w:pPr>
        <w:pStyle w:val="CommentText"/>
      </w:pPr>
      <w:r>
        <w:rPr>
          <w:rStyle w:val="CommentReference"/>
        </w:rPr>
        <w:annotationRef/>
      </w:r>
      <w:r w:rsidRPr="50845E28">
        <w:rPr>
          <w:highlight w:val="yellow"/>
        </w:rPr>
        <w:t>Incorrect</w:t>
      </w:r>
    </w:p>
  </w:comment>
  <w:comment w:id="93" w:author="AgileWriter" w:date="2026-02-27T18:54:00Z" w:initials="AW">
    <w:p w14:paraId="47BAEFE5" w14:textId="77777777" w:rsidR="007F4CC2" w:rsidRDefault="00561CC4">
      <w:pPr>
        <w:pStyle w:val="CommentText"/>
      </w:pPr>
      <w:r>
        <w:rPr>
          <w:rStyle w:val="CommentReference"/>
        </w:rPr>
        <w:annotationRef/>
      </w:r>
      <w:r>
        <w:t>Each requested topic is addressed using protocol details from the authoritative context, with synthesis for unspecified areas. No alternate primary endpoints or explicit Type I error control procedures are described in the provided material.</w:t>
      </w:r>
    </w:p>
    <w:p w14:paraId="110FFD37" w14:textId="77777777" w:rsidR="007F4CC2" w:rsidRDefault="007F4CC2">
      <w:pPr>
        <w:pStyle w:val="CommentText"/>
      </w:pPr>
    </w:p>
    <w:p w14:paraId="1DAA81C2" w14:textId="77777777" w:rsidR="007F4CC2" w:rsidRDefault="00561CC4">
      <w:pPr>
        <w:pStyle w:val="CommentText"/>
      </w:pPr>
      <w:r>
        <w:t>Sources:</w:t>
      </w:r>
    </w:p>
    <w:p w14:paraId="4AC3E3FC" w14:textId="77777777" w:rsidR="007F4CC2" w:rsidRDefault="00561CC4">
      <w:pPr>
        <w:pStyle w:val="CommentText"/>
      </w:pPr>
      <w:r>
        <w:t>- ABC-123_synopsis (1).docx &gt; PROTOCOL AMENDMENT 3 - SUMMARY OF CHANGES</w:t>
      </w:r>
    </w:p>
    <w:p w14:paraId="469A80C4" w14:textId="77777777" w:rsidR="007F4CC2" w:rsidRDefault="00561CC4">
      <w:pPr>
        <w:pStyle w:val="CommentText"/>
      </w:pPr>
      <w:r>
        <w:t>- ABC-123_Introduction and background (1).docx &gt; INTRODUCTION &gt; RISK-BENEFIT ASSESSMENT &gt; Risks from Study Participation</w:t>
      </w:r>
    </w:p>
    <w:p w14:paraId="7D294238" w14:textId="77777777" w:rsidR="007F4CC2" w:rsidRDefault="00561CC4">
      <w:pPr>
        <w:pStyle w:val="CommentText"/>
      </w:pPr>
      <w:r>
        <w:t>- ABC-123_Introduction and background (1).docx &gt; INTRODUCTION &gt; RATIONALE FOR THE STUDY</w:t>
      </w:r>
    </w:p>
  </w:comment>
  <w:comment w:id="94" w:author="Diksha Diundi" w:date="2026-02-27T12:05:00Z" w:initials="DD">
    <w:p w14:paraId="0BFD05D9" w14:textId="664849A6" w:rsidR="00435763" w:rsidRDefault="00435763">
      <w:pPr>
        <w:pStyle w:val="CommentText"/>
      </w:pPr>
      <w:r>
        <w:rPr>
          <w:rStyle w:val="CommentReference"/>
        </w:rPr>
        <w:annotationRef/>
      </w:r>
      <w:r w:rsidRPr="7FC32D7A">
        <w:rPr>
          <w:highlight w:val="yellow"/>
        </w:rPr>
        <w:t>Incorrect  Automapping</w:t>
      </w:r>
    </w:p>
    <w:p w14:paraId="716586CF" w14:textId="0FEFCD15" w:rsidR="00435763" w:rsidRDefault="00435763">
      <w:pPr>
        <w:pStyle w:val="CommentText"/>
      </w:pPr>
      <w:r w:rsidRPr="41CC6732">
        <w:rPr>
          <w:highlight w:val="yellow"/>
        </w:rPr>
        <w:t xml:space="preserve">Should come from </w:t>
      </w:r>
      <w:r w:rsidRPr="3F769187">
        <w:rPr>
          <w:b/>
          <w:bCs/>
          <w:highlight w:val="yellow"/>
        </w:rPr>
        <w:t>Statistical Methods of synopsis: </w:t>
      </w:r>
      <w:r w:rsidRPr="1F37DD4C">
        <w:t> </w:t>
      </w:r>
    </w:p>
  </w:comment>
  <w:comment w:id="101" w:author="AgileWriter" w:date="2026-02-27T18:54:00Z" w:initials="AW">
    <w:p w14:paraId="4A133D2B" w14:textId="77777777" w:rsidR="007F4CC2" w:rsidRDefault="00561CC4">
      <w:pPr>
        <w:pStyle w:val="CommentText"/>
      </w:pPr>
      <w:r>
        <w:rPr>
          <w:rStyle w:val="CommentReference"/>
        </w:rPr>
        <w:annotationRef/>
      </w:r>
      <w:r>
        <w:t>Summarized the study design based on the protocol description provided in the context, highlighting the study type, population, intervention, and objectives.</w:t>
      </w:r>
    </w:p>
    <w:p w14:paraId="1F72F646" w14:textId="77777777" w:rsidR="007F4CC2" w:rsidRDefault="007F4CC2">
      <w:pPr>
        <w:pStyle w:val="CommentText"/>
      </w:pPr>
    </w:p>
    <w:p w14:paraId="30FE03D2" w14:textId="77777777" w:rsidR="007F4CC2" w:rsidRDefault="00561CC4">
      <w:pPr>
        <w:pStyle w:val="CommentText"/>
      </w:pPr>
      <w:r>
        <w:t>Sources:</w:t>
      </w:r>
    </w:p>
    <w:p w14:paraId="5F242E66" w14:textId="77777777" w:rsidR="007F4CC2" w:rsidRDefault="00561CC4">
      <w:pPr>
        <w:pStyle w:val="CommentText"/>
      </w:pPr>
      <w:r>
        <w:t>- ABC-123_Introduction and background (1).docx &gt; INTRODUCTION &gt; RATIONALE FOR THE STUDY</w:t>
      </w:r>
    </w:p>
  </w:comment>
  <w:comment w:id="111" w:author="AgileWriter" w:date="2026-02-27T18:54:00Z" w:initials="AW">
    <w:p w14:paraId="11A1EF05" w14:textId="77777777" w:rsidR="007F4CC2" w:rsidRDefault="00561CC4">
      <w:pPr>
        <w:pStyle w:val="CommentText"/>
      </w:pPr>
      <w:r>
        <w:rPr>
          <w:rStyle w:val="CommentReference"/>
        </w:rPr>
        <w:annotationRef/>
      </w:r>
      <w:r>
        <w:t>'Boneitis' is the disease name described throughout the provided context. This is the correct concise heading.</w:t>
      </w:r>
    </w:p>
    <w:p w14:paraId="6BB9E253" w14:textId="77777777" w:rsidR="007F4CC2" w:rsidRDefault="007F4CC2">
      <w:pPr>
        <w:pStyle w:val="CommentText"/>
      </w:pPr>
    </w:p>
    <w:p w14:paraId="6B6D7B20" w14:textId="77777777" w:rsidR="007F4CC2" w:rsidRDefault="00561CC4">
      <w:pPr>
        <w:pStyle w:val="CommentText"/>
      </w:pPr>
      <w:r>
        <w:t>Sources:</w:t>
      </w:r>
    </w:p>
    <w:p w14:paraId="7185ABAC" w14:textId="77777777" w:rsidR="007F4CC2" w:rsidRDefault="00561CC4">
      <w:pPr>
        <w:pStyle w:val="CommentText"/>
      </w:pPr>
      <w:r>
        <w:t>- ABC-123_Introduction and background (1).docx &gt; INTRODUCTION</w:t>
      </w:r>
    </w:p>
    <w:p w14:paraId="61C3216D" w14:textId="77777777" w:rsidR="007F4CC2" w:rsidRDefault="00561CC4">
      <w:pPr>
        <w:pStyle w:val="CommentText"/>
      </w:pPr>
      <w:r>
        <w:t>- ABC-123_Introduction and background (1).docx &gt; INTRODUCTION &gt; INDICATION/BACKGROUND TO THE DISEASE &gt; Boneitis</w:t>
      </w:r>
    </w:p>
    <w:p w14:paraId="7E7433A2" w14:textId="77777777" w:rsidR="007F4CC2" w:rsidRDefault="00561CC4">
      <w:pPr>
        <w:pStyle w:val="CommentText"/>
      </w:pPr>
      <w:r>
        <w:t>- ABC-123_Introduction and background (1).docx &gt; INTRODUCTION &gt; INDICATION/BACKGROUND TO THE DISEASE &gt; Boneitis</w:t>
      </w:r>
    </w:p>
    <w:p w14:paraId="34495650" w14:textId="77777777" w:rsidR="007F4CC2" w:rsidRDefault="00561CC4">
      <w:pPr>
        <w:pStyle w:val="CommentText"/>
      </w:pPr>
      <w:r>
        <w:t>- ABC-123_Introduction and background (1).docx &gt; INTRODUCTION &gt; INDICATION/BACKGROUND TO THE DISEASE &gt; Boneitis</w:t>
      </w:r>
    </w:p>
    <w:p w14:paraId="35C2271C" w14:textId="77777777" w:rsidR="007F4CC2" w:rsidRDefault="00561CC4">
      <w:pPr>
        <w:pStyle w:val="CommentText"/>
      </w:pPr>
      <w:r>
        <w:t>- ABC-123_Introduction and background (1).docx &gt; INTRODUCTION &gt; RATIONALE FOR THE STUDY</w:t>
      </w:r>
    </w:p>
    <w:p w14:paraId="455C8090" w14:textId="77777777" w:rsidR="007F4CC2" w:rsidRDefault="00561CC4">
      <w:pPr>
        <w:pStyle w:val="CommentText"/>
      </w:pPr>
      <w:r>
        <w:t>- ABC-123_Introduction and background (1).docx &gt; INTRODUCTION &gt; RISK-BENEFIT ASSESSMENT &gt; Overall Benefit/Risk Conclusion</w:t>
      </w:r>
    </w:p>
  </w:comment>
  <w:comment w:id="123" w:author="AgileWriter" w:date="2026-02-27T18:54:00Z" w:initials="AW">
    <w:p w14:paraId="1855B528" w14:textId="77777777" w:rsidR="007F4CC2" w:rsidRDefault="00561CC4">
      <w:pPr>
        <w:pStyle w:val="CommentText"/>
      </w:pPr>
      <w:r>
        <w:rPr>
          <w:rStyle w:val="CommentReference"/>
        </w:rPr>
        <w:annotationRef/>
      </w:r>
      <w:r>
        <w:t>The context lists 'ABCCT2016-01' as a Phase 2 study in subjects with BONEITIS, which matches the placeholder and surrounding text.</w:t>
      </w:r>
    </w:p>
    <w:p w14:paraId="52E56223" w14:textId="77777777" w:rsidR="007F4CC2" w:rsidRDefault="007F4CC2">
      <w:pPr>
        <w:pStyle w:val="CommentText"/>
      </w:pPr>
    </w:p>
    <w:p w14:paraId="204A2CFD" w14:textId="77777777" w:rsidR="007F4CC2" w:rsidRDefault="00561CC4">
      <w:pPr>
        <w:pStyle w:val="CommentText"/>
      </w:pPr>
      <w:r>
        <w:t>Sources:</w:t>
      </w:r>
    </w:p>
    <w:p w14:paraId="4CFAE339" w14:textId="77777777" w:rsidR="007F4CC2" w:rsidRDefault="00561CC4">
      <w:pPr>
        <w:pStyle w:val="CommentText"/>
      </w:pPr>
      <w:r>
        <w:t>- ABC-123_Introduction and background (1).docx &gt; INTRODUCTION &gt; CLINICAL EXPERIENCE</w:t>
      </w:r>
    </w:p>
  </w:comment>
  <w:comment w:id="127" w:author="AgileWriter" w:date="2026-02-27T18:54:00Z" w:initials="AW">
    <w:p w14:paraId="3CCC34F6" w14:textId="77777777" w:rsidR="007F4CC2" w:rsidRDefault="00561CC4">
      <w:pPr>
        <w:pStyle w:val="CommentText"/>
      </w:pPr>
      <w:r>
        <w:rPr>
          <w:rStyle w:val="CommentReference"/>
        </w:rPr>
        <w:annotationRef/>
      </w:r>
      <w:r>
        <w:t>'Boneitis' is consistently used throughout the context as the disease name relevant to this placeholder.</w:t>
      </w:r>
    </w:p>
    <w:p w14:paraId="07547A01" w14:textId="77777777" w:rsidR="007F4CC2" w:rsidRDefault="007F4CC2">
      <w:pPr>
        <w:pStyle w:val="CommentText"/>
      </w:pPr>
    </w:p>
    <w:p w14:paraId="0A136E26" w14:textId="77777777" w:rsidR="007F4CC2" w:rsidRDefault="00561CC4">
      <w:pPr>
        <w:pStyle w:val="CommentText"/>
      </w:pPr>
      <w:r>
        <w:t>Sources:</w:t>
      </w:r>
    </w:p>
    <w:p w14:paraId="0290163F" w14:textId="77777777" w:rsidR="007F4CC2" w:rsidRDefault="00561CC4">
      <w:pPr>
        <w:pStyle w:val="CommentText"/>
      </w:pPr>
      <w:r>
        <w:t>- ABC-123_Introduction and background (1).docx &gt; INTRODUCTION</w:t>
      </w:r>
    </w:p>
    <w:p w14:paraId="3C9C2026" w14:textId="77777777" w:rsidR="007F4CC2" w:rsidRDefault="00561CC4">
      <w:pPr>
        <w:pStyle w:val="CommentText"/>
      </w:pPr>
      <w:r>
        <w:t>- ABC-123_Introduction and background (1).docx &gt; INTRODUCTION &gt; INDICATION/BACKGROUND TO THE DISEASE &gt; Boneitis</w:t>
      </w:r>
    </w:p>
    <w:p w14:paraId="06905ACC" w14:textId="77777777" w:rsidR="007F4CC2" w:rsidRDefault="00561CC4">
      <w:pPr>
        <w:pStyle w:val="CommentText"/>
      </w:pPr>
      <w:r>
        <w:t>- ABC-123_Introduction and background (1).docx &gt; INTRODUCTION &gt; INDICATION/BACKGROUND TO THE DISEASE &gt; Boneitis</w:t>
      </w:r>
    </w:p>
    <w:p w14:paraId="117DAA4A" w14:textId="77777777" w:rsidR="007F4CC2" w:rsidRDefault="00561CC4">
      <w:pPr>
        <w:pStyle w:val="CommentText"/>
      </w:pPr>
      <w:r>
        <w:t>- ABC-123_Introduction and background (1).docx &gt; INTRODUCTION &gt; INDICATION/BACKGROUND TO THE DISEASE &gt; Boneitis</w:t>
      </w:r>
    </w:p>
    <w:p w14:paraId="75485DFA" w14:textId="77777777" w:rsidR="007F4CC2" w:rsidRDefault="00561CC4">
      <w:pPr>
        <w:pStyle w:val="CommentText"/>
      </w:pPr>
      <w:r>
        <w:t>- ABC-123_Introduction and background (1).docx &gt; INTRODUCTION &gt; RATIONALE FOR THE STUDY</w:t>
      </w:r>
    </w:p>
    <w:p w14:paraId="06F0F12A" w14:textId="77777777" w:rsidR="007F4CC2" w:rsidRDefault="00561CC4">
      <w:pPr>
        <w:pStyle w:val="CommentText"/>
      </w:pPr>
      <w:r>
        <w:t>- ABC-123_Introduction and background (1).docx &gt; INTRODUCTION &gt; RISK-BENEFIT ASSESSMENT &gt; Overall Benefit/Risk Conclusion</w:t>
      </w:r>
    </w:p>
  </w:comment>
  <w:comment w:id="130" w:author="AgileWriter" w:date="2026-02-27T18:54:00Z" w:initials="AW">
    <w:p w14:paraId="282397A1" w14:textId="77777777" w:rsidR="007F4CC2" w:rsidRDefault="00561CC4">
      <w:pPr>
        <w:pStyle w:val="CommentText"/>
      </w:pPr>
      <w:r>
        <w:rPr>
          <w:rStyle w:val="CommentReference"/>
        </w:rPr>
        <w:annotationRef/>
      </w:r>
      <w:r>
        <w:t>The context clearly indicates the study drug's name is ABC-123, matching the placeholder request.</w:t>
      </w:r>
    </w:p>
    <w:p w14:paraId="5043CB0F" w14:textId="77777777" w:rsidR="007F4CC2" w:rsidRDefault="007F4CC2">
      <w:pPr>
        <w:pStyle w:val="CommentText"/>
      </w:pPr>
    </w:p>
    <w:p w14:paraId="03F6D6F5" w14:textId="77777777" w:rsidR="007F4CC2" w:rsidRDefault="00561CC4">
      <w:pPr>
        <w:pStyle w:val="CommentText"/>
      </w:pPr>
      <w:r>
        <w:t>Sources:</w:t>
      </w:r>
    </w:p>
    <w:p w14:paraId="2BE1D20C" w14:textId="77777777" w:rsidR="007F4CC2" w:rsidRDefault="00561CC4">
      <w:pPr>
        <w:pStyle w:val="CommentText"/>
      </w:pPr>
      <w:r>
        <w:t>- ABC-123_Introduction and background (1).docx</w:t>
      </w:r>
    </w:p>
    <w:p w14:paraId="07561D70" w14:textId="77777777" w:rsidR="007F4CC2" w:rsidRDefault="00561CC4">
      <w:pPr>
        <w:pStyle w:val="CommentText"/>
      </w:pPr>
      <w:r>
        <w:t>- ABC-123_synopsis (1).docx</w:t>
      </w:r>
    </w:p>
  </w:comment>
  <w:comment w:id="154" w:author="Diksha Diundi" w:date="2026-02-27T12:23:00Z" w:initials="DD">
    <w:p w14:paraId="2F6654A9" w14:textId="77777777" w:rsidR="00F410C3" w:rsidRDefault="00F410C3" w:rsidP="00F410C3">
      <w:pPr>
        <w:pStyle w:val="CommentText"/>
      </w:pPr>
      <w:r>
        <w:rPr>
          <w:rStyle w:val="CommentReference"/>
        </w:rPr>
        <w:annotationRef/>
      </w:r>
      <w:r>
        <w:t>Incorrect automapping for Section 7.1</w:t>
      </w:r>
    </w:p>
  </w:comment>
  <w:comment w:id="160" w:author="AgileWriter" w:date="2026-02-27T18:54:00Z" w:initials="AW">
    <w:p w14:paraId="4A36A5F6" w14:textId="77777777" w:rsidR="007F4CC2" w:rsidRDefault="00561CC4">
      <w:pPr>
        <w:pStyle w:val="CommentText"/>
      </w:pPr>
      <w:r>
        <w:rPr>
          <w:rStyle w:val="CommentReference"/>
        </w:rPr>
        <w:annotationRef/>
      </w:r>
      <w:r>
        <w:t>The context clearly states that there are no approved therapies for Boneitis, which concisely resolves the placeholder.</w:t>
      </w:r>
    </w:p>
    <w:p w14:paraId="07459315" w14:textId="77777777" w:rsidR="007F4CC2" w:rsidRDefault="007F4CC2">
      <w:pPr>
        <w:pStyle w:val="CommentText"/>
      </w:pPr>
    </w:p>
    <w:p w14:paraId="7AC3D677" w14:textId="77777777" w:rsidR="007F4CC2" w:rsidRDefault="00561CC4">
      <w:pPr>
        <w:pStyle w:val="CommentText"/>
      </w:pPr>
      <w:r>
        <w:t>Sources:</w:t>
      </w:r>
    </w:p>
    <w:p w14:paraId="182E2C07" w14:textId="77777777" w:rsidR="007F4CC2" w:rsidRDefault="00561CC4">
      <w:pPr>
        <w:pStyle w:val="CommentText"/>
      </w:pPr>
      <w:r>
        <w:t>- ABC-123_Introduction and background (1).docx &gt; INTRODUCTION &gt; INDICATION/BACKGROUND TO THE DISEASE &gt; Current BONEITIS Care</w:t>
      </w:r>
    </w:p>
  </w:comment>
  <w:comment w:id="167" w:author="AgileWriter" w:date="2026-02-27T18:54:00Z" w:initials="AW">
    <w:p w14:paraId="60945FD3" w14:textId="77777777" w:rsidR="007F4CC2" w:rsidRDefault="00561CC4">
      <w:pPr>
        <w:pStyle w:val="CommentText"/>
      </w:pPr>
      <w:r>
        <w:rPr>
          <w:rStyle w:val="CommentReference"/>
        </w:rPr>
        <w:annotationRef/>
      </w:r>
      <w:r>
        <w:t>Summarized the current treatment landscape for Boneitis based on context. No approved therapies exist; supportive care is standard.</w:t>
      </w:r>
    </w:p>
    <w:p w14:paraId="6537F28F" w14:textId="77777777" w:rsidR="007F4CC2" w:rsidRDefault="007F4CC2">
      <w:pPr>
        <w:pStyle w:val="CommentText"/>
      </w:pPr>
    </w:p>
    <w:p w14:paraId="59515F51" w14:textId="77777777" w:rsidR="007F4CC2" w:rsidRDefault="00561CC4">
      <w:pPr>
        <w:pStyle w:val="CommentText"/>
      </w:pPr>
      <w:r>
        <w:t>Sources:</w:t>
      </w:r>
    </w:p>
    <w:p w14:paraId="400D93FC" w14:textId="77777777" w:rsidR="007F4CC2" w:rsidRDefault="00561CC4">
      <w:pPr>
        <w:pStyle w:val="CommentText"/>
      </w:pPr>
      <w:r>
        <w:t>- ABC-123_Introduction and background (1).docx &gt; INTRODUCTION &gt; RISK-BENEFIT ASSESSMENT &gt; Overall Benefit/Risk Conclusion</w:t>
      </w:r>
    </w:p>
    <w:p w14:paraId="16E65534" w14:textId="77777777" w:rsidR="007F4CC2" w:rsidRDefault="00561CC4">
      <w:pPr>
        <w:pStyle w:val="CommentText"/>
      </w:pPr>
      <w:r>
        <w:t>- ABC-123_Introduction and background (1).docx &gt; INTRODUCTION &gt; INDICATION/BACKGROUND TO THE DISEASE &gt; Current BONEITIS Care</w:t>
      </w:r>
    </w:p>
  </w:comment>
  <w:comment w:id="176" w:author="AgileWriter" w:date="2026-02-27T18:54:00Z" w:initials="AW">
    <w:p w14:paraId="7E64C903" w14:textId="77777777" w:rsidR="007F4CC2" w:rsidRDefault="00561CC4">
      <w:pPr>
        <w:pStyle w:val="CommentText"/>
      </w:pPr>
      <w:r>
        <w:rPr>
          <w:rStyle w:val="CommentReference"/>
        </w:rPr>
        <w:annotationRef/>
      </w:r>
      <w:r>
        <w:t>The context clearly states there are no approved therapies or guidelines for Boneitis, which directly resolves the placeholder.</w:t>
      </w:r>
    </w:p>
    <w:p w14:paraId="6DFB9E20" w14:textId="77777777" w:rsidR="007F4CC2" w:rsidRDefault="007F4CC2">
      <w:pPr>
        <w:pStyle w:val="CommentText"/>
      </w:pPr>
    </w:p>
    <w:p w14:paraId="129D28BB" w14:textId="77777777" w:rsidR="007F4CC2" w:rsidRDefault="00561CC4">
      <w:pPr>
        <w:pStyle w:val="CommentText"/>
      </w:pPr>
      <w:r>
        <w:t>Sources:</w:t>
      </w:r>
    </w:p>
    <w:p w14:paraId="3B055CB8" w14:textId="77777777" w:rsidR="007F4CC2" w:rsidRDefault="00561CC4">
      <w:pPr>
        <w:pStyle w:val="CommentText"/>
      </w:pPr>
      <w:r>
        <w:t>- ABC-123_Introduction and background (1).docx &gt; INTRODUCTION &gt; INDICATION/BACKGROUND TO THE DISEASE &gt; Current BONEITIS Care</w:t>
      </w:r>
    </w:p>
    <w:p w14:paraId="3E19B18C" w14:textId="77777777" w:rsidR="007F4CC2" w:rsidRDefault="00561CC4">
      <w:pPr>
        <w:pStyle w:val="CommentText"/>
      </w:pPr>
      <w:r>
        <w:t>- ABC-123_Introduction and background (1).docx &gt; INTRODUCTION &gt; RATIONALE FOR THE STUDY</w:t>
      </w:r>
    </w:p>
  </w:comment>
  <w:comment w:id="183" w:author="AgileWriter" w:date="2026-02-27T18:54:00Z" w:initials="AW">
    <w:p w14:paraId="556B441F" w14:textId="77777777" w:rsidR="007F4CC2" w:rsidRDefault="00561CC4">
      <w:pPr>
        <w:pStyle w:val="CommentText"/>
      </w:pPr>
      <w:r>
        <w:rPr>
          <w:rStyle w:val="CommentReference"/>
        </w:rPr>
        <w:annotationRef/>
      </w:r>
      <w:r>
        <w:t>Summarized the context describing the lack of approved therapies and current care strategies for Boneitis.</w:t>
      </w:r>
    </w:p>
    <w:p w14:paraId="70DF9E56" w14:textId="77777777" w:rsidR="007F4CC2" w:rsidRDefault="007F4CC2">
      <w:pPr>
        <w:pStyle w:val="CommentText"/>
      </w:pPr>
    </w:p>
    <w:p w14:paraId="71AA3CA4" w14:textId="77777777" w:rsidR="007F4CC2" w:rsidRDefault="00561CC4">
      <w:pPr>
        <w:pStyle w:val="CommentText"/>
      </w:pPr>
      <w:r>
        <w:t>Sources:</w:t>
      </w:r>
    </w:p>
    <w:p w14:paraId="2062540D" w14:textId="77777777" w:rsidR="007F4CC2" w:rsidRDefault="00561CC4">
      <w:pPr>
        <w:pStyle w:val="CommentText"/>
      </w:pPr>
      <w:r>
        <w:t>- ABC-123_Introduction and background (1).docx &gt; INTRODUCTION &gt; INDICATION/BACKGROUND TO THE DISEASE &gt; Current BONEITIS Care</w:t>
      </w:r>
    </w:p>
  </w:comment>
  <w:comment w:id="192" w:author="AgileWriter" w:date="2026-02-27T18:54:00Z" w:initials="AW">
    <w:p w14:paraId="4A99F7A6" w14:textId="77777777" w:rsidR="007F4CC2" w:rsidRDefault="00561CC4">
      <w:pPr>
        <w:pStyle w:val="CommentText"/>
      </w:pPr>
      <w:r>
        <w:rPr>
          <w:rStyle w:val="CommentReference"/>
        </w:rPr>
        <w:annotationRef/>
      </w:r>
      <w:r>
        <w:t>The context states there are no approved medicinal products or devices for BONEITIS, which directly addresses the placeholder.</w:t>
      </w:r>
    </w:p>
    <w:p w14:paraId="44E871BC" w14:textId="77777777" w:rsidR="007F4CC2" w:rsidRDefault="007F4CC2">
      <w:pPr>
        <w:pStyle w:val="CommentText"/>
      </w:pPr>
    </w:p>
    <w:p w14:paraId="7FBC5CEC" w14:textId="77777777" w:rsidR="007F4CC2" w:rsidRDefault="00561CC4">
      <w:pPr>
        <w:pStyle w:val="CommentText"/>
      </w:pPr>
      <w:r>
        <w:t>Sources:</w:t>
      </w:r>
    </w:p>
    <w:p w14:paraId="65071A54" w14:textId="77777777" w:rsidR="007F4CC2" w:rsidRDefault="00561CC4">
      <w:pPr>
        <w:pStyle w:val="CommentText"/>
      </w:pPr>
      <w:r>
        <w:t>- ABC-123_Introduction and background (1).docx &gt; INTRODUCTION &gt; INDICATION/BACKGROUND TO THE DISEASE &gt; Current BONEITIS Care</w:t>
      </w:r>
    </w:p>
  </w:comment>
  <w:comment w:id="203" w:author="AgileWriter" w:date="2026-02-27T18:54:00Z" w:initials="AW">
    <w:p w14:paraId="7E84882F" w14:textId="77777777" w:rsidR="007F4CC2" w:rsidRDefault="00561CC4">
      <w:pPr>
        <w:pStyle w:val="CommentText"/>
      </w:pPr>
      <w:r>
        <w:rPr>
          <w:rStyle w:val="CommentReference"/>
        </w:rPr>
        <w:annotationRef/>
      </w:r>
      <w:r>
        <w:t>The context clearly states there are no approved therapies for Boneitis, which directly fills the placeholder.</w:t>
      </w:r>
    </w:p>
    <w:p w14:paraId="144A5D23" w14:textId="77777777" w:rsidR="007F4CC2" w:rsidRDefault="007F4CC2">
      <w:pPr>
        <w:pStyle w:val="CommentText"/>
      </w:pPr>
    </w:p>
    <w:p w14:paraId="7B3F6DEB" w14:textId="77777777" w:rsidR="007F4CC2" w:rsidRDefault="00561CC4">
      <w:pPr>
        <w:pStyle w:val="CommentText"/>
      </w:pPr>
      <w:r>
        <w:t>Sources:</w:t>
      </w:r>
    </w:p>
    <w:p w14:paraId="536FD56E" w14:textId="77777777" w:rsidR="007F4CC2" w:rsidRDefault="00561CC4">
      <w:pPr>
        <w:pStyle w:val="CommentText"/>
      </w:pPr>
      <w:r>
        <w:t>- ABC-123_Introduction and background (1).docx &gt; INTRODUCTION &gt; RATIONALE FOR THE STUDY</w:t>
      </w:r>
    </w:p>
  </w:comment>
  <w:comment w:id="214" w:author="AgileWriter" w:date="2026-02-27T18:54:00Z" w:initials="AW">
    <w:p w14:paraId="627EDD25" w14:textId="77777777" w:rsidR="007F4CC2" w:rsidRDefault="00561CC4">
      <w:pPr>
        <w:pStyle w:val="CommentText"/>
      </w:pPr>
      <w:r>
        <w:rPr>
          <w:rStyle w:val="CommentReference"/>
        </w:rPr>
        <w:annotationRef/>
      </w:r>
      <w:r>
        <w:t>The context explicitly states that there are no approved therapies for Boneitis, which directly resolves the placeholder.</w:t>
      </w:r>
    </w:p>
    <w:p w14:paraId="738610EB" w14:textId="77777777" w:rsidR="007F4CC2" w:rsidRDefault="007F4CC2">
      <w:pPr>
        <w:pStyle w:val="CommentText"/>
      </w:pPr>
    </w:p>
    <w:p w14:paraId="66DDB9EC" w14:textId="77777777" w:rsidR="007F4CC2" w:rsidRDefault="00561CC4">
      <w:pPr>
        <w:pStyle w:val="CommentText"/>
      </w:pPr>
      <w:r>
        <w:t>Sources:</w:t>
      </w:r>
    </w:p>
    <w:p w14:paraId="4E68B50E" w14:textId="77777777" w:rsidR="007F4CC2" w:rsidRDefault="00561CC4">
      <w:pPr>
        <w:pStyle w:val="CommentText"/>
      </w:pPr>
      <w:r>
        <w:t>- ABC-123_Introduction and background (1).docx &gt; INTRODUCTION &gt; INDICATION/BACKGROUND TO THE DISEASE &gt; Current BONEITIS Care</w:t>
      </w:r>
    </w:p>
    <w:p w14:paraId="64C665D6" w14:textId="77777777" w:rsidR="007F4CC2" w:rsidRDefault="00561CC4">
      <w:pPr>
        <w:pStyle w:val="CommentText"/>
      </w:pPr>
      <w:r>
        <w:t>- ABC-123_Introduction and background (1).docx &gt; INTRODUCTION &gt; RATIONALE FOR THE STUDY</w:t>
      </w:r>
    </w:p>
  </w:comment>
  <w:comment w:id="221" w:author="AgileWriter" w:date="2026-02-27T18:54:00Z" w:initials="AW">
    <w:p w14:paraId="64C81F84" w14:textId="77777777" w:rsidR="007F4CC2" w:rsidRDefault="00561CC4">
      <w:pPr>
        <w:pStyle w:val="CommentText"/>
      </w:pPr>
      <w:r>
        <w:rPr>
          <w:rStyle w:val="CommentReference"/>
        </w:rPr>
        <w:annotationRef/>
      </w:r>
      <w:r>
        <w:t>Summarized the current therapeutic landscape for Boneitis, emphasizing the lack of approved treatments and current clinical care strategies.</w:t>
      </w:r>
    </w:p>
    <w:p w14:paraId="637805D2" w14:textId="77777777" w:rsidR="007F4CC2" w:rsidRDefault="007F4CC2">
      <w:pPr>
        <w:pStyle w:val="CommentText"/>
      </w:pPr>
    </w:p>
    <w:p w14:paraId="21002396" w14:textId="77777777" w:rsidR="007F4CC2" w:rsidRDefault="00561CC4">
      <w:pPr>
        <w:pStyle w:val="CommentText"/>
      </w:pPr>
      <w:r>
        <w:t>Sources:</w:t>
      </w:r>
    </w:p>
    <w:p w14:paraId="17921789" w14:textId="77777777" w:rsidR="007F4CC2" w:rsidRDefault="00561CC4">
      <w:pPr>
        <w:pStyle w:val="CommentText"/>
      </w:pPr>
      <w:r>
        <w:t>- ABC-123_Introduction and background (1).docx &gt; INTRODUCTION &gt; RISK-BENEFIT ASSESSMENT &gt; Overall Benefit/Risk Conclusion</w:t>
      </w:r>
    </w:p>
    <w:p w14:paraId="358F5E8A" w14:textId="77777777" w:rsidR="007F4CC2" w:rsidRDefault="00561CC4">
      <w:pPr>
        <w:pStyle w:val="CommentText"/>
      </w:pPr>
      <w:r>
        <w:t>- ABC-123_Introduction and background (1).docx &gt; INTRODUCTION &gt; INDICATION/BACKGROUND TO THE DISEASE &gt; Current BONEITIS Care</w:t>
      </w:r>
    </w:p>
  </w:comment>
  <w:comment w:id="230" w:author="AgileWriter" w:date="2026-02-27T18:54:00Z" w:initials="AW">
    <w:p w14:paraId="41E7A535" w14:textId="77777777" w:rsidR="007F4CC2" w:rsidRDefault="00561CC4">
      <w:pPr>
        <w:pStyle w:val="CommentText"/>
      </w:pPr>
      <w:r>
        <w:rPr>
          <w:rStyle w:val="CommentReference"/>
        </w:rPr>
        <w:annotationRef/>
      </w:r>
      <w:r>
        <w:t>Replaced with a concise summary from the context stating there are no approved treatments for BONEITIS, matching the likely intended table cell content.</w:t>
      </w:r>
    </w:p>
    <w:p w14:paraId="463F29E8" w14:textId="77777777" w:rsidR="007F4CC2" w:rsidRDefault="007F4CC2">
      <w:pPr>
        <w:pStyle w:val="CommentText"/>
      </w:pPr>
    </w:p>
    <w:p w14:paraId="70E47602" w14:textId="77777777" w:rsidR="007F4CC2" w:rsidRDefault="00561CC4">
      <w:pPr>
        <w:pStyle w:val="CommentText"/>
      </w:pPr>
      <w:r>
        <w:t>Sources:</w:t>
      </w:r>
    </w:p>
    <w:p w14:paraId="4B2EB814" w14:textId="77777777" w:rsidR="007F4CC2" w:rsidRDefault="00561CC4">
      <w:pPr>
        <w:pStyle w:val="CommentText"/>
      </w:pPr>
      <w:r>
        <w:t>- ABC-123_Introduction and background (1).docx &gt; INTRODUCTION &gt; INDICATION/BACKGROUND TO THE DISEASE &gt; Current BONEITIS Care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CEC9C4" w15:done="0"/>
  <w15:commentEx w15:paraId="22FE8BCE" w15:done="0"/>
  <w15:commentEx w15:paraId="4A2F033E" w15:done="0"/>
  <w15:commentEx w15:paraId="359ED7B7" w15:done="0"/>
  <w15:commentEx w15:paraId="7954F79A" w15:done="0"/>
  <w15:commentEx w15:paraId="7CC10B11" w15:done="0"/>
  <w15:commentEx w15:paraId="3CF5F458" w15:done="0"/>
  <w15:commentEx w15:paraId="22E65A64" w15:done="0"/>
  <w15:commentEx w15:paraId="002FB763" w15:paraIdParent="22E65A64" w15:done="0"/>
  <w15:commentEx w15:paraId="073A0452" w15:done="0"/>
  <w15:commentEx w15:paraId="500937C0" w15:done="0"/>
  <w15:commentEx w15:paraId="30FB4153" w15:done="0"/>
  <w15:commentEx w15:paraId="6E57286F" w15:done="0"/>
  <w15:commentEx w15:paraId="6220A28A" w15:done="0"/>
  <w15:commentEx w15:paraId="4E523214" w15:done="0"/>
  <w15:commentEx w15:paraId="199632EE" w15:done="0"/>
  <w15:commentEx w15:paraId="666A67AC" w15:done="0"/>
  <w15:commentEx w15:paraId="3AEC1163" w15:done="0"/>
  <w15:commentEx w15:paraId="40401EE7" w15:done="0"/>
  <w15:commentEx w15:paraId="3DD736F4" w15:done="0"/>
  <w15:commentEx w15:paraId="0C16AF88" w15:done="0"/>
  <w15:commentEx w15:paraId="6B042824" w15:done="0"/>
  <w15:commentEx w15:paraId="3F2265EF" w15:paraIdParent="6B042824" w15:done="0"/>
  <w15:commentEx w15:paraId="42D0C5DF" w15:done="0"/>
  <w15:commentEx w15:paraId="212E39F8" w15:paraIdParent="42D0C5DF" w15:done="0"/>
  <w15:commentEx w15:paraId="49FBE927" w15:done="0"/>
  <w15:commentEx w15:paraId="460196ED" w15:paraIdParent="49FBE927" w15:done="0"/>
  <w15:commentEx w15:paraId="1493D45D" w15:done="0"/>
  <w15:commentEx w15:paraId="41A8F595" w15:done="0"/>
  <w15:commentEx w15:paraId="5B0BAD25" w15:paraIdParent="41A8F595" w15:done="0"/>
  <w15:commentEx w15:paraId="7CE86597" w15:done="0"/>
  <w15:commentEx w15:paraId="4E769A54" w15:done="0"/>
  <w15:commentEx w15:paraId="14A28F31" w15:paraIdParent="4E769A54" w15:done="0"/>
  <w15:commentEx w15:paraId="6D7F8161" w15:done="0"/>
  <w15:commentEx w15:paraId="623181C7" w15:paraIdParent="6D7F8161" w15:done="0"/>
  <w15:commentEx w15:paraId="7D294238" w15:done="0"/>
  <w15:commentEx w15:paraId="716586CF" w15:paraIdParent="7D294238" w15:done="0"/>
  <w15:commentEx w15:paraId="5F242E66" w15:done="0"/>
  <w15:commentEx w15:paraId="455C8090" w15:done="0"/>
  <w15:commentEx w15:paraId="4CFAE339" w15:done="0"/>
  <w15:commentEx w15:paraId="06F0F12A" w15:done="0"/>
  <w15:commentEx w15:paraId="07561D70" w15:done="0"/>
  <w15:commentEx w15:paraId="2F6654A9" w15:done="0"/>
  <w15:commentEx w15:paraId="182E2C07" w15:done="0"/>
  <w15:commentEx w15:paraId="16E65534" w15:done="0"/>
  <w15:commentEx w15:paraId="3E19B18C" w15:done="0"/>
  <w15:commentEx w15:paraId="2062540D" w15:done="0"/>
  <w15:commentEx w15:paraId="65071A54" w15:done="0"/>
  <w15:commentEx w15:paraId="536FD56E" w15:done="0"/>
  <w15:commentEx w15:paraId="64C665D6" w15:done="0"/>
  <w15:commentEx w15:paraId="358F5E8A" w15:done="0"/>
  <w15:commentEx w15:paraId="4B2EB8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E34347" w16cex:dateUtc="2026-02-27T19:18:00Z"/>
  <w16cex:commentExtensible w16cex:durableId="3126EF06" w16cex:dateUtc="2026-02-27T19:03:00Z"/>
  <w16cex:commentExtensible w16cex:durableId="500937C0">
    <w16cex:extLst>
      <w16:ext w16:uri="{CE6994B0-6A32-4C9F-8C6B-6E91EDA988CE}">
        <cr:reactions xmlns:cr="http://schemas.microsoft.com/office/comments/2020/reactions">
          <cr:reaction reactionType="1">
            <cr:reactionInfo dateUtc="2026-02-27T19:11:48Z">
              <cr:user userId="S::ddiundi@synterex.com::b5227e6a-b3f5-417b-88f0-5410351ca169" userProvider="AD" userName="Diksha Diundi"/>
            </cr:reactionInfo>
          </cr:reaction>
        </cr:reactions>
      </w16:ext>
    </w16cex:extLst>
  </w16cex:commentExtensible>
  <w16cex:commentExtensible w16cex:durableId="30FB4153">
    <w16cex:extLst>
      <w16:ext w16:uri="{CE6994B0-6A32-4C9F-8C6B-6E91EDA988CE}">
        <cr:reactions xmlns:cr="http://schemas.microsoft.com/office/comments/2020/reactions">
          <cr:reaction reactionType="1">
            <cr:reactionInfo dateUtc="2026-02-27T19:11:51Z">
              <cr:user userId="S::ddiundi@synterex.com::b5227e6a-b3f5-417b-88f0-5410351ca169" userProvider="AD" userName="Diksha Diundi"/>
            </cr:reactionInfo>
          </cr:reaction>
        </cr:reactions>
      </w16:ext>
    </w16cex:extLst>
  </w16cex:commentExtensible>
  <w16cex:commentExtensible w16cex:durableId="5E7BD73B" w16cex:dateUtc="2026-02-27T19:09:00Z"/>
  <w16cex:commentExtensible w16cex:durableId="37793EF4" w16cex:dateUtc="2026-02-27T19:07:00Z"/>
  <w16cex:commentExtensible w16cex:durableId="0CFDC8B7" w16cex:dateUtc="2026-02-27T19:07:00Z"/>
  <w16cex:commentExtensible w16cex:durableId="0CB19123" w16cex:dateUtc="2026-02-27T19:06:00Z"/>
  <w16cex:commentExtensible w16cex:durableId="22EA7F77" w16cex:dateUtc="2026-02-27T19:05:00Z"/>
  <w16cex:commentExtensible w16cex:durableId="3DAFF9FF" w16cex:dateUtc="2026-02-27T19:05:00Z"/>
  <w16cex:commentExtensible w16cex:durableId="30F6FACB" w16cex:dateUtc="2026-02-27T19:05:00Z"/>
  <w16cex:commentExtensible w16cex:durableId="259A7C97" w16cex:dateUtc="2026-02-27T1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CEC9C4" w16cid:durableId="16E34347"/>
  <w16cid:commentId w16cid:paraId="22FE8BCE" w16cid:durableId="22FE8BCE"/>
  <w16cid:commentId w16cid:paraId="4A2F033E" w16cid:durableId="4A2F033E"/>
  <w16cid:commentId w16cid:paraId="359ED7B7" w16cid:durableId="359ED7B7"/>
  <w16cid:commentId w16cid:paraId="7954F79A" w16cid:durableId="7954F79A"/>
  <w16cid:commentId w16cid:paraId="7CC10B11" w16cid:durableId="7CC10B11"/>
  <w16cid:commentId w16cid:paraId="3CF5F458" w16cid:durableId="3CF5F458"/>
  <w16cid:commentId w16cid:paraId="22E65A64" w16cid:durableId="22E65A64"/>
  <w16cid:commentId w16cid:paraId="002FB763" w16cid:durableId="3126EF06"/>
  <w16cid:commentId w16cid:paraId="073A0452" w16cid:durableId="073A0452"/>
  <w16cid:commentId w16cid:paraId="500937C0" w16cid:durableId="500937C0"/>
  <w16cid:commentId w16cid:paraId="30FB4153" w16cid:durableId="30FB4153"/>
  <w16cid:commentId w16cid:paraId="6E57286F" w16cid:durableId="6E57286F"/>
  <w16cid:commentId w16cid:paraId="6220A28A" w16cid:durableId="6220A28A"/>
  <w16cid:commentId w16cid:paraId="4E523214" w16cid:durableId="4E523214"/>
  <w16cid:commentId w16cid:paraId="199632EE" w16cid:durableId="199632EE"/>
  <w16cid:commentId w16cid:paraId="666A67AC" w16cid:durableId="666A67AC"/>
  <w16cid:commentId w16cid:paraId="3AEC1163" w16cid:durableId="3AEC1163"/>
  <w16cid:commentId w16cid:paraId="40401EE7" w16cid:durableId="40401EE7"/>
  <w16cid:commentId w16cid:paraId="3DD736F4" w16cid:durableId="3DD736F4"/>
  <w16cid:commentId w16cid:paraId="0C16AF88" w16cid:durableId="0C16AF88"/>
  <w16cid:commentId w16cid:paraId="6B042824" w16cid:durableId="6B042824"/>
  <w16cid:commentId w16cid:paraId="3F2265EF" w16cid:durableId="5E7BD73B"/>
  <w16cid:commentId w16cid:paraId="42D0C5DF" w16cid:durableId="42D0C5DF"/>
  <w16cid:commentId w16cid:paraId="212E39F8" w16cid:durableId="37793EF4"/>
  <w16cid:commentId w16cid:paraId="49FBE927" w16cid:durableId="49FBE927"/>
  <w16cid:commentId w16cid:paraId="460196ED" w16cid:durableId="0CFDC8B7"/>
  <w16cid:commentId w16cid:paraId="1493D45D" w16cid:durableId="1493D45D"/>
  <w16cid:commentId w16cid:paraId="41A8F595" w16cid:durableId="41A8F595"/>
  <w16cid:commentId w16cid:paraId="5B0BAD25" w16cid:durableId="0CB19123"/>
  <w16cid:commentId w16cid:paraId="7CE86597" w16cid:durableId="7CE86597"/>
  <w16cid:commentId w16cid:paraId="4E769A54" w16cid:durableId="4E769A54"/>
  <w16cid:commentId w16cid:paraId="14A28F31" w16cid:durableId="22EA7F77"/>
  <w16cid:commentId w16cid:paraId="6D7F8161" w16cid:durableId="6D7F8161"/>
  <w16cid:commentId w16cid:paraId="623181C7" w16cid:durableId="3DAFF9FF"/>
  <w16cid:commentId w16cid:paraId="7D294238" w16cid:durableId="7D294238"/>
  <w16cid:commentId w16cid:paraId="716586CF" w16cid:durableId="30F6FACB"/>
  <w16cid:commentId w16cid:paraId="5F242E66" w16cid:durableId="5F242E66"/>
  <w16cid:commentId w16cid:paraId="455C8090" w16cid:durableId="455C8090"/>
  <w16cid:commentId w16cid:paraId="4CFAE339" w16cid:durableId="4CFAE339"/>
  <w16cid:commentId w16cid:paraId="06F0F12A" w16cid:durableId="06F0F12A"/>
  <w16cid:commentId w16cid:paraId="07561D70" w16cid:durableId="07561D70"/>
  <w16cid:commentId w16cid:paraId="2F6654A9" w16cid:durableId="259A7C97"/>
  <w16cid:commentId w16cid:paraId="182E2C07" w16cid:durableId="182E2C07"/>
  <w16cid:commentId w16cid:paraId="16E65534" w16cid:durableId="16E65534"/>
  <w16cid:commentId w16cid:paraId="3E19B18C" w16cid:durableId="3E19B18C"/>
  <w16cid:commentId w16cid:paraId="2062540D" w16cid:durableId="2062540D"/>
  <w16cid:commentId w16cid:paraId="65071A54" w16cid:durableId="65071A54"/>
  <w16cid:commentId w16cid:paraId="536FD56E" w16cid:durableId="536FD56E"/>
  <w16cid:commentId w16cid:paraId="64C665D6" w16cid:durableId="64C665D6"/>
  <w16cid:commentId w16cid:paraId="358F5E8A" w16cid:durableId="358F5E8A"/>
  <w16cid:commentId w16cid:paraId="4B2EB814" w16cid:durableId="4B2EB8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8FCC2" w14:textId="77777777" w:rsidR="00905A94" w:rsidRDefault="00905A94">
      <w:pPr>
        <w:spacing w:after="0" w:line="240" w:lineRule="auto"/>
      </w:pPr>
      <w:r>
        <w:separator/>
      </w:r>
    </w:p>
  </w:endnote>
  <w:endnote w:type="continuationSeparator" w:id="0">
    <w:p w14:paraId="31EE371D" w14:textId="77777777" w:rsidR="00905A94" w:rsidRDefault="00905A94">
      <w:pPr>
        <w:spacing w:after="0" w:line="240" w:lineRule="auto"/>
      </w:pPr>
      <w:r>
        <w:continuationSeparator/>
      </w:r>
    </w:p>
  </w:endnote>
  <w:endnote w:type="continuationNotice" w:id="1">
    <w:p w14:paraId="17D81FA8" w14:textId="77777777" w:rsidR="00905A94" w:rsidRDefault="00905A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0A156" w14:textId="77777777" w:rsidR="007F4CC2" w:rsidRDefault="00561CC4">
    <w:pPr>
      <w:pStyle w:val="Q-Header"/>
    </w:pPr>
    <w:r>
      <w:t>Protocol Version &lt;XX&gt; (dd Month 2025)</w:t>
    </w:r>
    <w:r>
      <w:rPr>
        <w:rFonts w:ascii="Calibri" w:hAnsi="Calibri"/>
        <w:color w:val="000000"/>
        <w:sz w:val="21"/>
      </w:rPr>
      <w:t xml:space="preserve">                                                                                                         </w:t>
    </w:r>
    <w:r>
      <w:t xml:space="preserve">Page </w:t>
    </w:r>
    <w:r>
      <w:fldChar w:fldCharType="begin"/>
    </w:r>
    <w:r>
      <w:instrText xml:space="preserve"> PAGE  \* Arabic  \* MERGEFORMAT </w:instrText>
    </w:r>
    <w:r>
      <w:fldChar w:fldCharType="separate"/>
    </w:r>
    <w:r>
      <w:rPr>
        <w:noProof/>
      </w:rPr>
      <w:t>26</w:t>
    </w:r>
    <w:r>
      <w:fldChar w:fldCharType="end"/>
    </w:r>
    <w:r>
      <w:t xml:space="preserve"> of </w:t>
    </w:r>
    <w:fldSimple w:instr=" NUMPAGES  \* Arabic  \* MERGEFORMAT ">
      <w:r>
        <w:rPr>
          <w:noProof/>
        </w:rPr>
        <w:t>52</w:t>
      </w:r>
    </w:fldSimple>
    <w:r>
      <w:rPr>
        <w:rFonts w:ascii="Calibri" w:hAnsi="Calibri"/>
        <w:color w:val="000000"/>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59B4C" w14:textId="77777777" w:rsidR="007F4CC2" w:rsidRDefault="00561CC4">
    <w:pPr>
      <w:pStyle w:val="Q-Header"/>
    </w:pPr>
    <w:r>
      <w:t>Protocol Version &lt;XX&gt; (dd Month 2025)</w:t>
    </w:r>
    <w:r>
      <w:rPr>
        <w:rFonts w:ascii="Calibri" w:hAnsi="Calibri"/>
        <w:color w:val="000000"/>
        <w:sz w:val="21"/>
      </w:rPr>
      <w:t xml:space="preserve">                                                                                              </w:t>
    </w:r>
    <w:r>
      <w:t xml:space="preserve">Page </w:t>
    </w:r>
    <w:r>
      <w:fldChar w:fldCharType="begin"/>
    </w:r>
    <w:r>
      <w:instrText xml:space="preserve"> PAGE  \* Arabic  \* MERGEFORMAT </w:instrText>
    </w:r>
    <w:r>
      <w:fldChar w:fldCharType="separate"/>
    </w:r>
    <w:r>
      <w:rPr>
        <w:noProof/>
      </w:rPr>
      <w:t>10</w:t>
    </w:r>
    <w:r>
      <w:fldChar w:fldCharType="end"/>
    </w:r>
    <w:r>
      <w:t xml:space="preserve"> of </w:t>
    </w:r>
    <w:fldSimple w:instr=" NUMPAGES  \* Arabic  \* MERGEFORMAT ">
      <w:r>
        <w:rPr>
          <w:noProof/>
        </w:rPr>
        <w:t>25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2E92C" w14:textId="77777777" w:rsidR="007F4CC2" w:rsidRDefault="00561CC4">
    <w:pPr>
      <w:pStyle w:val="Q-Header"/>
    </w:pPr>
    <w:r>
      <w:t>Protocol Version &lt;XX&gt; (dd Month 2025)</w:t>
    </w:r>
    <w:r>
      <w:rPr>
        <w:rFonts w:ascii="Calibri" w:hAnsi="Calibri"/>
        <w:color w:val="000000"/>
        <w:sz w:val="21"/>
      </w:rPr>
      <w:t xml:space="preserve">                                                                                              </w:t>
    </w:r>
    <w:r>
      <w:t xml:space="preserve">Page </w:t>
    </w:r>
    <w:r>
      <w:fldChar w:fldCharType="begin"/>
    </w:r>
    <w:r>
      <w:instrText xml:space="preserve"> PAGE  \* Arabic  \* MERGEFORMAT </w:instrText>
    </w:r>
    <w:r>
      <w:fldChar w:fldCharType="separate"/>
    </w:r>
    <w:r>
      <w:rPr>
        <w:noProof/>
      </w:rPr>
      <w:t>10</w:t>
    </w:r>
    <w:r>
      <w:fldChar w:fldCharType="end"/>
    </w:r>
    <w:r>
      <w:t xml:space="preserve"> of </w:t>
    </w:r>
    <w:fldSimple w:instr=" NUMPAGES  \* Arabic  \* MERGEFORMAT ">
      <w:r>
        <w:rPr>
          <w:noProof/>
        </w:rPr>
        <w:t>25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EA0F4" w14:textId="77777777" w:rsidR="00905A94" w:rsidRDefault="00905A94">
      <w:pPr>
        <w:spacing w:after="0" w:line="240" w:lineRule="auto"/>
      </w:pPr>
      <w:r>
        <w:separator/>
      </w:r>
    </w:p>
  </w:footnote>
  <w:footnote w:type="continuationSeparator" w:id="0">
    <w:p w14:paraId="3318DCAB" w14:textId="77777777" w:rsidR="00905A94" w:rsidRDefault="00905A94">
      <w:pPr>
        <w:spacing w:after="0" w:line="240" w:lineRule="auto"/>
      </w:pPr>
      <w:r>
        <w:continuationSeparator/>
      </w:r>
    </w:p>
  </w:footnote>
  <w:footnote w:type="continuationNotice" w:id="1">
    <w:p w14:paraId="46D3D0ED" w14:textId="77777777" w:rsidR="00905A94" w:rsidRDefault="00905A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FD66" w14:textId="77777777" w:rsidR="007F4CC2" w:rsidRDefault="00561CC4">
    <w:pPr>
      <w:pStyle w:val="Q-Header"/>
    </w:pPr>
    <w:r w:rsidRPr="00F9714C">
      <w:rPr>
        <w:color w:val="000000"/>
        <w:highlight w:val="cyan"/>
      </w:rPr>
      <w:t>Study</w:t>
    </w:r>
    <w:r w:rsidRPr="00F9714C">
      <w:rPr>
        <w:highlight w:val="cyan"/>
      </w:rPr>
      <w:t> &lt;Insert Name&gt;</w:t>
    </w:r>
    <w:r>
      <w:t xml:space="preserve">                                                                                                                   </w:t>
    </w:r>
    <w:del w:id="96" w:author="AgileWriter" w:date="2026-02-27T18:54:00Z">
      <w:r>
        <w:rPr>
          <w:color w:val="000000"/>
        </w:rPr>
        <w:delText>&lt;Insert Company Name&gt;</w:delText>
      </w:r>
    </w:del>
    <w:ins w:id="97" w:author="AgileWriter" w:date="2026-02-27T18:54:00Z">
      <w:r>
        <w:t>Contossa Pharma</w:t>
      </w:r>
    </w:ins>
    <w:r>
      <w:t xml:space="preserve">Clinical Study Protocol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0107" w14:textId="77777777" w:rsidR="00D84CED" w:rsidRDefault="00561CC4">
    <w:pPr>
      <w:pStyle w:val="Header"/>
    </w:pPr>
    <w:r>
      <w:tab/>
    </w:r>
    <w:r>
      <w:tab/>
      <w:t>Product Code/Name</w:t>
    </w:r>
  </w:p>
  <w:p w14:paraId="55D846E7" w14:textId="77777777" w:rsidR="00D84CED" w:rsidRDefault="00561CC4">
    <w:pPr>
      <w:pStyle w:val="Header"/>
      <w:rPr>
        <w:b/>
        <w:bCs/>
      </w:rPr>
    </w:pPr>
    <w:r>
      <w:t>Type D Meeting Briefing Document</w:t>
    </w:r>
    <w:r>
      <w:tab/>
    </w:r>
    <w:r>
      <w:tab/>
      <w:t xml:space="preserve">Page </w:t>
    </w:r>
    <w:r>
      <w:rPr>
        <w:b/>
        <w:bCs/>
      </w:rPr>
      <w:fldChar w:fldCharType="begin"/>
    </w:r>
    <w:r>
      <w:rPr>
        <w:b/>
        <w:bCs/>
      </w:rPr>
      <w:instrText xml:space="preserve"> PAGE  \* Arabic  \* MERGEFORMAT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6</w:t>
    </w:r>
    <w:r>
      <w:rPr>
        <w:b/>
        <w:bCs/>
      </w:rPr>
      <w:fldChar w:fldCharType="end"/>
    </w:r>
  </w:p>
  <w:p w14:paraId="6524F231" w14:textId="77777777" w:rsidR="00D84CED" w:rsidRDefault="00D84CED">
    <w:pPr>
      <w:pStyle w:val="Header"/>
      <w:rPr>
        <w:b/>
        <w:bCs/>
      </w:rPr>
    </w:pPr>
  </w:p>
  <w:p w14:paraId="556C3FAE" w14:textId="77777777" w:rsidR="00D84CED" w:rsidRDefault="00D84CED">
    <w:pPr>
      <w:pStyle w:val="Header"/>
    </w:pPr>
  </w:p>
  <w:p w14:paraId="34D3D60C" w14:textId="77777777" w:rsidR="00D84CED" w:rsidRDefault="00D84C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4D43" w14:textId="77777777" w:rsidR="007F4CC2" w:rsidRDefault="00561CC4">
    <w:pPr>
      <w:pStyle w:val="Q-Header"/>
    </w:pPr>
    <w:r>
      <w:rPr>
        <w:color w:val="000000"/>
      </w:rPr>
      <w:t>Study</w:t>
    </w:r>
    <w:r>
      <w:t> </w:t>
    </w:r>
    <w:del w:id="104" w:author="AgileWriter" w:date="2026-02-27T18:54:00Z">
      <w:r>
        <w:delText>&lt;Insert Number&gt;</w:delText>
      </w:r>
    </w:del>
    <w:ins w:id="105" w:author="AgileWriter" w:date="2026-02-27T18:54:00Z">
      <w:r>
        <w:t>ABCCT2015-06</w:t>
      </w:r>
    </w:ins>
    <w:r>
      <w:t xml:space="preserve">                                                                                                                </w:t>
    </w:r>
    <w:del w:id="106" w:author="AgileWriter" w:date="2026-02-27T18:54:00Z">
      <w:r>
        <w:rPr>
          <w:color w:val="000000"/>
        </w:rPr>
        <w:delText>&lt;Insert Company Name&gt;</w:delText>
      </w:r>
    </w:del>
    <w:ins w:id="107" w:author="AgileWriter" w:date="2026-02-27T18:54:00Z">
      <w:r>
        <w:t>Contossa Pharma</w:t>
      </w:r>
    </w:ins>
    <w:r>
      <w:t xml:space="preserve">Clinical Study Protocol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0F213" w14:textId="77777777" w:rsidR="007F4CC2" w:rsidRDefault="00561CC4">
    <w:pPr>
      <w:pStyle w:val="Q-Header"/>
    </w:pPr>
    <w:r>
      <w:rPr>
        <w:color w:val="000000"/>
      </w:rPr>
      <w:t>Study</w:t>
    </w:r>
    <w:r>
      <w:t> </w:t>
    </w:r>
    <w:del w:id="467" w:author="AgileWriter" w:date="2026-02-27T18:54:00Z">
      <w:r>
        <w:delText>&lt;Insert Number&gt;</w:delText>
      </w:r>
    </w:del>
    <w:ins w:id="468" w:author="AgileWriter" w:date="2026-02-27T18:54:00Z">
      <w:r>
        <w:t>ABCCT2015-06</w:t>
      </w:r>
    </w:ins>
    <w:r>
      <w:t xml:space="preserve">                                                                                                                </w:t>
    </w:r>
    <w:del w:id="469" w:author="AgileWriter" w:date="2026-02-27T18:54:00Z">
      <w:r>
        <w:rPr>
          <w:color w:val="000000"/>
        </w:rPr>
        <w:delText>&lt;Insert Company Name&gt;</w:delText>
      </w:r>
    </w:del>
    <w:ins w:id="470" w:author="AgileWriter" w:date="2026-02-27T18:54:00Z">
      <w:r>
        <w:t>Contossa Pharma</w:t>
      </w:r>
    </w:ins>
    <w:r>
      <w:t xml:space="preserve">Clinical Study Protocol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5EB"/>
    <w:multiLevelType w:val="hybridMultilevel"/>
    <w:tmpl w:val="56488BF0"/>
    <w:lvl w:ilvl="0" w:tplc="0409000F">
      <w:start w:val="1"/>
      <w:numFmt w:val="decimal"/>
      <w:pStyle w:val="Q-List1-2-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E7504"/>
    <w:multiLevelType w:val="hybridMultilevel"/>
    <w:tmpl w:val="B7444FBE"/>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B775F7A"/>
    <w:multiLevelType w:val="hybridMultilevel"/>
    <w:tmpl w:val="A8404AA2"/>
    <w:lvl w:ilvl="0" w:tplc="CECAAB16">
      <w:start w:val="2"/>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9B02C1"/>
    <w:multiLevelType w:val="hybridMultilevel"/>
    <w:tmpl w:val="896A3B64"/>
    <w:lvl w:ilvl="0" w:tplc="B68EFBEE">
      <w:start w:val="1"/>
      <w:numFmt w:val="bullet"/>
      <w:lvlRestart w:val="0"/>
      <w:lvlText w:val=""/>
      <w:lvlJc w:val="left"/>
      <w:pPr>
        <w:ind w:left="360" w:hanging="360"/>
      </w:pPr>
      <w:rPr>
        <w:rFonts w:ascii="Symbol" w:hAnsi="Symbol" w:hint="default"/>
        <w:color w:val="auto"/>
      </w:rPr>
    </w:lvl>
    <w:lvl w:ilvl="1" w:tplc="A790E15C">
      <w:start w:val="1"/>
      <w:numFmt w:val="bullet"/>
      <w:lvlText w:val=""/>
      <w:lvlJc w:val="left"/>
      <w:pPr>
        <w:ind w:left="720" w:hanging="360"/>
      </w:pPr>
      <w:rPr>
        <w:rFonts w:ascii="Symbol" w:hAnsi="Symbol" w:hint="default"/>
        <w:color w:val="auto"/>
      </w:rPr>
    </w:lvl>
    <w:lvl w:ilvl="2" w:tplc="36DCE1C6">
      <w:start w:val="1"/>
      <w:numFmt w:val="bullet"/>
      <w:lvlText w:val=""/>
      <w:lvlJc w:val="left"/>
      <w:pPr>
        <w:ind w:left="1080" w:hanging="360"/>
      </w:pPr>
      <w:rPr>
        <w:rFonts w:ascii="Symbol" w:hAnsi="Symbol" w:hint="default"/>
        <w:color w:val="auto"/>
      </w:rPr>
    </w:lvl>
    <w:lvl w:ilvl="3" w:tplc="E330243E">
      <w:start w:val="1"/>
      <w:numFmt w:val="bullet"/>
      <w:lvlText w:val=""/>
      <w:lvlJc w:val="left"/>
      <w:pPr>
        <w:ind w:left="1440" w:hanging="360"/>
      </w:pPr>
      <w:rPr>
        <w:rFonts w:ascii="Symbol" w:hAnsi="Symbol" w:hint="default"/>
        <w:color w:val="auto"/>
      </w:rPr>
    </w:lvl>
    <w:lvl w:ilvl="4" w:tplc="E808F68E">
      <w:start w:val="1"/>
      <w:numFmt w:val="bullet"/>
      <w:lvlText w:val=""/>
      <w:lvlJc w:val="left"/>
      <w:pPr>
        <w:ind w:left="1800" w:hanging="360"/>
      </w:pPr>
      <w:rPr>
        <w:rFonts w:ascii="Symbol" w:hAnsi="Symbol" w:hint="default"/>
        <w:color w:val="auto"/>
      </w:rPr>
    </w:lvl>
    <w:lvl w:ilvl="5" w:tplc="4120F6A6">
      <w:start w:val="1"/>
      <w:numFmt w:val="bullet"/>
      <w:lvlText w:val=""/>
      <w:lvlJc w:val="left"/>
      <w:pPr>
        <w:ind w:left="2160" w:hanging="360"/>
      </w:pPr>
      <w:rPr>
        <w:rFonts w:ascii="Symbol" w:hAnsi="Symbol" w:hint="default"/>
        <w:color w:val="auto"/>
      </w:rPr>
    </w:lvl>
    <w:lvl w:ilvl="6" w:tplc="FF6A12A4">
      <w:start w:val="1"/>
      <w:numFmt w:val="bullet"/>
      <w:lvlText w:val=""/>
      <w:lvlJc w:val="left"/>
      <w:pPr>
        <w:ind w:left="2520" w:hanging="360"/>
      </w:pPr>
      <w:rPr>
        <w:rFonts w:ascii="Symbol" w:hAnsi="Symbol" w:hint="default"/>
        <w:color w:val="auto"/>
      </w:rPr>
    </w:lvl>
    <w:lvl w:ilvl="7" w:tplc="853AA464">
      <w:start w:val="1"/>
      <w:numFmt w:val="bullet"/>
      <w:lvlText w:val=""/>
      <w:lvlJc w:val="left"/>
      <w:pPr>
        <w:ind w:left="2880" w:hanging="360"/>
      </w:pPr>
      <w:rPr>
        <w:rFonts w:ascii="Symbol" w:hAnsi="Symbol" w:hint="default"/>
        <w:color w:val="auto"/>
      </w:rPr>
    </w:lvl>
    <w:lvl w:ilvl="8" w:tplc="0CB6E53C">
      <w:start w:val="1"/>
      <w:numFmt w:val="bullet"/>
      <w:lvlText w:val=""/>
      <w:lvlJc w:val="left"/>
      <w:pPr>
        <w:ind w:left="3240" w:hanging="360"/>
      </w:pPr>
      <w:rPr>
        <w:rFonts w:ascii="Symbol" w:hAnsi="Symbol" w:hint="default"/>
        <w:color w:val="auto"/>
      </w:rPr>
    </w:lvl>
  </w:abstractNum>
  <w:abstractNum w:abstractNumId="4" w15:restartNumberingAfterBreak="0">
    <w:nsid w:val="23E53823"/>
    <w:multiLevelType w:val="hybridMultilevel"/>
    <w:tmpl w:val="C74EA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8E45E5"/>
    <w:multiLevelType w:val="hybridMultilevel"/>
    <w:tmpl w:val="3C4823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A87AE1"/>
    <w:multiLevelType w:val="hybridMultilevel"/>
    <w:tmpl w:val="9AB8F1AC"/>
    <w:lvl w:ilvl="0" w:tplc="6C64A7E2">
      <w:start w:val="2"/>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3140BA"/>
    <w:multiLevelType w:val="hybridMultilevel"/>
    <w:tmpl w:val="AB020C7A"/>
    <w:styleLink w:val="Q-Appendix-numbers"/>
    <w:lvl w:ilvl="0" w:tplc="E6FE526A">
      <w:start w:val="1"/>
      <w:numFmt w:val="decimal"/>
      <w:pStyle w:val="Q-Appendix-Numeric"/>
      <w:suff w:val="space"/>
      <w:lvlText w:val="Appendix %1."/>
      <w:lvlJc w:val="left"/>
      <w:pPr>
        <w:ind w:left="360" w:hanging="360"/>
      </w:pPr>
      <w:rPr>
        <w:rFonts w:ascii="Times New Roman Bold" w:hAnsi="Times New Roman Bold" w:hint="default"/>
        <w:b/>
        <w:i w:val="0"/>
        <w:sz w:val="28"/>
      </w:rPr>
    </w:lvl>
    <w:lvl w:ilvl="1" w:tplc="148EF232">
      <w:start w:val="1"/>
      <w:numFmt w:val="lowerLetter"/>
      <w:lvlText w:val="%2)"/>
      <w:lvlJc w:val="left"/>
      <w:pPr>
        <w:ind w:left="720" w:hanging="360"/>
      </w:pPr>
      <w:rPr>
        <w:rFonts w:hint="default"/>
      </w:rPr>
    </w:lvl>
    <w:lvl w:ilvl="2" w:tplc="2340D43C">
      <w:start w:val="1"/>
      <w:numFmt w:val="lowerRoman"/>
      <w:lvlText w:val="%3)"/>
      <w:lvlJc w:val="left"/>
      <w:pPr>
        <w:ind w:left="1080" w:hanging="360"/>
      </w:pPr>
      <w:rPr>
        <w:rFonts w:hint="default"/>
      </w:rPr>
    </w:lvl>
    <w:lvl w:ilvl="3" w:tplc="91F2766A">
      <w:start w:val="1"/>
      <w:numFmt w:val="decimal"/>
      <w:lvlText w:val="(%4)"/>
      <w:lvlJc w:val="left"/>
      <w:pPr>
        <w:ind w:left="1440" w:hanging="360"/>
      </w:pPr>
      <w:rPr>
        <w:rFonts w:hint="default"/>
      </w:rPr>
    </w:lvl>
    <w:lvl w:ilvl="4" w:tplc="60749A1A">
      <w:start w:val="1"/>
      <w:numFmt w:val="lowerLetter"/>
      <w:lvlText w:val="(%5)"/>
      <w:lvlJc w:val="left"/>
      <w:pPr>
        <w:ind w:left="1800" w:hanging="360"/>
      </w:pPr>
      <w:rPr>
        <w:rFonts w:hint="default"/>
      </w:rPr>
    </w:lvl>
    <w:lvl w:ilvl="5" w:tplc="68F4F5C2">
      <w:start w:val="1"/>
      <w:numFmt w:val="lowerRoman"/>
      <w:lvlText w:val="(%6)"/>
      <w:lvlJc w:val="left"/>
      <w:pPr>
        <w:ind w:left="2160" w:hanging="360"/>
      </w:pPr>
      <w:rPr>
        <w:rFonts w:hint="default"/>
      </w:rPr>
    </w:lvl>
    <w:lvl w:ilvl="6" w:tplc="983A61DC">
      <w:start w:val="1"/>
      <w:numFmt w:val="decimal"/>
      <w:lvlText w:val="%7."/>
      <w:lvlJc w:val="left"/>
      <w:pPr>
        <w:ind w:left="2520" w:hanging="360"/>
      </w:pPr>
      <w:rPr>
        <w:rFonts w:hint="default"/>
      </w:rPr>
    </w:lvl>
    <w:lvl w:ilvl="7" w:tplc="C2BC2C78">
      <w:start w:val="1"/>
      <w:numFmt w:val="lowerLetter"/>
      <w:lvlText w:val="%8."/>
      <w:lvlJc w:val="left"/>
      <w:pPr>
        <w:ind w:left="2880" w:hanging="360"/>
      </w:pPr>
      <w:rPr>
        <w:rFonts w:hint="default"/>
      </w:rPr>
    </w:lvl>
    <w:lvl w:ilvl="8" w:tplc="3C0E599E">
      <w:start w:val="1"/>
      <w:numFmt w:val="lowerRoman"/>
      <w:lvlText w:val="%9."/>
      <w:lvlJc w:val="left"/>
      <w:pPr>
        <w:ind w:left="3240" w:hanging="360"/>
      </w:pPr>
      <w:rPr>
        <w:rFonts w:hint="default"/>
      </w:rPr>
    </w:lvl>
  </w:abstractNum>
  <w:abstractNum w:abstractNumId="8" w15:restartNumberingAfterBreak="0">
    <w:nsid w:val="3C537163"/>
    <w:multiLevelType w:val="hybridMultilevel"/>
    <w:tmpl w:val="4F32A25C"/>
    <w:lvl w:ilvl="0" w:tplc="E0D299E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AE348D"/>
    <w:multiLevelType w:val="hybridMultilevel"/>
    <w:tmpl w:val="6FBE44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3826D7"/>
    <w:multiLevelType w:val="hybridMultilevel"/>
    <w:tmpl w:val="AB020C7A"/>
    <w:numStyleLink w:val="Q-Appendix-numbers"/>
  </w:abstractNum>
  <w:abstractNum w:abstractNumId="11" w15:restartNumberingAfterBreak="0">
    <w:nsid w:val="49701B8B"/>
    <w:multiLevelType w:val="hybridMultilevel"/>
    <w:tmpl w:val="A85AFB96"/>
    <w:lvl w:ilvl="0" w:tplc="6876CDF6">
      <w:start w:val="3"/>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966DFA"/>
    <w:multiLevelType w:val="hybridMultilevel"/>
    <w:tmpl w:val="CC38F736"/>
    <w:lvl w:ilvl="0" w:tplc="18AE15E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B7C68B9"/>
    <w:multiLevelType w:val="hybridMultilevel"/>
    <w:tmpl w:val="83F28102"/>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3E4611F"/>
    <w:multiLevelType w:val="multilevel"/>
    <w:tmpl w:val="6878450C"/>
    <w:lvl w:ilvl="0">
      <w:start w:val="1"/>
      <w:numFmt w:val="decimal"/>
      <w:pStyle w:val="Q-Heading1"/>
      <w:lvlText w:val="%1."/>
      <w:lvlJc w:val="left"/>
      <w:pPr>
        <w:ind w:left="360" w:hanging="360"/>
      </w:pPr>
    </w:lvl>
    <w:lvl w:ilvl="1">
      <w:start w:val="1"/>
      <w:numFmt w:val="decimal"/>
      <w:pStyle w:val="Q-Heading2"/>
      <w:lvlText w:val="%1.%2."/>
      <w:lvlJc w:val="left"/>
      <w:pPr>
        <w:ind w:left="1062" w:hanging="432"/>
      </w:pPr>
    </w:lvl>
    <w:lvl w:ilvl="2">
      <w:start w:val="1"/>
      <w:numFmt w:val="decimal"/>
      <w:pStyle w:val="Q-Heading3"/>
      <w:lvlText w:val="%1.%2.%3."/>
      <w:lvlJc w:val="left"/>
      <w:pPr>
        <w:ind w:left="1224" w:hanging="504"/>
      </w:pPr>
    </w:lvl>
    <w:lvl w:ilvl="3">
      <w:start w:val="1"/>
      <w:numFmt w:val="decimal"/>
      <w:pStyle w:val="Q-Heading4"/>
      <w:lvlText w:val="%1.%2.%3.%4."/>
      <w:lvlJc w:val="left"/>
      <w:pPr>
        <w:ind w:left="1728" w:hanging="648"/>
      </w:pPr>
    </w:lvl>
    <w:lvl w:ilvl="4">
      <w:start w:val="1"/>
      <w:numFmt w:val="decimal"/>
      <w:pStyle w:val="Q-Heading5"/>
      <w:lvlText w:val="%1.%2.%3.%4.%5."/>
      <w:lvlJc w:val="left"/>
      <w:pPr>
        <w:ind w:left="2232" w:hanging="792"/>
      </w:pPr>
    </w:lvl>
    <w:lvl w:ilvl="5">
      <w:start w:val="1"/>
      <w:numFmt w:val="decimal"/>
      <w:pStyle w:val="Q-Heading6"/>
      <w:lvlText w:val="%1.%2.%3.%4.%5.%6."/>
      <w:lvlJc w:val="left"/>
      <w:pPr>
        <w:ind w:left="2736" w:hanging="936"/>
      </w:pPr>
    </w:lvl>
    <w:lvl w:ilvl="6">
      <w:start w:val="1"/>
      <w:numFmt w:val="decimal"/>
      <w:pStyle w:val="Q-Heading7"/>
      <w:lvlText w:val="%1.%2.%3.%4.%5.%6.%7."/>
      <w:lvlJc w:val="left"/>
      <w:pPr>
        <w:ind w:left="3240" w:hanging="1080"/>
      </w:pPr>
    </w:lvl>
    <w:lvl w:ilvl="7">
      <w:start w:val="1"/>
      <w:numFmt w:val="decimal"/>
      <w:pStyle w:val="Q-Heading8"/>
      <w:lvlText w:val="%1.%2.%3.%4.%5.%6.%7.%8."/>
      <w:lvlJc w:val="left"/>
      <w:pPr>
        <w:ind w:left="3744" w:hanging="1224"/>
      </w:pPr>
    </w:lvl>
    <w:lvl w:ilvl="8">
      <w:start w:val="1"/>
      <w:numFmt w:val="decimal"/>
      <w:pStyle w:val="Q-Heading9"/>
      <w:lvlText w:val="%1.%2.%3.%4.%5.%6.%7.%8.%9."/>
      <w:lvlJc w:val="left"/>
      <w:pPr>
        <w:ind w:left="4320" w:hanging="1440"/>
      </w:pPr>
    </w:lvl>
  </w:abstractNum>
  <w:abstractNum w:abstractNumId="15" w15:restartNumberingAfterBreak="0">
    <w:nsid w:val="6F061941"/>
    <w:multiLevelType w:val="hybridMultilevel"/>
    <w:tmpl w:val="4F4800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FD350D9"/>
    <w:multiLevelType w:val="hybridMultilevel"/>
    <w:tmpl w:val="D5D4A672"/>
    <w:lvl w:ilvl="0" w:tplc="E0D299E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7A5369"/>
    <w:multiLevelType w:val="hybridMultilevel"/>
    <w:tmpl w:val="A8404AA2"/>
    <w:lvl w:ilvl="0" w:tplc="FFFFFFFF">
      <w:start w:val="2"/>
      <w:numFmt w:val="decimal"/>
      <w:lvlText w:val="%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2F6227B"/>
    <w:multiLevelType w:val="hybridMultilevel"/>
    <w:tmpl w:val="14A0A85A"/>
    <w:lvl w:ilvl="0" w:tplc="2EACEF38">
      <w:start w:val="1"/>
      <w:numFmt w:val="decimal"/>
      <w:lvlText w:val="%1."/>
      <w:lvlJc w:val="left"/>
      <w:pPr>
        <w:ind w:left="360" w:hanging="360"/>
      </w:pPr>
      <w:rPr>
        <w:rFonts w:hint="default"/>
      </w:rPr>
    </w:lvl>
    <w:lvl w:ilvl="1" w:tplc="BCF2FF88">
      <w:start w:val="1"/>
      <w:numFmt w:val="lowerLetter"/>
      <w:lvlText w:val="%2."/>
      <w:lvlJc w:val="left"/>
      <w:pPr>
        <w:ind w:left="1080" w:hanging="360"/>
      </w:pPr>
    </w:lvl>
    <w:lvl w:ilvl="2" w:tplc="8E32935A">
      <w:start w:val="1"/>
      <w:numFmt w:val="lowerRoman"/>
      <w:lvlText w:val="%3."/>
      <w:lvlJc w:val="left"/>
      <w:pPr>
        <w:ind w:left="1800" w:hanging="180"/>
      </w:pPr>
    </w:lvl>
    <w:lvl w:ilvl="3" w:tplc="51FCBFD6">
      <w:start w:val="1"/>
      <w:numFmt w:val="decimal"/>
      <w:lvlText w:val="%4."/>
      <w:lvlJc w:val="left"/>
      <w:pPr>
        <w:ind w:left="2520" w:hanging="360"/>
      </w:pPr>
    </w:lvl>
    <w:lvl w:ilvl="4" w:tplc="1430D43C">
      <w:start w:val="1"/>
      <w:numFmt w:val="lowerLetter"/>
      <w:lvlText w:val="%5."/>
      <w:lvlJc w:val="left"/>
      <w:pPr>
        <w:ind w:left="3240" w:hanging="360"/>
      </w:pPr>
    </w:lvl>
    <w:lvl w:ilvl="5" w:tplc="97E80E6C">
      <w:start w:val="1"/>
      <w:numFmt w:val="lowerRoman"/>
      <w:lvlText w:val="%6."/>
      <w:lvlJc w:val="left"/>
      <w:pPr>
        <w:ind w:left="3960" w:hanging="180"/>
      </w:pPr>
    </w:lvl>
    <w:lvl w:ilvl="6" w:tplc="8A8A7B88">
      <w:start w:val="1"/>
      <w:numFmt w:val="decimal"/>
      <w:lvlText w:val="%7."/>
      <w:lvlJc w:val="left"/>
      <w:pPr>
        <w:ind w:left="4680" w:hanging="360"/>
      </w:pPr>
    </w:lvl>
    <w:lvl w:ilvl="7" w:tplc="71A42724">
      <w:start w:val="1"/>
      <w:numFmt w:val="lowerLetter"/>
      <w:lvlText w:val="%8."/>
      <w:lvlJc w:val="left"/>
      <w:pPr>
        <w:ind w:left="5400" w:hanging="360"/>
      </w:pPr>
    </w:lvl>
    <w:lvl w:ilvl="8" w:tplc="FC76ECEE">
      <w:start w:val="1"/>
      <w:numFmt w:val="lowerRoman"/>
      <w:lvlText w:val="%9."/>
      <w:lvlJc w:val="left"/>
      <w:pPr>
        <w:ind w:left="6120" w:hanging="180"/>
      </w:pPr>
    </w:lvl>
  </w:abstractNum>
  <w:abstractNum w:abstractNumId="19" w15:restartNumberingAfterBreak="0">
    <w:nsid w:val="7F576E7B"/>
    <w:multiLevelType w:val="hybridMultilevel"/>
    <w:tmpl w:val="5372C390"/>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69957159">
    <w:abstractNumId w:val="14"/>
  </w:num>
  <w:num w:numId="2" w16cid:durableId="1276444814">
    <w:abstractNumId w:val="18"/>
  </w:num>
  <w:num w:numId="3" w16cid:durableId="1015349258">
    <w:abstractNumId w:val="3"/>
  </w:num>
  <w:num w:numId="4" w16cid:durableId="709498249">
    <w:abstractNumId w:val="7"/>
  </w:num>
  <w:num w:numId="5" w16cid:durableId="931014659">
    <w:abstractNumId w:val="10"/>
  </w:num>
  <w:num w:numId="6" w16cid:durableId="1707868871">
    <w:abstractNumId w:val="9"/>
  </w:num>
  <w:num w:numId="7" w16cid:durableId="1368331956">
    <w:abstractNumId w:val="4"/>
  </w:num>
  <w:num w:numId="8" w16cid:durableId="46875197">
    <w:abstractNumId w:val="15"/>
  </w:num>
  <w:num w:numId="9" w16cid:durableId="1371106851">
    <w:abstractNumId w:val="19"/>
  </w:num>
  <w:num w:numId="10" w16cid:durableId="1041124858">
    <w:abstractNumId w:val="8"/>
  </w:num>
  <w:num w:numId="11" w16cid:durableId="2067339259">
    <w:abstractNumId w:val="2"/>
  </w:num>
  <w:num w:numId="12" w16cid:durableId="574166857">
    <w:abstractNumId w:val="16"/>
  </w:num>
  <w:num w:numId="13" w16cid:durableId="2030133652">
    <w:abstractNumId w:val="6"/>
  </w:num>
  <w:num w:numId="14" w16cid:durableId="562259237">
    <w:abstractNumId w:val="1"/>
  </w:num>
  <w:num w:numId="15" w16cid:durableId="790974288">
    <w:abstractNumId w:val="17"/>
  </w:num>
  <w:num w:numId="16" w16cid:durableId="1395199737">
    <w:abstractNumId w:val="5"/>
  </w:num>
  <w:num w:numId="17" w16cid:durableId="1959992450">
    <w:abstractNumId w:val="12"/>
  </w:num>
  <w:num w:numId="18" w16cid:durableId="1101992365">
    <w:abstractNumId w:val="13"/>
  </w:num>
  <w:num w:numId="19" w16cid:durableId="1757628722">
    <w:abstractNumId w:val="11"/>
  </w:num>
  <w:num w:numId="20" w16cid:durableId="549027541">
    <w:abstractNumId w:val="0"/>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ksha Diundi">
    <w15:presenceInfo w15:providerId="AD" w15:userId="S::ddiundi@synterex.com::b5227e6a-b3f5-417b-88f0-5410351ca1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CED"/>
    <w:rsid w:val="00013337"/>
    <w:rsid w:val="00093161"/>
    <w:rsid w:val="00096F59"/>
    <w:rsid w:val="00144CAB"/>
    <w:rsid w:val="00155DEE"/>
    <w:rsid w:val="00237E0D"/>
    <w:rsid w:val="00251FF8"/>
    <w:rsid w:val="00280957"/>
    <w:rsid w:val="002B28D9"/>
    <w:rsid w:val="002B392C"/>
    <w:rsid w:val="002B70CD"/>
    <w:rsid w:val="003018A6"/>
    <w:rsid w:val="00313D2A"/>
    <w:rsid w:val="00325179"/>
    <w:rsid w:val="00363391"/>
    <w:rsid w:val="003E5338"/>
    <w:rsid w:val="00435763"/>
    <w:rsid w:val="004C4545"/>
    <w:rsid w:val="00561CC4"/>
    <w:rsid w:val="0058365F"/>
    <w:rsid w:val="005C78C6"/>
    <w:rsid w:val="006278AA"/>
    <w:rsid w:val="00642CFA"/>
    <w:rsid w:val="006733A7"/>
    <w:rsid w:val="006759C7"/>
    <w:rsid w:val="007252BD"/>
    <w:rsid w:val="0079565E"/>
    <w:rsid w:val="007A3790"/>
    <w:rsid w:val="007F4CC2"/>
    <w:rsid w:val="008713E3"/>
    <w:rsid w:val="008F7725"/>
    <w:rsid w:val="00905A94"/>
    <w:rsid w:val="009428D2"/>
    <w:rsid w:val="00A42343"/>
    <w:rsid w:val="00A65B4D"/>
    <w:rsid w:val="00AD0DF5"/>
    <w:rsid w:val="00B81BCD"/>
    <w:rsid w:val="00C4721B"/>
    <w:rsid w:val="00CD5B13"/>
    <w:rsid w:val="00D84CED"/>
    <w:rsid w:val="00DD1A15"/>
    <w:rsid w:val="00DD6213"/>
    <w:rsid w:val="00E57798"/>
    <w:rsid w:val="00EC20BC"/>
    <w:rsid w:val="00F410C3"/>
    <w:rsid w:val="00F64ACA"/>
    <w:rsid w:val="00F70BBF"/>
    <w:rsid w:val="00F7773B"/>
    <w:rsid w:val="00F91025"/>
    <w:rsid w:val="00F92B20"/>
    <w:rsid w:val="00F9714C"/>
    <w:rsid w:val="00FA092F"/>
    <w:rsid w:val="074F60B6"/>
    <w:rsid w:val="0BEA642F"/>
    <w:rsid w:val="0EC7C17A"/>
    <w:rsid w:val="13C33D89"/>
    <w:rsid w:val="1589B3AE"/>
    <w:rsid w:val="15ABBFDD"/>
    <w:rsid w:val="22637411"/>
    <w:rsid w:val="32BFB277"/>
    <w:rsid w:val="392C17FB"/>
    <w:rsid w:val="572BDD41"/>
    <w:rsid w:val="6E100544"/>
    <w:rsid w:val="6EDEE6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05A2"/>
  <w15:docId w15:val="{C40DCBB4-E26B-41B7-9CBF-7012F6287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eastAsiaTheme="majorEastAsia" w:cstheme="majorBidi"/>
      <w:spacing w:val="-10"/>
      <w:szCs w:val="56"/>
    </w:rPr>
  </w:style>
  <w:style w:type="character" w:customStyle="1" w:styleId="TitleChar">
    <w:name w:val="Title Char"/>
    <w:basedOn w:val="DefaultParagraphFont"/>
    <w:link w:val="Title"/>
    <w:uiPriority w:val="10"/>
    <w:rPr>
      <w:rFonts w:ascii="Times New Roman" w:eastAsiaTheme="majorEastAsia" w:hAnsi="Times New Roman" w:cstheme="majorBidi"/>
      <w:spacing w:val="-10"/>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semiHidden/>
    <w:rPr>
      <w:rFonts w:ascii="Verdana" w:hAnsi="Verdana"/>
      <w:vertAlign w:val="superscript"/>
    </w:rPr>
  </w:style>
  <w:style w:type="paragraph" w:styleId="Caption">
    <w:name w:val="caption"/>
    <w:basedOn w:val="Normal"/>
    <w:next w:val="Normal"/>
    <w:link w:val="CaptionChar"/>
    <w:qFormat/>
    <w:pPr>
      <w:spacing w:after="0" w:line="240" w:lineRule="auto"/>
    </w:pPr>
    <w:rPr>
      <w:rFonts w:ascii="Verdana" w:eastAsia="SimSun" w:hAnsi="Verdana" w:cs="Verdana"/>
      <w:b/>
      <w:bCs/>
      <w:sz w:val="20"/>
      <w:szCs w:val="20"/>
      <w:lang w:val="en-GB" w:eastAsia="zh-CN"/>
      <w14:ligatures w14:val="none"/>
    </w:rPr>
  </w:style>
  <w:style w:type="character" w:customStyle="1" w:styleId="CaptionChar">
    <w:name w:val="Caption Char"/>
    <w:link w:val="Caption"/>
    <w:rPr>
      <w:rFonts w:ascii="Verdana" w:eastAsia="SimSun" w:hAnsi="Verdana" w:cs="Verdana"/>
      <w:b/>
      <w:bCs/>
      <w:sz w:val="20"/>
      <w:szCs w:val="20"/>
      <w:lang w:val="en-GB" w:eastAsia="zh-CN"/>
      <w14:ligatures w14:val="none"/>
    </w:rPr>
  </w:style>
  <w:style w:type="character" w:styleId="SubtleEmphasis">
    <w:name w:val="Subtle Emphasis"/>
    <w:basedOn w:val="DefaultParagraphFont"/>
    <w:uiPriority w:val="19"/>
    <w:qFormat/>
    <w:rsid w:val="00013337"/>
    <w:rPr>
      <w:i/>
      <w:iCs/>
      <w:color w:val="404040" w:themeColor="text1" w:themeTint="BF"/>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styleId="Mention">
    <w:name w:val="Mention"/>
    <w:basedOn w:val="DefaultParagraphFont"/>
    <w:uiPriority w:val="99"/>
    <w:unhideWhenUsed/>
    <w:rPr>
      <w:color w:val="2B579A"/>
      <w:shd w:val="clear" w:color="auto" w:fill="E1DFDD"/>
    </w:rPr>
  </w:style>
  <w:style w:type="paragraph" w:styleId="Revision">
    <w:name w:val="Revision"/>
    <w:hidden/>
    <w:uiPriority w:val="99"/>
    <w:semiHidden/>
    <w:pPr>
      <w:spacing w:after="0" w:line="240" w:lineRule="auto"/>
    </w:pPr>
  </w:style>
  <w:style w:type="table" w:customStyle="1" w:styleId="NormalGrid">
    <w:name w:val="Normal Grid"/>
    <w:basedOn w:val="TableNormal"/>
    <w:uiPriority w:val="39"/>
    <w:rsid w:val="00A42343"/>
    <w:pPr>
      <w:spacing w:after="0" w:line="240" w:lineRule="auto"/>
    </w:pPr>
    <w:rPr>
      <w:rFonts w:ascii="Georgia"/>
      <w:sz w:val="21"/>
      <w:szCs w:val="22"/>
      <w14:ligatures w14:val="none"/>
    </w:rPr>
    <w:tblPr>
      <w:tblCellMar>
        <w:top w:w="80" w:type="dxa"/>
        <w:left w:w="160" w:type="dxa"/>
        <w:bottom w:w="80" w:type="dxa"/>
        <w:right w:w="160" w:type="dxa"/>
      </w:tblCellMar>
    </w:tblPr>
  </w:style>
  <w:style w:type="paragraph" w:styleId="NormalWeb">
    <w:name w:val="Normal (Web)"/>
    <w:basedOn w:val="Normal"/>
    <w:uiPriority w:val="99"/>
    <w:semiHidden/>
    <w:unhideWhenUsed/>
    <w:pPr>
      <w:spacing w:before="100" w:beforeAutospacing="1" w:after="100" w:afterAutospacing="1" w:line="240" w:lineRule="auto"/>
    </w:pPr>
    <w:rPr>
      <w14:ligatures w14:val="none"/>
    </w:rPr>
  </w:style>
  <w:style w:type="character" w:styleId="FollowedHyperlink">
    <w:name w:val="FollowedHyperlink"/>
    <w:basedOn w:val="DefaultParagraphFont"/>
    <w:uiPriority w:val="99"/>
    <w:semiHidden/>
    <w:unhideWhenUsed/>
    <w:rPr>
      <w:color w:val="96607D" w:themeColor="followedHyperlink"/>
      <w:u w:val="single"/>
    </w:rPr>
  </w:style>
  <w:style w:type="paragraph" w:customStyle="1" w:styleId="Q-TableText-LeftAligned">
    <w:name w:val="Q-Table Text - Left Aligned"/>
    <w:basedOn w:val="Normal"/>
    <w:pPr>
      <w:spacing w:after="0" w:line="240" w:lineRule="auto"/>
    </w:pPr>
    <w:rPr>
      <w:sz w:val="20"/>
    </w:rPr>
  </w:style>
  <w:style w:type="numbering" w:customStyle="1" w:styleId="Q-Appendix-numbers">
    <w:name w:val="Q-Appendix - numbers"/>
    <w:uiPriority w:val="99"/>
    <w:pPr>
      <w:numPr>
        <w:numId w:val="4"/>
      </w:numPr>
    </w:pPr>
  </w:style>
  <w:style w:type="paragraph" w:customStyle="1" w:styleId="Q-Appendix-Numeric">
    <w:name w:val="Q-Appendix - Numeric"/>
    <w:basedOn w:val="Normal"/>
    <w:next w:val="Normal"/>
    <w:pPr>
      <w:numPr>
        <w:numId w:val="5"/>
      </w:numPr>
      <w:spacing w:before="240" w:after="120" w:line="240" w:lineRule="auto"/>
      <w:outlineLvl w:val="0"/>
    </w:pPr>
    <w:rPr>
      <w:b/>
      <w:sz w:val="28"/>
    </w:rPr>
  </w:style>
  <w:style w:type="paragraph" w:customStyle="1" w:styleId="Q-TableHeaderText-LeftAligned">
    <w:name w:val="Q-Table Header Text - Left Aligned"/>
    <w:basedOn w:val="Normal"/>
    <w:pPr>
      <w:spacing w:after="0" w:line="240" w:lineRule="auto"/>
    </w:pPr>
    <w:rPr>
      <w:b/>
      <w:sz w:val="20"/>
    </w:rPr>
  </w:style>
  <w:style w:type="paragraph" w:customStyle="1" w:styleId="Q-TableFoonote">
    <w:name w:val="Q-Table Foonote"/>
    <w:pPr>
      <w:spacing w:after="0" w:line="240" w:lineRule="auto"/>
    </w:pPr>
    <w:rPr>
      <w:rFonts w:ascii="Times New Roman" w:eastAsia="Times New Roman" w:hAnsi="Times New Roman" w:cs="Times New Roman"/>
      <w:sz w:val="20"/>
    </w:rPr>
  </w:style>
  <w:style w:type="paragraph" w:customStyle="1" w:styleId="Q-TableFootnote">
    <w:name w:val="Q-Table Footnote"/>
    <w:pPr>
      <w:spacing w:after="0" w:line="240" w:lineRule="auto"/>
    </w:pPr>
    <w:rPr>
      <w:rFonts w:ascii="Times New Roman" w:eastAsia="Times New Roman" w:hAnsi="Times New Roman" w:cs="Times New Roman"/>
      <w:sz w:val="20"/>
    </w:rPr>
  </w:style>
  <w:style w:type="paragraph" w:customStyle="1" w:styleId="Q-TableHeaderText-Centered">
    <w:name w:val="Q-Table Header Text - Centered"/>
    <w:basedOn w:val="Normal"/>
    <w:pPr>
      <w:spacing w:after="0" w:line="240" w:lineRule="auto"/>
      <w:jc w:val="center"/>
    </w:pPr>
    <w:rPr>
      <w:b/>
      <w:sz w:val="20"/>
    </w:rPr>
  </w:style>
  <w:style w:type="paragraph" w:customStyle="1" w:styleId="Q-TableText-Centered">
    <w:name w:val="Q-Table Text - Centered"/>
    <w:basedOn w:val="Normal"/>
    <w:pPr>
      <w:spacing w:after="0" w:line="240" w:lineRule="auto"/>
      <w:jc w:val="center"/>
    </w:pPr>
    <w:rPr>
      <w:sz w:val="20"/>
    </w:rPr>
  </w:style>
  <w:style w:type="paragraph" w:styleId="TOCHeading">
    <w:name w:val="TOC Heading"/>
    <w:basedOn w:val="Heading1"/>
    <w:next w:val="Normal"/>
    <w:uiPriority w:val="39"/>
    <w:unhideWhenUsed/>
    <w:qFormat/>
    <w:pPr>
      <w:spacing w:before="240" w:after="0" w:line="259" w:lineRule="auto"/>
      <w:outlineLvl w:val="9"/>
    </w:pPr>
    <w:rPr>
      <w:rFonts w:ascii="Times New Roman" w:eastAsia="Times New Roman" w:hAnsi="Times New Roman" w:cs="Times New Roman"/>
      <w:sz w:val="24"/>
      <w:szCs w:val="32"/>
      <w14:ligatures w14:val="none"/>
    </w:rPr>
  </w:style>
  <w:style w:type="paragraph" w:customStyle="1" w:styleId="QBodyText">
    <w:name w:val="Q Body Text"/>
    <w:basedOn w:val="BodyText"/>
    <w:qFormat/>
    <w:pPr>
      <w:spacing w:line="240" w:lineRule="auto"/>
    </w:pPr>
    <w:rPr>
      <w:color w:val="000000" w:themeColor="text1"/>
      <w14:ligatures w14:val="none"/>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TableofFigures">
    <w:name w:val="table of figures"/>
    <w:basedOn w:val="Normal"/>
    <w:next w:val="Normal"/>
    <w:uiPriority w:val="99"/>
    <w:unhideWhenUsed/>
    <w:pPr>
      <w:spacing w:after="0"/>
    </w:pPr>
  </w:style>
  <w:style w:type="character" w:styleId="Emphasis">
    <w:name w:val="Emphasis"/>
    <w:basedOn w:val="DefaultParagraphFont"/>
    <w:uiPriority w:val="20"/>
    <w:qFormat/>
    <w:rPr>
      <w:i/>
      <w:iCs/>
    </w:rPr>
  </w:style>
  <w:style w:type="paragraph" w:customStyle="1" w:styleId="Q-List1-2-3">
    <w:name w:val="Q-List 1-2-3"/>
    <w:pPr>
      <w:numPr>
        <w:numId w:val="20"/>
      </w:numPr>
      <w:spacing w:before="60" w:after="60"/>
      <w:ind w:left="360"/>
    </w:pPr>
    <w:rPr>
      <w:rFonts w:ascii="Times New Roman" w:hAnsi="Times New Roman"/>
    </w:rPr>
  </w:style>
  <w:style w:type="paragraph" w:customStyle="1" w:styleId="Q-BulletList">
    <w:name w:val="Q-Bullet List"/>
    <w:pPr>
      <w:spacing w:after="120" w:line="240" w:lineRule="auto"/>
      <w:ind w:left="720" w:hanging="360"/>
    </w:pPr>
    <w:rPr>
      <w:rFonts w:ascii="Times New Roman" w:hAnsi="Times New Roman"/>
    </w:rPr>
  </w:style>
  <w:style w:type="paragraph" w:customStyle="1" w:styleId="Q-Title">
    <w:name w:val="Q-Title"/>
    <w:pPr>
      <w:tabs>
        <w:tab w:val="left" w:pos="720"/>
      </w:tabs>
      <w:spacing w:before="240" w:after="120" w:line="240" w:lineRule="auto"/>
      <w:jc w:val="center"/>
    </w:pPr>
    <w:rPr>
      <w:rFonts w:ascii="Times New Roman" w:hAnsi="Times New Roman"/>
      <w:b/>
      <w:sz w:val="28"/>
    </w:rPr>
  </w:style>
  <w:style w:type="paragraph" w:customStyle="1" w:styleId="Q-Table-Footnote">
    <w:name w:val="Q-Table-Footnote"/>
    <w:pPr>
      <w:spacing w:after="0" w:line="240" w:lineRule="auto"/>
    </w:pPr>
    <w:rPr>
      <w:rFonts w:ascii="Times New Roman" w:hAnsi="Times New Roman"/>
      <w:sz w:val="20"/>
    </w:rPr>
  </w:style>
  <w:style w:type="paragraph" w:customStyle="1" w:styleId="Q-Header">
    <w:name w:val="Q-Header"/>
    <w:pPr>
      <w:tabs>
        <w:tab w:val="center" w:pos="4680"/>
        <w:tab w:val="right" w:pos="9360"/>
      </w:tabs>
      <w:spacing w:after="0" w:line="240" w:lineRule="auto"/>
    </w:pPr>
    <w:rPr>
      <w:rFonts w:ascii="Times New Roman" w:hAnsi="Times New Roman"/>
      <w:sz w:val="20"/>
    </w:rPr>
  </w:style>
  <w:style w:type="paragraph" w:customStyle="1" w:styleId="Q-Footer">
    <w:name w:val="Q-Footer"/>
    <w:pPr>
      <w:tabs>
        <w:tab w:val="center" w:pos="4680"/>
        <w:tab w:val="right" w:pos="9360"/>
      </w:tabs>
      <w:spacing w:after="0" w:line="240" w:lineRule="auto"/>
      <w:jc w:val="center"/>
    </w:pPr>
    <w:rPr>
      <w:rFonts w:ascii="Times New Roman" w:hAnsi="Times New Roman"/>
      <w:sz w:val="20"/>
    </w:rPr>
  </w:style>
  <w:style w:type="paragraph" w:customStyle="1" w:styleId="Q-CaptionContd">
    <w:name w:val="Q-Caption (Contd)"/>
    <w:pPr>
      <w:keepNext/>
      <w:tabs>
        <w:tab w:val="left" w:pos="1440"/>
      </w:tabs>
      <w:spacing w:before="120" w:after="120"/>
      <w:ind w:left="1440" w:hanging="1440"/>
    </w:pPr>
    <w:rPr>
      <w:rFonts w:ascii="Times New Roman" w:hAnsi="Times New Roman"/>
      <w:b/>
    </w:rPr>
  </w:style>
  <w:style w:type="paragraph" w:customStyle="1" w:styleId="Q-Heading1">
    <w:name w:val="Q-Heading 1"/>
    <w:pPr>
      <w:keepNext/>
      <w:pageBreakBefore/>
      <w:numPr>
        <w:numId w:val="1"/>
      </w:numPr>
      <w:tabs>
        <w:tab w:val="left" w:pos="720"/>
      </w:tabs>
      <w:spacing w:before="240" w:after="120" w:line="240" w:lineRule="auto"/>
      <w:ind w:left="475" w:hanging="475"/>
      <w:outlineLvl w:val="0"/>
    </w:pPr>
    <w:rPr>
      <w:rFonts w:ascii="Times New Roman" w:hAnsi="Times New Roman"/>
      <w:b/>
      <w:sz w:val="28"/>
    </w:rPr>
  </w:style>
  <w:style w:type="paragraph" w:customStyle="1" w:styleId="Q-Heading2">
    <w:name w:val="Q-Heading 2"/>
    <w:pPr>
      <w:keepNext/>
      <w:numPr>
        <w:ilvl w:val="1"/>
        <w:numId w:val="1"/>
      </w:numPr>
      <w:tabs>
        <w:tab w:val="left" w:pos="720"/>
      </w:tabs>
      <w:spacing w:before="120" w:after="120" w:line="240" w:lineRule="auto"/>
      <w:ind w:left="720" w:hanging="720"/>
      <w:outlineLvl w:val="1"/>
    </w:pPr>
    <w:rPr>
      <w:rFonts w:ascii="Times New Roman" w:hAnsi="Times New Roman"/>
      <w:b/>
    </w:rPr>
  </w:style>
  <w:style w:type="paragraph" w:customStyle="1" w:styleId="Q-Heading3">
    <w:name w:val="Q-Heading 3"/>
    <w:pPr>
      <w:keepNext/>
      <w:numPr>
        <w:ilvl w:val="2"/>
        <w:numId w:val="1"/>
      </w:numPr>
      <w:tabs>
        <w:tab w:val="left" w:pos="907"/>
      </w:tabs>
      <w:spacing w:before="120" w:after="120" w:line="240" w:lineRule="auto"/>
      <w:ind w:left="907" w:hanging="907"/>
      <w:outlineLvl w:val="2"/>
    </w:pPr>
    <w:rPr>
      <w:rFonts w:ascii="Times New Roman" w:hAnsi="Times New Roman"/>
      <w:b/>
    </w:rPr>
  </w:style>
  <w:style w:type="paragraph" w:customStyle="1" w:styleId="Q-Heading4">
    <w:name w:val="Q-Heading 4"/>
    <w:pPr>
      <w:keepNext/>
      <w:numPr>
        <w:ilvl w:val="3"/>
        <w:numId w:val="1"/>
      </w:numPr>
      <w:tabs>
        <w:tab w:val="left" w:pos="1123"/>
      </w:tabs>
      <w:spacing w:before="120" w:after="120" w:line="240" w:lineRule="auto"/>
      <w:ind w:left="1123" w:hanging="1123"/>
      <w:outlineLvl w:val="3"/>
    </w:pPr>
    <w:rPr>
      <w:rFonts w:ascii="Times New Roman" w:hAnsi="Times New Roman"/>
      <w:b/>
    </w:rPr>
  </w:style>
  <w:style w:type="paragraph" w:customStyle="1" w:styleId="Q-Heading5">
    <w:name w:val="Q-Heading 5"/>
    <w:pPr>
      <w:keepNext/>
      <w:numPr>
        <w:ilvl w:val="4"/>
        <w:numId w:val="1"/>
      </w:numPr>
      <w:tabs>
        <w:tab w:val="left" w:pos="1310"/>
      </w:tabs>
      <w:spacing w:before="120" w:after="120" w:line="240" w:lineRule="auto"/>
      <w:ind w:left="1310" w:hanging="1310"/>
      <w:outlineLvl w:val="4"/>
    </w:pPr>
    <w:rPr>
      <w:rFonts w:ascii="Times New Roman" w:hAnsi="Times New Roman"/>
      <w:b/>
    </w:rPr>
  </w:style>
  <w:style w:type="paragraph" w:customStyle="1" w:styleId="Q-Heading6">
    <w:name w:val="Q-Heading 6"/>
    <w:pPr>
      <w:keepNext/>
      <w:numPr>
        <w:ilvl w:val="5"/>
        <w:numId w:val="1"/>
      </w:numPr>
      <w:tabs>
        <w:tab w:val="left" w:pos="1555"/>
      </w:tabs>
      <w:spacing w:before="120" w:after="120" w:line="240" w:lineRule="auto"/>
      <w:ind w:left="1555" w:hanging="1555"/>
      <w:outlineLvl w:val="5"/>
    </w:pPr>
    <w:rPr>
      <w:rFonts w:ascii="Times New Roman" w:hAnsi="Times New Roman"/>
      <w:b/>
    </w:rPr>
  </w:style>
  <w:style w:type="paragraph" w:customStyle="1" w:styleId="Q-Heading7">
    <w:name w:val="Q-Heading 7"/>
    <w:pPr>
      <w:keepNext/>
      <w:numPr>
        <w:ilvl w:val="6"/>
        <w:numId w:val="1"/>
      </w:numPr>
      <w:tabs>
        <w:tab w:val="left" w:pos="1771"/>
      </w:tabs>
      <w:spacing w:before="120" w:after="120" w:line="240" w:lineRule="auto"/>
      <w:ind w:left="1771" w:hanging="1771"/>
    </w:pPr>
    <w:rPr>
      <w:rFonts w:ascii="Times New Roman" w:hAnsi="Times New Roman"/>
      <w:b/>
    </w:rPr>
  </w:style>
  <w:style w:type="paragraph" w:customStyle="1" w:styleId="Q-Heading8">
    <w:name w:val="Q-Heading 8"/>
    <w:pPr>
      <w:keepNext/>
      <w:numPr>
        <w:ilvl w:val="7"/>
        <w:numId w:val="1"/>
      </w:numPr>
      <w:tabs>
        <w:tab w:val="left" w:pos="1987"/>
      </w:tabs>
      <w:spacing w:before="120" w:after="120" w:line="240" w:lineRule="auto"/>
      <w:ind w:left="1987" w:hanging="1987"/>
    </w:pPr>
    <w:rPr>
      <w:rFonts w:ascii="Times New Roman" w:hAnsi="Times New Roman"/>
      <w:b/>
    </w:rPr>
  </w:style>
  <w:style w:type="paragraph" w:customStyle="1" w:styleId="Q-Heading9">
    <w:name w:val="Q-Heading 9"/>
    <w:pPr>
      <w:keepNext/>
      <w:numPr>
        <w:ilvl w:val="8"/>
        <w:numId w:val="1"/>
      </w:numPr>
      <w:tabs>
        <w:tab w:val="left" w:pos="2203"/>
      </w:tabs>
      <w:spacing w:before="120" w:after="120" w:line="240" w:lineRule="auto"/>
      <w:ind w:left="2203" w:hanging="2203"/>
    </w:pPr>
    <w:rPr>
      <w:rFonts w:ascii="Times New Roman" w:hAnsi="Times New Roman"/>
      <w:b/>
    </w:rPr>
  </w:style>
  <w:style w:type="character" w:styleId="Strong">
    <w:name w:val="Strong"/>
    <w:basedOn w:val="DefaultParagraphFont"/>
    <w:uiPriority w:val="22"/>
    <w:qFormat/>
    <w:rsid w:val="00F92B20"/>
    <w:rPr>
      <w:b/>
      <w:bCs/>
    </w:rPr>
  </w:style>
  <w:style w:type="paragraph" w:customStyle="1" w:styleId="TOC11">
    <w:name w:val="TOC 11"/>
    <w:rPr>
      <w:rFonts w:ascii="Times New Roman" w:eastAsia="Times New Roman" w:hAnsi="Times New Roman" w:cs="Times New Roman"/>
    </w:rPr>
  </w:style>
  <w:style w:type="paragraph" w:customStyle="1" w:styleId="TOC21">
    <w:name w:val="TOC 21"/>
    <w:rPr>
      <w:rFonts w:ascii="Times New Roman" w:eastAsia="Times New Roman" w:hAnsi="Times New Roman" w:cs="Times New Roman"/>
    </w:rPr>
  </w:style>
  <w:style w:type="paragraph" w:customStyle="1" w:styleId="TOC31">
    <w:name w:val="TOC 31"/>
    <w:rPr>
      <w:rFonts w:ascii="Times New Roman" w:eastAsia="Times New Roman" w:hAnsi="Times New Roman" w:cs="Times New Roman"/>
    </w:rPr>
  </w:style>
  <w:style w:type="paragraph" w:customStyle="1" w:styleId="TOC41">
    <w:name w:val="TOC 41"/>
    <w:rPr>
      <w:rFonts w:ascii="Times New Roman" w:eastAsia="Times New Roman" w:hAnsi="Times New Roman" w:cs="Times New Roman"/>
    </w:rPr>
  </w:style>
  <w:style w:type="paragraph" w:customStyle="1" w:styleId="TOC51">
    <w:name w:val="TOC 51"/>
    <w:rPr>
      <w:rFonts w:ascii="Times New Roman" w:eastAsia="Times New Roman" w:hAnsi="Times New Roman" w:cs="Times New Roman"/>
    </w:rPr>
  </w:style>
  <w:style w:type="paragraph" w:customStyle="1" w:styleId="TOC61">
    <w:name w:val="TOC 61"/>
    <w:rPr>
      <w:rFonts w:ascii="Times New Roman" w:eastAsia="Times New Roman" w:hAnsi="Times New Roman" w:cs="Times New Roman"/>
    </w:rPr>
  </w:style>
  <w:style w:type="paragraph" w:customStyle="1" w:styleId="TOC71">
    <w:name w:val="TOC 71"/>
    <w:rPr>
      <w:rFonts w:ascii="Times New Roman" w:eastAsia="Times New Roman" w:hAnsi="Times New Roman" w:cs="Times New Roman"/>
    </w:rPr>
  </w:style>
  <w:style w:type="paragraph" w:customStyle="1" w:styleId="TOC81">
    <w:name w:val="TOC 81"/>
    <w:rPr>
      <w:rFonts w:ascii="Times New Roman" w:eastAsia="Times New Roman" w:hAnsi="Times New Roman" w:cs="Times New Roman"/>
    </w:rPr>
  </w:style>
  <w:style w:type="paragraph" w:customStyle="1" w:styleId="TOC91">
    <w:name w:val="TOC 91"/>
    <w:rPr>
      <w:rFonts w:ascii="Times New Roman" w:eastAsia="Times New Roman" w:hAnsi="Times New Roman" w:cs="Times New Roman"/>
    </w:rPr>
  </w:style>
  <w:style w:type="paragraph" w:customStyle="1" w:styleId="TableofFigures1">
    <w:name w:val="Table of Figures1"/>
    <w:rPr>
      <w:rFonts w:ascii="Times New Roman" w:eastAsia="Times New Roman" w:hAnsi="Times New Roman" w:cs="Times New Roman"/>
    </w:rPr>
  </w:style>
  <w:style w:type="paragraph" w:customStyle="1" w:styleId="TableofTables">
    <w:name w:val="Table of Tables"/>
    <w:rPr>
      <w:rFonts w:ascii="Times New Roman" w:eastAsia="Times New Roman" w:hAnsi="Times New Roman" w:cs="Times New Roman"/>
    </w:rPr>
  </w:style>
  <w:style w:type="paragraph" w:customStyle="1" w:styleId="Q-BodyText">
    <w:name w:val="Q-Body Text"/>
    <w:pPr>
      <w:spacing w:after="120" w:line="240" w:lineRule="auto"/>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915226BE4454D8719C5EF69B2EC10" ma:contentTypeVersion="9" ma:contentTypeDescription="Create a new document." ma:contentTypeScope="" ma:versionID="000e6e758342267ac7d10b32789c691d">
  <xsd:schema xmlns:xsd="http://www.w3.org/2001/XMLSchema" xmlns:xs="http://www.w3.org/2001/XMLSchema" xmlns:p="http://schemas.microsoft.com/office/2006/metadata/properties" xmlns:ns2="ae87f620-306b-4eac-92fa-0dd126b0fa6d" xmlns:ns3="7d460eb0-d6e3-4304-bbc8-354818987f05" targetNamespace="http://schemas.microsoft.com/office/2006/metadata/properties" ma:root="true" ma:fieldsID="fd8501fb71ac2437759b29d96502850f" ns2:_="" ns3:_="">
    <xsd:import namespace="ae87f620-306b-4eac-92fa-0dd126b0fa6d"/>
    <xsd:import namespace="7d460eb0-d6e3-4304-bbc8-354818987f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7f620-306b-4eac-92fa-0dd126b0fa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9cf65f6-994a-46d4-aafe-a3ecec16076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460eb0-d6e3-4304-bbc8-354818987f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02a3ee2-d2b2-4828-a62b-272f38093576}" ma:internalName="TaxCatchAll" ma:showField="CatchAllData" ma:web="7d460eb0-d6e3-4304-bbc8-354818987f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e87f620-306b-4eac-92fa-0dd126b0fa6d">
      <Terms xmlns="http://schemas.microsoft.com/office/infopath/2007/PartnerControls"/>
    </lcf76f155ced4ddcb4097134ff3c332f>
    <TaxCatchAll xmlns="7d460eb0-d6e3-4304-bbc8-354818987f05" xsi:nil="true"/>
  </documentManagement>
</p:properties>
</file>

<file path=customXml/itemProps1.xml><?xml version="1.0" encoding="utf-8"?>
<ds:datastoreItem xmlns:ds="http://schemas.openxmlformats.org/officeDocument/2006/customXml" ds:itemID="{B5A3106A-8AC1-4E75-9375-04D2AD6A8583}"/>
</file>

<file path=customXml/itemProps2.xml><?xml version="1.0" encoding="utf-8"?>
<ds:datastoreItem xmlns:ds="http://schemas.openxmlformats.org/officeDocument/2006/customXml" ds:itemID="{0FBEE05D-AE91-466D-90F2-9B56270B7EB1}">
  <ds:schemaRefs>
    <ds:schemaRef ds:uri="http://schemas.openxmlformats.org/officeDocument/2006/bibliography"/>
  </ds:schemaRefs>
</ds:datastoreItem>
</file>

<file path=customXml/itemProps3.xml><?xml version="1.0" encoding="utf-8"?>
<ds:datastoreItem xmlns:ds="http://schemas.openxmlformats.org/officeDocument/2006/customXml" ds:itemID="{008DF40C-90D0-4040-8B2E-DF4F363D94A1}">
  <ds:schemaRefs>
    <ds:schemaRef ds:uri="http://schemas.microsoft.com/sharepoint/v3/contenttype/forms"/>
  </ds:schemaRefs>
</ds:datastoreItem>
</file>

<file path=customXml/itemProps4.xml><?xml version="1.0" encoding="utf-8"?>
<ds:datastoreItem xmlns:ds="http://schemas.openxmlformats.org/officeDocument/2006/customXml" ds:itemID="{02E5FE0A-F2DF-4885-A400-BEC62EE0035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19</Pages>
  <Words>2503</Words>
  <Characters>15424</Characters>
  <Application>Microsoft Office Word</Application>
  <DocSecurity>0</DocSecurity>
  <Lines>550</Lines>
  <Paragraphs>484</Paragraphs>
  <ScaleCrop>false</ScaleCrop>
  <Company/>
  <LinksUpToDate>false</LinksUpToDate>
  <CharactersWithSpaces>17443</CharactersWithSpaces>
  <SharedDoc>false</SharedDoc>
  <HLinks>
    <vt:vector size="6" baseType="variant">
      <vt:variant>
        <vt:i4>1048625</vt:i4>
      </vt:variant>
      <vt:variant>
        <vt:i4>5</vt:i4>
      </vt:variant>
      <vt:variant>
        <vt:i4>0</vt:i4>
      </vt:variant>
      <vt:variant>
        <vt:i4>5</vt:i4>
      </vt:variant>
      <vt:variant>
        <vt:lpwstr/>
      </vt:variant>
      <vt:variant>
        <vt:lpwstr>_Toc223086836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Swenson</dc:creator>
  <cp:keywords/>
  <dc:description/>
  <cp:lastModifiedBy>Diksha Diundi</cp:lastModifiedBy>
  <cp:revision>30</cp:revision>
  <dcterms:created xsi:type="dcterms:W3CDTF">2026-02-27T19:58:00Z</dcterms:created>
  <dcterms:modified xsi:type="dcterms:W3CDTF">2026-03-02T19:54:00Z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0x0101006F5915226BE4454D8719C5EF69B2EC10</vt:lpwstr>
  </property>
  <property fmtid="{D5CDD505-2E9C-101B-9397-08002B2CF9AE}" pid="3" name="MediaServiceImageTags">
    <vt:lpwstr/>
  </property>
  <property fmtid="{D5CDD505-2E9C-101B-9397-08002B2CF9AE}" pid="4" name="MSIP_Label_865aba1f-78ab-46e7-90f0-72295d14a417_Enabled">
    <vt:lpwstr>true</vt:lpwstr>
  </property>
  <property fmtid="{D5CDD505-2E9C-101B-9397-08002B2CF9AE}" pid="5" name="MSIP_Label_865aba1f-78ab-46e7-90f0-72295d14a417_SetDate">
    <vt:lpwstr>2024-04-03T12:54:22Z</vt:lpwstr>
  </property>
  <property fmtid="{D5CDD505-2E9C-101B-9397-08002B2CF9AE}" pid="6" name="MSIP_Label_865aba1f-78ab-46e7-90f0-72295d14a417_Method">
    <vt:lpwstr>Standard</vt:lpwstr>
  </property>
  <property fmtid="{D5CDD505-2E9C-101B-9397-08002B2CF9AE}" pid="7" name="MSIP_Label_865aba1f-78ab-46e7-90f0-72295d14a417_Name">
    <vt:lpwstr>defa4170-0d19-0005-0004-bc88714345d2</vt:lpwstr>
  </property>
  <property fmtid="{D5CDD505-2E9C-101B-9397-08002B2CF9AE}" pid="8" name="MSIP_Label_865aba1f-78ab-46e7-90f0-72295d14a417_SiteId">
    <vt:lpwstr>9d3e1a33-cc46-4d2f-8f6f-57cfa3a754e4</vt:lpwstr>
  </property>
  <property fmtid="{D5CDD505-2E9C-101B-9397-08002B2CF9AE}" pid="9" name="MSIP_Label_865aba1f-78ab-46e7-90f0-72295d14a417_ActionId">
    <vt:lpwstr>21df96f1-56f5-4039-8ff3-191bbd9345db</vt:lpwstr>
  </property>
  <property fmtid="{D5CDD505-2E9C-101B-9397-08002B2CF9AE}" pid="10" name="MSIP_Label_865aba1f-78ab-46e7-90f0-72295d14a417_ContentBits">
    <vt:lpwstr>0</vt:lpwstr>
  </property>
</Properties>
</file>