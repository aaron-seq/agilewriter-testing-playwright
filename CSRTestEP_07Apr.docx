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Q-Title"/>
        <w:jc w:val="center"/>
      </w:pPr>
      <w:r>
        <w:rPr>
          <w:sz w:val="36"/>
        </w:rPr>
        <w:t>Clinical Study Report</w:t>
      </w:r>
    </w:p>
    <w:p>
      <w:pPr>
        <w:pStyle w:val="Q-Heading1-NoNum"/>
        <w:jc w:val="left"/>
      </w:pPr>
      <w:r>
        <w:rPr/>
        <w:t>TITLE PAGE</w:t>
      </w:r>
    </w:p>
    <w:p>
      <w:pPr>
        <w:pStyle w:val="Q-BodyText"/>
        <w:jc w:val="center"/>
      </w:pPr>
      <w:del w:id="1" w:author="AgileWriter" w:date="2026-04-07T15:12:01Z">
        <w:r>
          <w:rPr>
            <w:sz w:val="32"/>
          </w:rPr>
          <w:delText xml:space="preserve">&lt;Study Title&gt;</w:delText>
        </w:r>
      </w:del>
      <w:commentRangeStart w:id="0"/>
      <w:ins w:id="2" w:author="AgileWriter" w:date="2026-04-07T15:12:01Z">
        <w:r>
          <w:rPr>
            <w:rFonts w:ascii="Times" w:hAnsi="Times"/>
          </w:rPr>
          <w:t>A First-In-Human, Phase 1, Randomized, Double-Blind, Placebo-Controlled Study to Evaluate the Safety, Tolerability, and Pharmacokinetics of ABC-123 as a Single Dose in Healthy Participants and as Multiple Doses in Participants with Grade 2 Boneitis</w:t>
        </w:r>
      </w:ins>
      <w:commentRangeEnd w:id="0"/>
      <w:r>
        <w:rPr>
          <w:rStyle w:val="CommentReference"/>
        </w:rPr>
        <w:commentReference w:id="0"/>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Q-BodyText"/>
              <w:jc w:val="left"/>
            </w:pPr>
            <w:r>
              <w:rPr>
                <w:b/>
              </w:rPr>
              <w:t xml:space="preserve">Investigational Drug Name: </w:t>
            </w:r>
          </w:p>
          <w:p>
            <w:pPr>
              <w:pStyle w:val="Q-BodyText"/>
              <w:jc w:val="left"/>
            </w:pPr>
            <w:r>
              <w:rPr>
                <w:b/>
              </w:rPr>
              <w:t>Indication Studied:</w:t>
            </w:r>
          </w:p>
          <w:p>
            <w:pPr>
              <w:pStyle w:val="Q-BodyText"/>
              <w:jc w:val="left"/>
            </w:pPr>
            <w:r>
              <w:rPr>
                <w:b/>
              </w:rPr>
              <w:t>Protocol Number:</w:t>
            </w:r>
          </w:p>
        </w:tc>
        <w:tc>
          <w:tcPr>
            <w:tcW w:type="dxa" w:w="7020"/>
            <w:gridSpan w:val="3"/>
          </w:tcPr>
          <w:p>
            <w:pPr>
              <w:pStyle w:val="Q-BodyText"/>
              <w:jc w:val="left"/>
            </w:pPr>
            <w:del w:id="3" w:author="AgileWriter" w:date="2026-04-07T15:12:01Z">
              <w:r>
                <w:rPr/>
                <w:delText xml:space="preserve">&lt;Investigational Drug Name&gt;</w:delText>
              </w:r>
            </w:del>
            <w:commentRangeStart w:id="1"/>
            <w:ins w:id="4" w:author="AgileWriter" w:date="2026-04-07T15:12:01Z">
              <w:r>
                <w:rPr/>
                <w:t>ABC-123</w:t>
              </w:r>
            </w:ins>
            <w:commentRangeEnd w:id="1"/>
            <w:r>
              <w:rPr>
                <w:rStyle w:val="CommentReference"/>
              </w:rPr>
              <w:commentReference w:id="1"/>
            </w:r>
          </w:p>
          <w:p>
            <w:pPr>
              <w:pStyle w:val="Q-BodyText"/>
              <w:jc w:val="left"/>
            </w:pPr>
            <w:del w:id="5" w:author="AgileWriter" w:date="2026-04-07T15:12:01Z">
              <w:r>
                <w:rPr/>
                <w:delText xml:space="preserve">&lt;Insert Disease Name&gt;</w:delText>
              </w:r>
            </w:del>
            <w:commentRangeStart w:id="2"/>
            <w:ins w:id="6" w:author="AgileWriter" w:date="2026-04-07T15:12:01Z">
              <w:r>
                <w:rPr/>
                <w:t>Boneitis</w:t>
              </w:r>
            </w:ins>
            <w:commentRangeEnd w:id="2"/>
            <w:r>
              <w:rPr>
                <w:rStyle w:val="CommentReference"/>
              </w:rPr>
              <w:commentReference w:id="2"/>
            </w:r>
          </w:p>
          <w:p>
            <w:pPr>
              <w:pStyle w:val="Q-BodyText"/>
              <w:jc w:val="left"/>
            </w:pPr>
            <w:del w:id="7" w:author="AgileWriter" w:date="2026-04-07T15:12:01Z">
              <w:r>
                <w:rPr/>
                <w:delText xml:space="preserve">&lt;Protocol Identification (Code or Number)&gt;</w:delText>
              </w:r>
            </w:del>
            <w:commentRangeStart w:id="3"/>
            <w:ins w:id="8" w:author="AgileWriter" w:date="2026-04-07T15:12:01Z">
              <w:r>
                <w:rPr/>
                <w:t>SKY-2000-101</w:t>
              </w:r>
            </w:ins>
            <w:commentRangeEnd w:id="3"/>
            <w:r>
              <w:rPr>
                <w:rStyle w:val="CommentReference"/>
              </w:rPr>
              <w:commentReference w:id="3"/>
            </w:r>
          </w:p>
        </w:tc>
      </w:tr>
      <w:tr>
        <w:tc>
          <w:tcPr>
            <w:tcW w:type="dxa" w:w="2340"/>
          </w:tcPr>
          <w:p>
            <w:pPr>
              <w:pStyle w:val="Q-BodyText"/>
              <w:jc w:val="left"/>
            </w:pPr>
            <w:r>
              <w:rPr>
                <w:b/>
              </w:rPr>
              <w:t>Regulatory Agency Identifier Number(s):</w:t>
            </w:r>
          </w:p>
        </w:tc>
        <w:tc>
          <w:tcPr>
            <w:tcW w:type="dxa" w:w="7020"/>
            <w:gridSpan w:val="3"/>
          </w:tcPr>
          <w:p>
            <w:pPr>
              <w:pStyle w:val="Q-BodyText"/>
              <w:jc w:val="left"/>
            </w:pPr>
            <w:del w:id="9" w:author="AgileWriter" w:date="2026-04-07T15:12:01Z">
              <w:r>
                <w:rPr/>
                <w:delText xml:space="preserve">&lt;IND Number&gt;</w:delText>
              </w:r>
            </w:del>
            <w:commentRangeStart w:id="4"/>
            <w:ins w:id="10" w:author="AgileWriter" w:date="2026-04-07T15:12:01Z">
              <w:r>
                <w:rPr/>
                <w:t>123456</w:t>
              </w:r>
            </w:ins>
            <w:commentRangeEnd w:id="4"/>
            <w:r>
              <w:rPr>
                <w:rStyle w:val="CommentReference"/>
              </w:rPr>
              <w:commentReference w:id="4"/>
            </w:r>
          </w:p>
        </w:tc>
      </w:tr>
      <w:tr>
        <w:tc>
          <w:tcPr>
            <w:tcW w:type="dxa" w:w="2340"/>
          </w:tcPr>
          <w:p>
            <w:pPr>
              <w:pStyle w:val="Q-BodyText"/>
              <w:jc w:val="left"/>
            </w:pPr>
            <w:r>
              <w:rPr>
                <w:b/>
              </w:rPr>
              <w:t>Developmental Phase:</w:t>
            </w:r>
          </w:p>
        </w:tc>
        <w:tc>
          <w:tcPr>
            <w:tcW w:type="dxa" w:w="7020"/>
            <w:gridSpan w:val="3"/>
          </w:tcPr>
          <w:p>
            <w:pPr>
              <w:pStyle w:val="Q-BodyText"/>
              <w:jc w:val="left"/>
            </w:pPr>
            <w:r>
              <w:rPr/>
              <w:t xml:space="preserve"> </w:t>
            </w:r>
            <w:del w:id="11" w:author="AgileWriter" w:date="2026-04-07T15:12:01Z">
              <w:r>
                <w:rPr/>
                <w:delText xml:space="preserve">&lt;PHASE X&gt;</w:delText>
              </w:r>
            </w:del>
            <w:commentRangeStart w:id="5"/>
            <w:ins w:id="12" w:author="AgileWriter" w:date="2026-04-07T15:12:01Z">
              <w:r>
                <w:rPr/>
                <w:t>Phase 1</w:t>
              </w:r>
            </w:ins>
            <w:commentRangeEnd w:id="5"/>
            <w:r>
              <w:rPr>
                <w:rStyle w:val="CommentReference"/>
              </w:rPr>
              <w:commentReference w:id="5"/>
            </w:r>
          </w:p>
        </w:tc>
      </w:tr>
      <w:tr>
        <w:tc>
          <w:tcPr>
            <w:tcW w:type="dxa" w:w="2340"/>
          </w:tcPr>
          <w:p>
            <w:pPr>
              <w:pStyle w:val="Q-BodyText"/>
              <w:jc w:val="left"/>
            </w:pPr>
            <w:r>
              <w:rPr>
                <w:b/>
              </w:rPr>
              <w:t>Sponsor:</w:t>
            </w:r>
          </w:p>
          <w:p>
            <w:pPr>
              <w:pStyle w:val="Q-BodyText"/>
              <w:jc w:val="left"/>
            </w:pPr>
            <w:r>
              <w:rPr>
                <w:b/>
              </w:rPr>
              <w:t xml:space="preserve">Study Duration: </w:t>
            </w:r>
          </w:p>
        </w:tc>
        <w:tc>
          <w:tcPr>
            <w:tcW w:type="dxa" w:w="7020"/>
            <w:gridSpan w:val="3"/>
          </w:tcPr>
          <w:p>
            <w:pPr>
              <w:pStyle w:val="Q-BodyText"/>
              <w:jc w:val="left"/>
            </w:pPr>
            <w:r>
              <w:rPr/>
              <w:t>&lt;Sponsor's Name&gt;</w:t>
            </w:r>
          </w:p>
          <w:p>
            <w:pPr>
              <w:pStyle w:val="Q-BodyText"/>
              <w:jc w:val="left"/>
            </w:pPr>
            <w:r>
              <w:rPr/>
              <w:t>&lt;Sponsor's Address&gt;</w:t>
            </w:r>
          </w:p>
          <w:p>
            <w:pPr>
              <w:pStyle w:val="Q-BodyText"/>
              <w:jc w:val="left"/>
            </w:pPr>
            <w:r>
              <w:rPr/>
              <w:t xml:space="preserve">15 April 2023 (First patient enrolled) to </w:t>
            </w:r>
          </w:p>
          <w:p>
            <w:pPr>
              <w:pStyle w:val="Q-BodyText"/>
              <w:jc w:val="left"/>
            </w:pPr>
            <w:r>
              <w:rPr/>
              <w:t>30 January 2024 (Last patient completed)</w:t>
            </w:r>
          </w:p>
        </w:tc>
      </w:tr>
      <w:tr>
        <w:tc>
          <w:tcPr>
            <w:tcW w:type="dxa" w:w="2340"/>
          </w:tcPr>
          <w:p>
            <w:pPr>
              <w:pStyle w:val="Q-BodyText"/>
              <w:jc w:val="left"/>
            </w:pPr>
            <w:r>
              <w:rPr>
                <w:b/>
              </w:rPr>
              <w:t>Date of Early Study Termination, if any</w:t>
            </w:r>
          </w:p>
        </w:tc>
        <w:tc>
          <w:tcPr>
            <w:tcW w:type="dxa" w:w="7020"/>
            <w:gridSpan w:val="3"/>
          </w:tcPr>
          <w:p>
            <w:pPr>
              <w:pStyle w:val="Q-BodyText"/>
              <w:jc w:val="left"/>
            </w:pPr>
            <w:r>
              <w:rPr/>
              <w:t>Not Applicable</w:t>
            </w:r>
          </w:p>
        </w:tc>
      </w:tr>
      <w:tr>
        <w:tc>
          <w:tcPr>
            <w:tcW w:type="dxa" w:w="2340"/>
          </w:tcPr>
          <w:p>
            <w:pPr>
              <w:pStyle w:val="Q-BodyText"/>
              <w:jc w:val="left"/>
            </w:pPr>
            <w:r>
              <w:rPr>
                <w:b/>
              </w:rPr>
              <w:t>Date of Report:</w:t>
            </w:r>
          </w:p>
        </w:tc>
        <w:tc>
          <w:tcPr>
            <w:tcW w:type="dxa" w:w="7020"/>
            <w:gridSpan w:val="3"/>
          </w:tcPr>
          <w:p>
            <w:pPr>
              <w:pStyle w:val="Q-BodyText"/>
              <w:jc w:val="left"/>
            </w:pPr>
            <w:r>
              <w:rPr/>
              <w:t>07 November 2025</w:t>
            </w:r>
          </w:p>
        </w:tc>
      </w:tr>
      <w:tr>
        <w:tc>
          <w:tcPr>
            <w:tcW w:type="dxa" w:w="4680"/>
            <w:gridSpan w:val="2"/>
          </w:tcPr>
          <w:p>
            <w:pPr>
              <w:pStyle w:val="Q-BodyText"/>
              <w:jc w:val="left"/>
            </w:pPr>
            <w:r>
              <w:rPr/>
              <w:t>Name of Principal/Coordinating Investigator(s) or Sponsor's Responsible Medical Officer</w:t>
            </w:r>
          </w:p>
        </w:tc>
        <w:tc>
          <w:tcPr>
            <w:tcW w:type="dxa" w:w="2340"/>
          </w:tcPr>
          <w:p/>
        </w:tc>
        <w:tc>
          <w:tcPr>
            <w:tcW w:type="dxa" w:w="2340"/>
          </w:tcPr>
          <w:p/>
        </w:tc>
      </w:tr>
      <w:tr>
        <w:tc>
          <w:tcPr>
            <w:tcW w:type="dxa" w:w="4680"/>
            <w:gridSpan w:val="2"/>
          </w:tcPr>
          <w:p>
            <w:pPr>
              <w:pStyle w:val="Q-BodyText"/>
              <w:jc w:val="left"/>
            </w:pPr>
            <w:del w:id="13" w:author="AgileWriter" w:date="2026-04-07T15:12:01Z">
              <w:r>
                <w:rPr/>
                <w:delText xml:space="preserve">&lt;Sponsor Name&gt;</w:delText>
              </w:r>
            </w:del>
            <w:commentRangeStart w:id="6"/>
            <w:ins w:id="14" w:author="AgileWriter" w:date="2026-04-07T15:12:01Z">
              <w:r>
                <w:rPr/>
                <w:t>Sponsor</w:t>
              </w:r>
            </w:ins>
            <w:commentRangeEnd w:id="6"/>
            <w:r>
              <w:rPr>
                <w:rStyle w:val="CommentReference"/>
              </w:rPr>
              <w:commentReference w:id="6"/>
            </w:r>
          </w:p>
        </w:tc>
        <w:tc>
          <w:tcPr>
            <w:tcW w:type="dxa" w:w="2340"/>
          </w:tcPr>
          <w:p/>
        </w:tc>
        <w:tc>
          <w:tcPr>
            <w:tcW w:type="dxa" w:w="2340"/>
          </w:tcPr>
          <w:p/>
        </w:tc>
      </w:tr>
      <w:tr>
        <w:tc>
          <w:tcPr>
            <w:tcW w:type="dxa" w:w="4680"/>
            <w:gridSpan w:val="2"/>
          </w:tcPr>
          <w:p>
            <w:pPr>
              <w:pStyle w:val="Q-BodyText"/>
              <w:jc w:val="left"/>
            </w:pPr>
            <w:r>
              <w:rPr>
                <w:b/>
              </w:rPr>
              <w:t>Signature</w:t>
            </w:r>
          </w:p>
        </w:tc>
        <w:tc>
          <w:tcPr>
            <w:tcW w:type="dxa" w:w="2340"/>
          </w:tcPr>
          <w:p/>
        </w:tc>
        <w:tc>
          <w:tcPr>
            <w:tcW w:type="dxa" w:w="2340"/>
          </w:tcPr>
          <w:p>
            <w:pPr>
              <w:pStyle w:val="Q-BodyText"/>
              <w:jc w:val="left"/>
            </w:pPr>
            <w:r>
              <w:rPr>
                <w:b/>
              </w:rPr>
              <w:t>Date</w:t>
            </w:r>
          </w:p>
        </w:tc>
      </w:tr>
    </w:tbl>
    <w:p>
      <w:pPr>
        <w:pStyle w:val="Q-BodyText"/>
        <w:jc w:val="left"/>
      </w:pPr>
      <w:r>
        <w:rPr/>
        <w:t xml:space="preserve">This study was conducted in compliance with International Conference on Harmonisation Good Clinical Practice guidelines and the Declaration of Helsinki. The essential documentation related to this study has been retained by relevant parties. </w:t>
      </w:r>
    </w:p>
    <w:p>
      <w:pPr>
        <w:pStyle w:val="Q-BodyText"/>
        <w:jc w:val="center"/>
      </w:pPr>
      <w:r>
        <w:rPr>
          <w:b/>
        </w:rPr>
        <w:t>Confidentiality Statement</w:t>
      </w:r>
    </w:p>
    <w:p>
      <w:pPr>
        <w:pStyle w:val="Q-BodyText"/>
        <w:jc w:val="both"/>
      </w:pPr>
      <w:r>
        <w:rPr/>
        <w:t xml:space="preserve">The information contained in this document is confidential and proprietary to </w:t>
      </w:r>
      <w:del w:id="15" w:author="AgileWriter" w:date="2026-04-07T15:12:01Z">
        <w:r>
          <w:rPr/>
          <w:delText xml:space="preserve">&lt;Sponsor&gt;</w:delText>
        </w:r>
      </w:del>
      <w:commentRangeStart w:id="7"/>
      <w:ins w:id="16" w:author="AgileWriter" w:date="2026-04-07T15:12:01Z">
        <w:r>
          <w:rPr/>
          <w:t>Stendarr, Inc.</w:t>
        </w:r>
      </w:ins>
      <w:commentRangeEnd w:id="7"/>
      <w:r>
        <w:rPr>
          <w:rStyle w:val="CommentReference"/>
        </w:rPr>
        <w:commentReference w:id="7"/>
      </w:r>
      <w:r>
        <w:rPr/>
        <w:t xml:space="preserve">. Any distribution, copying, or disclosure is strictly prohibited unless such disclosure is required by federal regulations or state law. Persons to whom the information is disclosed must be made aware that it is confidential and that it may not be further disclosed by them. </w:t>
      </w:r>
    </w:p>
    <w:p>
      <w:pPr>
        <w:pStyle w:val="Q-Heading1"/>
        <w:jc w:val="left"/>
      </w:pPr>
      <w:bookmarkStart w:id="1" w:name="_Heading_1_Synopsis"/>
      <w:r>
        <w:rPr/>
        <w:t xml:space="preserve">Synopsis </w:t>
      </w:r>
      <w:bookmarkEnd w:id="1"/>
    </w:p>
    <w:p>
      <w:pPr>
        <w:pStyle w:val="Q-BodyText"/>
        <w:jc w:val="left"/>
      </w:pPr>
      <w:del w:id="17" w:author="AgileWriter" w:date="2026-04-07T15:12:01Z">
        <w:r>
          <w:rPr/>
          <w:delText xml:space="preserve">&lt;Synopsis&gt;</w:delText>
        </w:r>
      </w:del>
      <w:commentRangeStart w:id="8"/>
      <w:ins w:id="18" w:author="AgileWriter" w:date="2026-04-07T15:12:01Z">
        <w:r>
          <w:rPr>
            <w:b/>
          </w:rPr>
          <w:t>Protocol Title:</w:t>
        </w:r>
      </w:ins>
      <w:commentRangeEnd w:id="8"/>
      <w:r>
        <w:rPr>
          <w:rStyle w:val="CommentReference"/>
        </w:rPr>
        <w:commentReference w:id="8"/>
      </w:r>
      <w:ins w:id="19" w:author="AgileWriter" w:date="2026-04-07T15:12:01Z">
        <w:r>
          <w:rPr/>
          <w:t xml:space="preserve"> A First-In-Human, Phase 1, Randomized, Double-Blind, Placebo-Controlled Study to Evaluate the Safety, Tolerability, and Pharmacokinetics of ABC-123 as a Single Dose in Healthy Participants and as Multiple Doses in Participants with Grade 2 Boneitis.</w:t>
        </w:r>
      </w:ins>
      <w:ins w:id="20" w:author="AgileWriter" w:date="2026-04-07T15:12:01Z">
        <w:r>
          <w:rPr>
            <w:b/>
          </w:rPr>
          <w:t>Short Title:</w:t>
        </w:r>
      </w:ins>
      <w:ins w:id="21" w:author="AgileWriter" w:date="2026-04-07T15:12:01Z">
        <w:r>
          <w:rPr/>
          <w:t xml:space="preserve"> Phase 1 RCT of ABC-123 in healthy participants (SAD) and participants with boneitis (repeat-dose).</w:t>
        </w:r>
      </w:ins>
    </w:p>
    <w:p>
      <w:pPr>
        <w:pStyle w:val="Q-Heading1-NoNum"/>
        <w:jc w:val="left"/>
      </w:pPr>
      <w:bookmarkStart w:id="2" w:name="_Heading_1_Table_of_Contents"/>
      <w:r>
        <w:rPr/>
        <w:t>Table of Contents</w:t>
      </w:r>
      <w:bookmarkEnd w:id="2"/>
    </w:p>
    <w:p>
      <w:r>
        <w:fldChar w:fldCharType="begin"/>
      </w:r>
      <w:r>
        <w:instrText xml:space="preserve"> TOC \o "1-3" \h \z \u </w:instrText>
      </w:r>
      <w:r>
        <w:fldChar w:fldCharType="separate"/>
      </w:r>
      <w:r>
        <w:rPr>
          <w:noProof/>
        </w:rPr>
        <w:t xml:space="preserve">Table of Contents (Right-click → Update Field)</w:t>
      </w:r>
      <w:r>
        <w:fldChar w:fldCharType="end"/>
      </w:r>
    </w:p>
    <w:p>
      <w:pPr>
        <w:pStyle w:val="Q-BodyText"/>
        <w:jc w:val="left"/>
      </w:pPr>
    </w:p>
    <w:p>
      <w:pPr>
        <w:pStyle w:val="Q-Heading1-NoNum"/>
        <w:jc w:val="left"/>
      </w:pPr>
      <w:r>
        <w:rPr/>
        <w:t>List of Tables</w:t>
      </w:r>
    </w:p>
    <w:p>
      <w:r>
        <w:fldChar w:fldCharType="begin"/>
      </w:r>
      <w:r>
        <w:instrText xml:space="preserve"> TOC \h \z \c "Table" </w:instrText>
      </w:r>
      <w:r>
        <w:fldChar w:fldCharType="separate"/>
      </w:r>
      <w:r>
        <w:rPr>
          <w:noProof/>
        </w:rPr>
        <w:t xml:space="preserve">List of Tables (Right-click → Update Field)</w:t>
      </w:r>
      <w:r>
        <w:fldChar w:fldCharType="end"/>
      </w:r>
    </w:p>
    <w:p>
      <w:pPr>
        <w:pStyle w:val="Q-BodyText"/>
        <w:jc w:val="left"/>
      </w:pPr>
    </w:p>
    <w:p>
      <w:pPr>
        <w:pStyle w:val="Q-Heading1-NoNum"/>
        <w:jc w:val="left"/>
      </w:pPr>
      <w:r>
        <w:rPr/>
        <w:t>List of Figures</w:t>
      </w:r>
    </w:p>
    <w:p>
      <w:r>
        <w:fldChar w:fldCharType="begin"/>
      </w:r>
      <w:r>
        <w:instrText xml:space="preserve"> TOC \h \z \c "Figure" </w:instrText>
      </w:r>
      <w:r>
        <w:fldChar w:fldCharType="separate"/>
      </w:r>
      <w:r>
        <w:rPr>
          <w:noProof/>
        </w:rPr>
        <w:t xml:space="preserve">List of Figures (Right-click → Update Field)</w:t>
      </w:r>
      <w:r>
        <w:fldChar w:fldCharType="end"/>
      </w:r>
    </w:p>
    <w:p>
      <w:pPr>
        <w:pStyle w:val="Q-BodyText"/>
        <w:jc w:val="left"/>
      </w:pPr>
    </w:p>
    <w:p>
      <w:pPr>
        <w:pStyle w:val="Q-Heading1-NoNum"/>
        <w:jc w:val="left"/>
      </w:pPr>
      <w:bookmarkStart w:id="3" w:name="_Heading_1_List_of_Abbreviations_and_Definitions_of"/>
      <w:r>
        <w:rPr/>
        <w:t>List of Abbreviations and Definitions of Terms</w:t>
      </w:r>
      <w:bookmarkEnd w:id="3"/>
    </w:p>
    <w:tbl>
      <w:tblPr>
        <w:tblStyle w:val="TableGrid"/>
        <w:tblW w:type="auto" w:w="0"/>
        <w:tblLook w:firstColumn="1" w:firstRow="1" w:lastColumn="0" w:lastRow="0" w:noHBand="0" w:noVBand="1" w:val="04A0"/>
      </w:tblPr>
      <w:tblGrid>
        <w:gridCol w:w="4680"/>
        <w:gridCol w:w="4680"/>
      </w:tblGrid>
      <w:tr>
        <w:tc>
          <w:tcPr>
            <w:tcW w:type="dxa" w:w="4680"/>
          </w:tcPr>
          <w:p>
            <w:r>
              <w:rPr>
                <w:b/>
              </w:rPr>
              <w:t>Abbreviation or Term</w:t>
            </w:r>
          </w:p>
        </w:tc>
        <w:tc>
          <w:tcPr>
            <w:tcW w:type="dxa" w:w="4680"/>
          </w:tcPr>
          <w:p>
            <w:r>
              <w:rPr>
                <w:b/>
              </w:rPr>
              <w:t>Definition</w:t>
            </w:r>
          </w:p>
        </w:tc>
      </w:tr>
      <w:tr>
        <w:tc>
          <w:tcPr>
            <w:tcW w:type="dxa" w:w="4680"/>
          </w:tcPr>
          <w:p>
            <w:r>
              <w:t>ABC</w:t>
            </w:r>
          </w:p>
        </w:tc>
        <w:tc>
          <w:tcPr>
            <w:tcW w:type="dxa" w:w="4680"/>
          </w:tcPr>
          <w:p>
            <w:r>
              <w:t>America�s Blood Centers, American Blood Commission</w:t>
            </w:r>
          </w:p>
        </w:tc>
      </w:tr>
      <w:tr>
        <w:tc>
          <w:tcPr>
            <w:tcW w:type="dxa" w:w="4680"/>
          </w:tcPr>
          <w:p>
            <w:r>
              <w:t>ADA</w:t>
            </w:r>
          </w:p>
        </w:tc>
        <w:tc>
          <w:tcPr>
            <w:tcW w:type="dxa" w:w="4680"/>
          </w:tcPr>
          <w:p>
            <w:r>
              <w:t>Antidrug antibodies</w:t>
            </w:r>
          </w:p>
        </w:tc>
      </w:tr>
      <w:tr>
        <w:tc>
          <w:tcPr>
            <w:tcW w:type="dxa" w:w="4680"/>
          </w:tcPr>
          <w:p>
            <w:r>
              <w:t>AE</w:t>
            </w:r>
          </w:p>
        </w:tc>
        <w:tc>
          <w:tcPr>
            <w:tcW w:type="dxa" w:w="4680"/>
          </w:tcPr>
          <w:p>
            <w:r>
              <w:t>adverse event</w:t>
            </w:r>
          </w:p>
        </w:tc>
      </w:tr>
      <w:tr>
        <w:tc>
          <w:tcPr>
            <w:tcW w:type="dxa" w:w="4680"/>
          </w:tcPr>
          <w:p>
            <w:r>
              <w:t>AUC</w:t>
            </w:r>
          </w:p>
        </w:tc>
        <w:tc>
          <w:tcPr>
            <w:tcW w:type="dxa" w:w="4680"/>
          </w:tcPr>
          <w:p>
            <w:r>
              <w:t>area under the curve</w:t>
            </w:r>
          </w:p>
        </w:tc>
      </w:tr>
      <w:tr>
        <w:tc>
          <w:tcPr>
            <w:tcW w:type="dxa" w:w="4680"/>
          </w:tcPr>
          <w:p>
            <w:r>
              <w:t>BMI</w:t>
            </w:r>
          </w:p>
        </w:tc>
        <w:tc>
          <w:tcPr>
            <w:tcW w:type="dxa" w:w="4680"/>
          </w:tcPr>
          <w:p>
            <w:r>
              <w:t>body mass index</w:t>
            </w:r>
          </w:p>
        </w:tc>
      </w:tr>
      <w:tr>
        <w:tc>
          <w:tcPr>
            <w:tcW w:type="dxa" w:w="4680"/>
          </w:tcPr>
          <w:p>
            <w:r>
              <w:t>CFR</w:t>
            </w:r>
          </w:p>
        </w:tc>
        <w:tc>
          <w:tcPr>
            <w:tcW w:type="dxa" w:w="4680"/>
          </w:tcPr>
          <w:p>
            <w:r>
              <w:t>Code of Federal Regulations</w:t>
            </w:r>
          </w:p>
        </w:tc>
      </w:tr>
      <w:tr>
        <w:tc>
          <w:tcPr>
            <w:tcW w:type="dxa" w:w="4680"/>
          </w:tcPr>
          <w:p>
            <w:r>
              <w:t>CNS</w:t>
            </w:r>
          </w:p>
        </w:tc>
        <w:tc>
          <w:tcPr>
            <w:tcW w:type="dxa" w:w="4680"/>
          </w:tcPr>
          <w:p>
            <w:r>
              <w:t>central nervous system</w:t>
            </w:r>
          </w:p>
        </w:tc>
      </w:tr>
      <w:tr>
        <w:tc>
          <w:tcPr>
            <w:tcW w:type="dxa" w:w="4680"/>
          </w:tcPr>
          <w:p>
            <w:r>
              <w:t>CO</w:t>
            </w:r>
          </w:p>
        </w:tc>
        <w:tc>
          <w:tcPr>
            <w:tcW w:type="dxa" w:w="4680"/>
          </w:tcPr>
          <w:p>
            <w:r>
              <w:t>Clinical overview</w:t>
            </w:r>
          </w:p>
        </w:tc>
      </w:tr>
      <w:tr>
        <w:tc>
          <w:tcPr>
            <w:tcW w:type="dxa" w:w="4680"/>
          </w:tcPr>
          <w:p>
            <w:r>
              <w:t>DD</w:t>
            </w:r>
          </w:p>
        </w:tc>
        <w:tc>
          <w:tcPr>
            <w:tcW w:type="dxa" w:w="4680"/>
          </w:tcPr>
          <w:p>
            <w:r>
              <w:t>Department of Drugs (Swedish Regulatory Agency), division director</w:t>
            </w:r>
          </w:p>
        </w:tc>
      </w:tr>
      <w:tr>
        <w:tc>
          <w:tcPr>
            <w:tcW w:type="dxa" w:w="4680"/>
          </w:tcPr>
          <w:p>
            <w:r>
              <w:t>dL</w:t>
            </w:r>
          </w:p>
        </w:tc>
        <w:tc>
          <w:tcPr>
            <w:tcW w:type="dxa" w:w="4680"/>
          </w:tcPr>
          <w:p>
            <w:r>
              <w:t>deciliter</w:t>
            </w:r>
          </w:p>
        </w:tc>
      </w:tr>
      <w:tr>
        <w:tc>
          <w:tcPr>
            <w:tcW w:type="dxa" w:w="4680"/>
          </w:tcPr>
          <w:p>
            <w:r>
              <w:t>ECG</w:t>
            </w:r>
          </w:p>
        </w:tc>
        <w:tc>
          <w:tcPr>
            <w:tcW w:type="dxa" w:w="4680"/>
          </w:tcPr>
          <w:p>
            <w:r>
              <w:t>electrocardiogram</w:t>
            </w:r>
          </w:p>
        </w:tc>
      </w:tr>
      <w:tr>
        <w:tc>
          <w:tcPr>
            <w:tcW w:type="dxa" w:w="4680"/>
          </w:tcPr>
          <w:p>
            <w:r>
              <w:t>eCRF</w:t>
            </w:r>
          </w:p>
        </w:tc>
        <w:tc>
          <w:tcPr>
            <w:tcW w:type="dxa" w:w="4680"/>
          </w:tcPr>
          <w:p>
            <w:r>
              <w:t>electronic case report form</w:t>
            </w:r>
          </w:p>
        </w:tc>
      </w:tr>
      <w:tr>
        <w:tc>
          <w:tcPr>
            <w:tcW w:type="dxa" w:w="4680"/>
          </w:tcPr>
          <w:p>
            <w:r>
              <w:t>ED</w:t>
            </w:r>
          </w:p>
        </w:tc>
        <w:tc>
          <w:tcPr>
            <w:tcW w:type="dxa" w:w="4680"/>
          </w:tcPr>
          <w:p>
            <w:r>
              <w:t>Emergency department</w:t>
            </w:r>
          </w:p>
        </w:tc>
      </w:tr>
      <w:tr>
        <w:tc>
          <w:tcPr>
            <w:tcW w:type="dxa" w:w="4680"/>
          </w:tcPr>
          <w:p>
            <w:r>
              <w:t>GCP</w:t>
            </w:r>
          </w:p>
        </w:tc>
        <w:tc>
          <w:tcPr>
            <w:tcW w:type="dxa" w:w="4680"/>
          </w:tcPr>
          <w:p>
            <w:r>
              <w:t>Good Clinical Practice</w:t>
            </w:r>
          </w:p>
        </w:tc>
      </w:tr>
      <w:tr>
        <w:tc>
          <w:tcPr>
            <w:tcW w:type="dxa" w:w="4680"/>
          </w:tcPr>
          <w:p>
            <w:r>
              <w:t>GLP</w:t>
            </w:r>
          </w:p>
        </w:tc>
        <w:tc>
          <w:tcPr>
            <w:tcW w:type="dxa" w:w="4680"/>
          </w:tcPr>
          <w:p>
            <w:r>
              <w:t>Good Laboratory Practice</w:t>
            </w:r>
          </w:p>
        </w:tc>
      </w:tr>
      <w:tr>
        <w:tc>
          <w:tcPr>
            <w:tcW w:type="dxa" w:w="4680"/>
          </w:tcPr>
          <w:p>
            <w:r>
              <w:t>HIPAA</w:t>
            </w:r>
          </w:p>
        </w:tc>
        <w:tc>
          <w:tcPr>
            <w:tcW w:type="dxa" w:w="4680"/>
          </w:tcPr>
          <w:p>
            <w:r>
              <w:t>Health Insurance Portability and Accountability Act</w:t>
            </w:r>
          </w:p>
        </w:tc>
      </w:tr>
      <w:tr>
        <w:tc>
          <w:tcPr>
            <w:tcW w:type="dxa" w:w="4680"/>
          </w:tcPr>
          <w:p>
            <w:r>
              <w:t>ICF</w:t>
            </w:r>
          </w:p>
        </w:tc>
        <w:tc>
          <w:tcPr>
            <w:tcW w:type="dxa" w:w="4680"/>
          </w:tcPr>
          <w:p>
            <w:r>
              <w:t>informed consent form</w:t>
            </w:r>
          </w:p>
        </w:tc>
      </w:tr>
      <w:tr>
        <w:tc>
          <w:tcPr>
            <w:tcW w:type="dxa" w:w="4680"/>
          </w:tcPr>
          <w:p>
            <w:r>
              <w:t>ICH</w:t>
            </w:r>
          </w:p>
        </w:tc>
        <w:tc>
          <w:tcPr>
            <w:tcW w:type="dxa" w:w="4680"/>
          </w:tcPr>
          <w:p>
            <w:r>
              <w:t>International Conference on Harmonisation</w:t>
            </w:r>
          </w:p>
        </w:tc>
      </w:tr>
      <w:tr>
        <w:tc>
          <w:tcPr>
            <w:tcW w:type="dxa" w:w="4680"/>
          </w:tcPr>
          <w:p>
            <w:r>
              <w:t>IEC</w:t>
            </w:r>
          </w:p>
        </w:tc>
        <w:tc>
          <w:tcPr>
            <w:tcW w:type="dxa" w:w="4680"/>
          </w:tcPr>
          <w:p>
            <w:r>
              <w:t>Institutional Ethics Committee</w:t>
            </w:r>
          </w:p>
        </w:tc>
      </w:tr>
      <w:tr>
        <w:tc>
          <w:tcPr>
            <w:tcW w:type="dxa" w:w="4680"/>
          </w:tcPr>
          <w:p>
            <w:r>
              <w:t>IND</w:t>
            </w:r>
          </w:p>
        </w:tc>
        <w:tc>
          <w:tcPr>
            <w:tcW w:type="dxa" w:w="4680"/>
          </w:tcPr>
          <w:p>
            <w:r>
              <w:t>investigational new drug</w:t>
            </w:r>
          </w:p>
        </w:tc>
      </w:tr>
      <w:tr>
        <w:tc>
          <w:tcPr>
            <w:tcW w:type="dxa" w:w="4680"/>
          </w:tcPr>
          <w:p>
            <w:r>
              <w:t>IRB</w:t>
            </w:r>
          </w:p>
        </w:tc>
        <w:tc>
          <w:tcPr>
            <w:tcW w:type="dxa" w:w="4680"/>
          </w:tcPr>
          <w:p>
            <w:r>
              <w:t>Institutional Review Board</w:t>
            </w:r>
          </w:p>
        </w:tc>
      </w:tr>
      <w:tr>
        <w:tc>
          <w:tcPr>
            <w:tcW w:type="dxa" w:w="4680"/>
          </w:tcPr>
          <w:p>
            <w:r>
              <w:t>MA</w:t>
            </w:r>
          </w:p>
        </w:tc>
        <w:tc>
          <w:tcPr>
            <w:tcW w:type="dxa" w:w="4680"/>
          </w:tcPr>
          <w:p>
            <w:r>
              <w:t>Marketing authorization</w:t>
            </w:r>
          </w:p>
        </w:tc>
      </w:tr>
      <w:tr>
        <w:tc>
          <w:tcPr>
            <w:tcW w:type="dxa" w:w="4680"/>
          </w:tcPr>
          <w:p>
            <w:r>
              <w:t>MM</w:t>
            </w:r>
          </w:p>
        </w:tc>
        <w:tc>
          <w:tcPr>
            <w:tcW w:type="dxa" w:w="4680"/>
          </w:tcPr>
          <w:p>
            <w:r>
              <w:t>Multiple myeloma</w:t>
            </w:r>
          </w:p>
        </w:tc>
      </w:tr>
      <w:tr>
        <w:tc>
          <w:tcPr>
            <w:tcW w:type="dxa" w:w="4680"/>
          </w:tcPr>
          <w:p>
            <w:r>
              <w:t>N/A</w:t>
            </w:r>
          </w:p>
        </w:tc>
        <w:tc>
          <w:tcPr>
            <w:tcW w:type="dxa" w:w="4680"/>
          </w:tcPr>
          <w:p>
            <w:r>
              <w:t>not applicable</w:t>
            </w:r>
          </w:p>
        </w:tc>
      </w:tr>
      <w:tr>
        <w:tc>
          <w:tcPr>
            <w:tcW w:type="dxa" w:w="4680"/>
          </w:tcPr>
          <w:p>
            <w:r>
              <w:t>NOAEL</w:t>
            </w:r>
          </w:p>
        </w:tc>
        <w:tc>
          <w:tcPr>
            <w:tcW w:type="dxa" w:w="4680"/>
          </w:tcPr>
          <w:p>
            <w:r>
              <w:t>no observed adverse effect level</w:t>
            </w:r>
          </w:p>
        </w:tc>
      </w:tr>
      <w:tr>
        <w:tc>
          <w:tcPr>
            <w:tcW w:type="dxa" w:w="4680"/>
          </w:tcPr>
          <w:p>
            <w:r>
              <w:t>PAGE</w:t>
            </w:r>
          </w:p>
        </w:tc>
        <w:tc>
          <w:tcPr>
            <w:tcW w:type="dxa" w:w="4680"/>
          </w:tcPr>
          <w:p>
            <w:r>
              <w:t>polyacrylimide gel electrophoresis</w:t>
            </w:r>
          </w:p>
        </w:tc>
      </w:tr>
      <w:tr>
        <w:tc>
          <w:tcPr>
            <w:tcW w:type="dxa" w:w="4680"/>
          </w:tcPr>
          <w:p>
            <w:r>
              <w:t>PD</w:t>
            </w:r>
          </w:p>
        </w:tc>
        <w:tc>
          <w:tcPr>
            <w:tcW w:type="dxa" w:w="4680"/>
          </w:tcPr>
          <w:p>
            <w:r>
              <w:t>progressive disease</w:t>
            </w:r>
          </w:p>
        </w:tc>
      </w:tr>
      <w:tr>
        <w:tc>
          <w:tcPr>
            <w:tcW w:type="dxa" w:w="4680"/>
          </w:tcPr>
          <w:p>
            <w:r>
              <w:t>PK</w:t>
            </w:r>
          </w:p>
        </w:tc>
        <w:tc>
          <w:tcPr>
            <w:tcW w:type="dxa" w:w="4680"/>
          </w:tcPr>
          <w:p>
            <w:r>
              <w:t>Pharmacokinetics</w:t>
            </w:r>
          </w:p>
        </w:tc>
      </w:tr>
      <w:tr>
        <w:tc>
          <w:tcPr>
            <w:tcW w:type="dxa" w:w="4680"/>
          </w:tcPr>
          <w:p>
            <w:r>
              <w:t>PR</w:t>
            </w:r>
          </w:p>
        </w:tc>
        <w:tc>
          <w:tcPr>
            <w:tcW w:type="dxa" w:w="4680"/>
          </w:tcPr>
          <w:p>
            <w:r>
              <w:t>partial response</w:t>
            </w:r>
          </w:p>
        </w:tc>
      </w:tr>
      <w:tr>
        <w:tc>
          <w:tcPr>
            <w:tcW w:type="dxa" w:w="4680"/>
          </w:tcPr>
          <w:p>
            <w:r>
              <w:t>RCT</w:t>
            </w:r>
          </w:p>
        </w:tc>
        <w:tc>
          <w:tcPr>
            <w:tcW w:type="dxa" w:w="4680"/>
          </w:tcPr>
          <w:p>
            <w:r>
              <w:t>Randomized controlled trial</w:t>
            </w:r>
          </w:p>
        </w:tc>
      </w:tr>
      <w:tr>
        <w:tc>
          <w:tcPr>
            <w:tcW w:type="dxa" w:w="4680"/>
          </w:tcPr>
          <w:p>
            <w:r>
              <w:t>SAD</w:t>
            </w:r>
          </w:p>
        </w:tc>
        <w:tc>
          <w:tcPr>
            <w:tcW w:type="dxa" w:w="4680"/>
          </w:tcPr>
          <w:p>
            <w:r>
              <w:t>single ascending dose</w:t>
            </w:r>
          </w:p>
        </w:tc>
      </w:tr>
      <w:tr>
        <w:tc>
          <w:tcPr>
            <w:tcW w:type="dxa" w:w="4680"/>
          </w:tcPr>
          <w:p>
            <w:r>
              <w:t>SAE</w:t>
            </w:r>
          </w:p>
        </w:tc>
        <w:tc>
          <w:tcPr>
            <w:tcW w:type="dxa" w:w="4680"/>
          </w:tcPr>
          <w:p>
            <w:r>
              <w:t>serious adverse event</w:t>
            </w:r>
          </w:p>
        </w:tc>
      </w:tr>
      <w:tr>
        <w:tc>
          <w:tcPr>
            <w:tcW w:type="dxa" w:w="4680"/>
          </w:tcPr>
          <w:p>
            <w:r>
              <w:t>SAP</w:t>
            </w:r>
          </w:p>
        </w:tc>
        <w:tc>
          <w:tcPr>
            <w:tcW w:type="dxa" w:w="4680"/>
          </w:tcPr>
          <w:p>
            <w:r>
              <w:t>statistical analysis plan</w:t>
            </w:r>
          </w:p>
        </w:tc>
      </w:tr>
      <w:tr>
        <w:tc>
          <w:tcPr>
            <w:tcW w:type="dxa" w:w="4680"/>
          </w:tcPr>
          <w:p>
            <w:r>
              <w:t>SD</w:t>
            </w:r>
          </w:p>
        </w:tc>
        <w:tc>
          <w:tcPr>
            <w:tcW w:type="dxa" w:w="4680"/>
          </w:tcPr>
          <w:p>
            <w:r>
              <w:t>standard deviation</w:t>
            </w:r>
          </w:p>
        </w:tc>
      </w:tr>
      <w:tr>
        <w:tc>
          <w:tcPr>
            <w:tcW w:type="dxa" w:w="4680"/>
          </w:tcPr>
          <w:p>
            <w:r>
              <w:t>SoA</w:t>
            </w:r>
          </w:p>
        </w:tc>
        <w:tc>
          <w:tcPr>
            <w:tcW w:type="dxa" w:w="4680"/>
          </w:tcPr>
          <w:p>
            <w:r>
              <w:t>schedule of activities, Schedule of assessments</w:t>
            </w:r>
          </w:p>
        </w:tc>
      </w:tr>
      <w:tr>
        <w:tc>
          <w:tcPr>
            <w:tcW w:type="dxa" w:w="4680"/>
          </w:tcPr>
          <w:p>
            <w:r>
              <w:t>TEAE</w:t>
            </w:r>
          </w:p>
        </w:tc>
        <w:tc>
          <w:tcPr>
            <w:tcW w:type="dxa" w:w="4680"/>
          </w:tcPr>
          <w:p>
            <w:r>
              <w:t>treatment-emergent adverse event</w:t>
            </w:r>
          </w:p>
        </w:tc>
      </w:tr>
      <w:tr>
        <w:tc>
          <w:tcPr>
            <w:tcW w:type="dxa" w:w="4680"/>
          </w:tcPr>
          <w:p>
            <w:r>
              <w:t>TMF</w:t>
            </w:r>
          </w:p>
        </w:tc>
        <w:tc>
          <w:tcPr>
            <w:tcW w:type="dxa" w:w="4680"/>
          </w:tcPr>
          <w:p>
            <w:r>
              <w:t>Trial master file</w:t>
            </w:r>
          </w:p>
        </w:tc>
      </w:tr>
      <w:tr>
        <w:tc>
          <w:tcPr>
            <w:tcW w:type="dxa" w:w="4680"/>
          </w:tcPr>
          <w:p>
            <w:r>
              <w:t>USA</w:t>
            </w:r>
          </w:p>
        </w:tc>
        <w:tc>
          <w:tcPr>
            <w:tcW w:type="dxa" w:w="4680"/>
          </w:tcPr>
          <w:p>
            <w:r>
              <w:t>United States Army</w:t>
            </w:r>
          </w:p>
        </w:tc>
      </w:tr>
    </w:tbl>
    <w:p>
      <w:pPr>
        <w:pStyle w:val="Q-Heading1"/>
        <w:jc w:val="left"/>
      </w:pPr>
      <w:bookmarkStart w:id="4" w:name="_Heading_1_Ethics"/>
      <w:r>
        <w:rPr/>
        <w:t>Ethics</w:t>
      </w:r>
      <w:bookmarkEnd w:id="4"/>
    </w:p>
    <w:p>
      <w:pPr>
        <w:pStyle w:val="Q-Heading2"/>
        <w:jc w:val="left"/>
      </w:pPr>
      <w:bookmarkStart w:id="5" w:name="_Heading_2_Independent_Ethics_Committee_IEC_or_Inst"/>
      <w:r>
        <w:rPr/>
        <w:t>Independent Ethics Committee (IEC) or Institutional Review Board (IRB)</w:t>
      </w:r>
      <w:bookmarkEnd w:id="5"/>
    </w:p>
    <w:p>
      <w:pPr>
        <w:pStyle w:val="Q-BodyText"/>
        <w:jc w:val="left"/>
      </w:pPr>
      <w:r>
        <w:rPr/>
        <w:t xml:space="preserve">The Institutional Review Board (IRB)/Independent Ethics Committee (IEC) reviewed and approved the protocol and informed consent form (ICF) for the study prior to site initiation in accordance with ethical principles that have their origin in the Declaration of Helsinki and are consistent with International Council for Harmonisation (ICH) Good Clinical Practice (GCP) guidelines. </w:t>
      </w:r>
    </w:p>
    <w:p>
      <w:pPr>
        <w:pStyle w:val="Q-BodyText"/>
        <w:jc w:val="left"/>
      </w:pPr>
      <w:r>
        <w:rPr/>
        <w:t xml:space="preserve">All patient recruitment and advertising information was submitted to the IRB/IEC prior to implementation. Investigators were responsible for ensuring IRB/IEC compliance with applicable regulations throughout the duration of the study. </w:t>
      </w:r>
    </w:p>
    <w:p>
      <w:pPr>
        <w:pStyle w:val="Q-BodyText"/>
        <w:jc w:val="left"/>
      </w:pPr>
      <w:r>
        <w:rPr/>
        <w:t xml:space="preserve">The study protocol is presented in </w:t>
      </w:r>
      <w:r>
        <w:rPr>
          <w:color w:val="0000FF"/>
        </w:rPr>
        <w:t>Appendix 16.1.1.</w:t>
      </w:r>
      <w:r>
        <w:rPr/>
        <w:t xml:space="preserve"> The IRB/IEC consulted over the course of the study is provided in </w:t>
      </w:r>
      <w:r>
        <w:rPr>
          <w:color w:val="0000FF"/>
        </w:rPr>
        <w:t>Appendix 16.1.3</w:t>
      </w:r>
      <w:r>
        <w:rPr/>
        <w:t>.</w:t>
      </w:r>
    </w:p>
    <w:p>
      <w:pPr>
        <w:pStyle w:val="Q-Heading2"/>
        <w:jc w:val="left"/>
      </w:pPr>
      <w:bookmarkStart w:id="6" w:name="_Heading_2_Ethical_Conduct_of_the_Study"/>
      <w:r>
        <w:rPr/>
        <w:t>Ethical Conduct of the Study</w:t>
      </w:r>
      <w:bookmarkEnd w:id="6"/>
    </w:p>
    <w:p>
      <w:pPr>
        <w:pStyle w:val="Q-BodyText"/>
        <w:jc w:val="left"/>
      </w:pPr>
      <w:r>
        <w:rPr/>
        <w:t xml:space="preserve">This study was conducted according to the protocol, the ethical principles that have their origins in the Declaration of Helsinki, including the current International Council for Harmonisation (ICH) Good clinical practice (GCP) Consolidated Guideline E6 (R2), and all applicable national and local laws and regulations. </w:t>
      </w:r>
    </w:p>
    <w:p>
      <w:pPr>
        <w:pStyle w:val="Q-Heading2"/>
        <w:jc w:val="left"/>
      </w:pPr>
      <w:bookmarkStart w:id="7" w:name="_Heading_2_Patient_Information_and_Consent"/>
      <w:r>
        <w:rPr/>
        <w:t>Patient Information and Consent</w:t>
      </w:r>
      <w:bookmarkEnd w:id="7"/>
    </w:p>
    <w:p>
      <w:pPr>
        <w:pStyle w:val="Q-BodyText"/>
        <w:jc w:val="left"/>
      </w:pPr>
      <w:r>
        <w:rPr/>
        <w:t xml:space="preserve">The method of obtaining and documenting informed consent and the contents of the ICF complied with ICH GCP guidelines, the requirements of 21 CFR Part 50, “Protection of Human Subjects,” the Health Insurance Portability and Accountability Act (HIPAA) regulations, and all other applicable regulatory requirements. </w:t>
      </w:r>
    </w:p>
    <w:p>
      <w:pPr>
        <w:pStyle w:val="Q-BodyText"/>
        <w:jc w:val="left"/>
      </w:pPr>
      <w:r>
        <w:rPr/>
        <w:t xml:space="preserve">Written and/or oral information about the study was provided to all patients in a language understandable by the patients. Written informed consent was obtained from each patient before any study procedures or assessments were performed. </w:t>
      </w:r>
    </w:p>
    <w:p>
      <w:pPr>
        <w:pStyle w:val="Q-BodyText"/>
        <w:jc w:val="left"/>
      </w:pPr>
      <w:r>
        <w:rPr/>
        <w:t>Each patient’s willingness to participate in the study was documented in writing in a consent form that was signed by the patient with the date of that signature indicated. Each investigator kept the original consent forms, and copies were given to the patient.</w:t>
      </w:r>
    </w:p>
    <w:p>
      <w:pPr>
        <w:pStyle w:val="Q-BodyText"/>
        <w:jc w:val="left"/>
      </w:pPr>
      <w:r>
        <w:rPr/>
        <w:t xml:space="preserve">Copies of the sample ICFs and any other written information provided to the patients are provided in </w:t>
      </w:r>
      <w:r>
        <w:rPr>
          <w:color w:val="0000FF"/>
        </w:rPr>
        <w:t>Appendix 16.1.2</w:t>
      </w:r>
      <w:r>
        <w:rPr/>
        <w:t>.</w:t>
      </w:r>
    </w:p>
    <w:p>
      <w:pPr>
        <w:pStyle w:val="Q-Heading1"/>
        <w:jc w:val="left"/>
      </w:pPr>
      <w:bookmarkStart w:id="8" w:name="_Heading_1_Investigators_and_Study_Administrative_S"/>
      <w:r>
        <w:rPr/>
        <w:t>Investigators and Study Administrative Structure</w:t>
      </w:r>
      <w:bookmarkEnd w:id="8"/>
    </w:p>
    <w:p>
      <w:pPr>
        <w:pStyle w:val="Q-BodyText"/>
        <w:jc w:val="left"/>
      </w:pPr>
      <w:r>
        <w:rPr/>
        <w:t>The study was conducted at &lt;xx study centers by xx investigators&gt; in cooperation with a number of support organizations (</w:t>
      </w:r>
      <w:r>
        <w:fldChar w:fldCharType="begin"/>
      </w:r>
      <w:r>
        <w:instrText xml:space="preserve"> \* MERGEFORMAT </w:instrText>
      </w:r>
      <w:r>
        <w:fldChar w:fldCharType="separate"/>
      </w:r>
      <w:hyperlink w:anchor="_Table_1">
        <w:r>
          <w:rPr>
            <w:noProof/>
            <w:color w:val="0000FF"/>
          </w:rPr>
          <w:t xml:space="preserve">Table 1</w:t>
        </w:r>
      </w:hyperlink>
      <w:r>
        <w:fldChar w:fldCharType="end"/>
      </w:r>
      <w:r>
        <w:rPr/>
        <w:t xml:space="preserve">). A list of investigators and other important participants in the study is provided in </w:t>
      </w:r>
      <w:r>
        <w:rPr>
          <w:color w:val="0000FF"/>
        </w:rPr>
        <w:t>Appendix 16.1.4</w:t>
      </w:r>
      <w:r>
        <w:rPr/>
        <w:t xml:space="preserve">. </w:t>
      </w:r>
    </w:p>
    <w:p>
      <w:pPr>
        <w:pStyle w:val="Q-BodyText"/>
        <w:jc w:val="left"/>
      </w:pPr>
      <w:r>
        <w:rPr/>
        <w:t xml:space="preserve">Signatures of the Coordinating Investigator and the Sponsor's responsible medical officer are included in </w:t>
      </w:r>
      <w:r>
        <w:rPr>
          <w:color w:val="0000FF"/>
        </w:rPr>
        <w:t>Appendix 16.1.5</w:t>
      </w:r>
      <w:r>
        <w:rPr/>
        <w:t xml:space="preserve">. </w:t>
      </w:r>
    </w:p>
    <w:p>
      <w:pPr>
        <w:pStyle w:val="Q-CaptionContd"/>
        <w:jc w:val="left"/>
      </w:pPr>
      <w:bookmarkStart w:id="9" w:name="_Table_1"/>
      <w:r>
        <w:t xml:space="preserve">Table </w:t>
      </w:r>
      <w:r>
        <w:fldChar w:fldCharType="begin"/>
      </w:r>
      <w:r>
        <w:instrText xml:space="preserve"> SEQ Table \* ARABIC </w:instrText>
      </w:r>
      <w:r>
        <w:fldChar w:fldCharType="separate"/>
      </w:r>
      <w:r>
        <w:rPr>
          <w:noProof/>
        </w:rPr>
        <w:t xml:space="preserve">1</w:t>
      </w:r>
      <w:r>
        <w:fldChar w:fldCharType="end"/>
      </w:r>
      <w:r>
        <w:t>: Study Administrative Structure</w:t>
      </w:r>
      <w:bookmarkEnd w:id="9"/>
    </w:p>
    <w:tbl>
      <w:tblPr>
        <w:tblStyle w:val="TableGrid"/>
        <w:tblW w:type="auto" w:w="0"/>
        <w:tblLook w:firstColumn="1" w:firstRow="1" w:lastColumn="0" w:lastRow="0" w:noHBand="0" w:noVBand="1" w:val="04A0"/>
      </w:tblPr>
      <w:tblGrid>
        <w:gridCol w:w="4680"/>
        <w:gridCol w:w="4680"/>
      </w:tblGrid>
      <w:tr>
        <w:tc>
          <w:tcPr>
            <w:tcW w:type="dxa" w:w="4680"/>
          </w:tcPr>
          <w:p>
            <w:pPr>
              <w:pStyle w:val="Q-TableText-LeftAligned"/>
              <w:jc w:val="left"/>
            </w:pPr>
            <w:r>
              <w:rPr>
                <w:b/>
              </w:rPr>
              <w:t>Sponsor</w:t>
            </w:r>
          </w:p>
        </w:tc>
        <w:tc>
          <w:tcPr>
            <w:tcW w:type="dxa" w:w="4680"/>
          </w:tcPr>
          <w:p>
            <w:pPr>
              <w:pStyle w:val="Q-TableText-LeftAligned"/>
              <w:jc w:val="left"/>
            </w:pPr>
            <w:r>
              <w:rPr/>
              <w:t>&lt;Company Name&gt;</w:t>
            </w:r>
          </w:p>
          <w:p>
            <w:pPr>
              <w:pStyle w:val="Q-TableText-LeftAligned"/>
              <w:jc w:val="left"/>
            </w:pPr>
            <w:r>
              <w:rPr/>
              <w:t>&lt;Company Address&gt;</w:t>
              <w:br/>
              <w:t xml:space="preserve">  </w:t>
            </w:r>
          </w:p>
        </w:tc>
      </w:tr>
      <w:tr>
        <w:tc>
          <w:tcPr>
            <w:tcW w:type="dxa" w:w="4680"/>
          </w:tcPr>
          <w:p>
            <w:pPr>
              <w:pStyle w:val="Q-TableText-LeftAligned"/>
              <w:jc w:val="left"/>
            </w:pPr>
            <w:r>
              <w:rPr>
                <w:b/>
              </w:rPr>
              <w:t>Coordinating Investigator</w:t>
            </w:r>
          </w:p>
        </w:tc>
        <w:tc>
          <w:tcPr>
            <w:tcW w:type="dxa" w:w="4680"/>
          </w:tcPr>
          <w:p>
            <w:pPr>
              <w:pStyle w:val="Q-TableText-LeftAligned"/>
              <w:jc w:val="left"/>
            </w:pPr>
            <w:r>
              <w:rPr/>
              <w:t>Michael Yu</w:t>
            </w:r>
          </w:p>
        </w:tc>
      </w:tr>
      <w:tr>
        <w:tc>
          <w:tcPr>
            <w:tcW w:type="dxa" w:w="4680"/>
          </w:tcPr>
          <w:p>
            <w:pPr>
              <w:pStyle w:val="Q-TableText-LeftAligned"/>
              <w:jc w:val="left"/>
            </w:pPr>
            <w:r>
              <w:rPr>
                <w:b/>
              </w:rPr>
              <w:t>Medical Monitor</w:t>
            </w:r>
          </w:p>
        </w:tc>
        <w:tc>
          <w:tcPr>
            <w:tcW w:type="dxa" w:w="4680"/>
          </w:tcPr>
          <w:p>
            <w:pPr>
              <w:pStyle w:val="Q-TableText-LeftAligned"/>
              <w:jc w:val="left"/>
            </w:pPr>
            <w:r>
              <w:rPr>
                <w:i w:val="0"/>
              </w:rPr>
              <w:t>&lt;Medical Monitor Name&gt;</w:t>
            </w:r>
          </w:p>
        </w:tc>
      </w:tr>
      <w:tr>
        <w:tc>
          <w:tcPr>
            <w:tcW w:type="dxa" w:w="4680"/>
          </w:tcPr>
          <w:p>
            <w:pPr>
              <w:pStyle w:val="Q-TableText-LeftAligned"/>
              <w:jc w:val="left"/>
            </w:pPr>
            <w:r>
              <w:rPr>
                <w:b/>
              </w:rPr>
              <w:t>Safety Officer</w:t>
            </w:r>
          </w:p>
        </w:tc>
        <w:tc>
          <w:tcPr>
            <w:tcW w:type="dxa" w:w="4680"/>
          </w:tcPr>
          <w:p>
            <w:pPr>
              <w:pStyle w:val="Q-TableText-LeftAligned"/>
              <w:jc w:val="left"/>
            </w:pPr>
            <w:r>
              <w:rPr/>
              <w:t>Yunpei Chen</w:t>
            </w:r>
          </w:p>
        </w:tc>
      </w:tr>
      <w:tr>
        <w:tc>
          <w:tcPr>
            <w:tcW w:type="dxa" w:w="4680"/>
          </w:tcPr>
          <w:p>
            <w:pPr>
              <w:pStyle w:val="Q-TableText-LeftAligned"/>
              <w:jc w:val="left"/>
            </w:pPr>
            <w:r>
              <w:rPr>
                <w:b/>
              </w:rPr>
              <w:t>Sponsor Statistician</w:t>
            </w:r>
          </w:p>
        </w:tc>
        <w:tc>
          <w:tcPr>
            <w:tcW w:type="dxa" w:w="4680"/>
          </w:tcPr>
          <w:p>
            <w:pPr>
              <w:pStyle w:val="Q-TableText-LeftAligned"/>
              <w:jc w:val="left"/>
            </w:pPr>
            <w:r>
              <w:rPr>
                <w:i w:val="0"/>
              </w:rPr>
              <w:t>Rui Zheng</w:t>
            </w:r>
          </w:p>
        </w:tc>
      </w:tr>
      <w:tr>
        <w:tc>
          <w:tcPr>
            <w:tcW w:type="dxa" w:w="4680"/>
          </w:tcPr>
          <w:p>
            <w:pPr>
              <w:pStyle w:val="Q-TableText-LeftAligned"/>
              <w:jc w:val="left"/>
            </w:pPr>
            <w:r>
              <w:rPr>
                <w:b/>
              </w:rPr>
              <w:t>Contract Research Organization</w:t>
            </w:r>
          </w:p>
        </w:tc>
        <w:tc>
          <w:tcPr>
            <w:tcW w:type="dxa" w:w="4680"/>
          </w:tcPr>
          <w:p>
            <w:pPr>
              <w:pStyle w:val="Q-TableText-LeftAligned"/>
              <w:jc w:val="left"/>
            </w:pPr>
            <w:r>
              <w:rPr/>
              <w:t>Clinovance Solutions, Inc.</w:t>
              <w:br/>
              <w:t>582 Clinical Trail Blvd</w:t>
              <w:br/>
              <w:t>San Mate, CO 944</w:t>
              <w:br/>
              <w:t>USA</w:t>
            </w:r>
          </w:p>
        </w:tc>
      </w:tr>
      <w:tr>
        <w:tc>
          <w:tcPr>
            <w:tcW w:type="dxa" w:w="4680"/>
          </w:tcPr>
          <w:p>
            <w:pPr>
              <w:pStyle w:val="Q-TableText-LeftAligned"/>
              <w:jc w:val="left"/>
            </w:pPr>
            <w:r>
              <w:rPr>
                <w:b/>
              </w:rPr>
              <w:t>Statistical Analysis</w:t>
            </w:r>
          </w:p>
        </w:tc>
        <w:tc>
          <w:tcPr>
            <w:tcW w:type="dxa" w:w="4680"/>
          </w:tcPr>
          <w:p>
            <w:pPr>
              <w:pStyle w:val="Q-TableText-LeftAligned"/>
              <w:jc w:val="left"/>
            </w:pPr>
            <w:r>
              <w:rPr/>
              <w:t>Stat MNO, LLC</w:t>
            </w:r>
          </w:p>
          <w:p>
            <w:pPr>
              <w:pStyle w:val="Q-TableText-LeftAligned"/>
              <w:jc w:val="left"/>
            </w:pPr>
            <w:r>
              <w:rPr/>
              <w:t>371 Science Drive</w:t>
            </w:r>
          </w:p>
          <w:p>
            <w:pPr>
              <w:pStyle w:val="Q-TableText-LeftAligned"/>
              <w:jc w:val="left"/>
            </w:pPr>
            <w:r>
              <w:rPr/>
              <w:t>Durham, CO 279</w:t>
            </w:r>
          </w:p>
          <w:p>
            <w:pPr>
              <w:pStyle w:val="Q-TableText-LeftAligned"/>
              <w:jc w:val="left"/>
            </w:pPr>
            <w:r>
              <w:rPr/>
              <w:t>USA</w:t>
            </w:r>
          </w:p>
        </w:tc>
      </w:tr>
      <w:tr>
        <w:tc>
          <w:tcPr>
            <w:tcW w:type="dxa" w:w="4680"/>
          </w:tcPr>
          <w:p>
            <w:pPr>
              <w:pStyle w:val="Q-TableText-LeftAligned"/>
              <w:jc w:val="left"/>
            </w:pPr>
            <w:r>
              <w:rPr>
                <w:b/>
              </w:rPr>
              <w:t>Clinical Study Supply Management</w:t>
            </w:r>
          </w:p>
        </w:tc>
        <w:tc>
          <w:tcPr>
            <w:tcW w:type="dxa" w:w="4680"/>
          </w:tcPr>
          <w:p>
            <w:pPr>
              <w:pStyle w:val="Q-TableText-LeftAligned"/>
              <w:jc w:val="left"/>
            </w:pPr>
            <w:r>
              <w:rPr/>
              <w:t>PQR, Inc.</w:t>
              <w:br/>
              <w:t>45 Drive</w:t>
              <w:br/>
              <w:t>Morrisville, CO 123</w:t>
              <w:br/>
              <w:t>USA</w:t>
            </w:r>
          </w:p>
        </w:tc>
      </w:tr>
      <w:tr>
        <w:tc>
          <w:tcPr>
            <w:tcW w:type="dxa" w:w="4680"/>
          </w:tcPr>
          <w:p>
            <w:pPr>
              <w:pStyle w:val="Q-TableText-LeftAligned"/>
              <w:jc w:val="left"/>
            </w:pPr>
            <w:r>
              <w:rPr>
                <w:b/>
              </w:rPr>
              <w:t>PK/ADA Laboratory</w:t>
            </w:r>
          </w:p>
        </w:tc>
        <w:tc>
          <w:tcPr>
            <w:tcW w:type="dxa" w:w="4680"/>
          </w:tcPr>
          <w:p>
            <w:pPr>
              <w:pStyle w:val="Q-TableText-LeftAligned"/>
              <w:jc w:val="left"/>
            </w:pPr>
            <w:r>
              <w:rPr/>
              <w:t>XYZ, Inc.</w:t>
            </w:r>
          </w:p>
          <w:p>
            <w:pPr>
              <w:pStyle w:val="Q-TableText-LeftAligned"/>
              <w:jc w:val="left"/>
            </w:pPr>
            <w:r>
              <w:rPr/>
              <w:t>123 ABC Drive</w:t>
            </w:r>
          </w:p>
          <w:p>
            <w:pPr>
              <w:pStyle w:val="Q-TableText-LeftAligned"/>
              <w:jc w:val="left"/>
            </w:pPr>
            <w:r>
              <w:rPr/>
              <w:t>Cambridge, CO 124</w:t>
            </w:r>
          </w:p>
          <w:p>
            <w:pPr>
              <w:pStyle w:val="Q-TableText-LeftAligned"/>
              <w:jc w:val="left"/>
            </w:pPr>
            <w:r>
              <w:rPr/>
              <w:t>USA</w:t>
            </w:r>
          </w:p>
        </w:tc>
      </w:tr>
      <w:tr>
        <w:tc>
          <w:tcPr>
            <w:tcW w:type="dxa" w:w="4680"/>
          </w:tcPr>
          <w:p>
            <w:pPr>
              <w:pStyle w:val="Q-TableText-LeftAligned"/>
              <w:jc w:val="left"/>
            </w:pPr>
            <w:r>
              <w:rPr>
                <w:b/>
              </w:rPr>
              <w:t>Central Laboratory</w:t>
            </w:r>
          </w:p>
        </w:tc>
        <w:tc>
          <w:tcPr>
            <w:tcW w:type="dxa" w:w="4680"/>
          </w:tcPr>
          <w:p>
            <w:pPr>
              <w:pStyle w:val="Q-BodyText"/>
              <w:jc w:val="left"/>
            </w:pPr>
            <w:r>
              <w:rPr/>
              <w:t>Path LMN, Inc.</w:t>
              <w:br/>
              <w:t>78 Precision Way</w:t>
              <w:br/>
              <w:t>Rockville, CO 850</w:t>
              <w:br/>
              <w:t>USA</w:t>
            </w:r>
          </w:p>
        </w:tc>
      </w:tr>
      <w:tr>
        <w:tc>
          <w:tcPr>
            <w:tcW w:type="dxa" w:w="4680"/>
          </w:tcPr>
          <w:p>
            <w:pPr>
              <w:pStyle w:val="Q-TableText-LeftAligned"/>
              <w:jc w:val="left"/>
            </w:pPr>
            <w:r>
              <w:rPr>
                <w:b/>
              </w:rPr>
              <w:t>Medical Writing</w:t>
            </w:r>
          </w:p>
        </w:tc>
        <w:tc>
          <w:tcPr>
            <w:tcW w:type="dxa" w:w="4680"/>
          </w:tcPr>
          <w:p>
            <w:pPr>
              <w:pStyle w:val="Q-TableText-LeftAligned"/>
              <w:jc w:val="left"/>
            </w:pPr>
            <w:r>
              <w:rPr/>
              <w:t>Synterex</w:t>
            </w:r>
          </w:p>
          <w:p>
            <w:pPr>
              <w:pStyle w:val="Q-TableText-LeftAligned"/>
              <w:jc w:val="left"/>
            </w:pPr>
            <w:r>
              <w:rPr/>
              <w:t>122 Rosemary Road</w:t>
            </w:r>
          </w:p>
          <w:p>
            <w:pPr>
              <w:pStyle w:val="Q-TableText-LeftAligned"/>
              <w:jc w:val="left"/>
            </w:pPr>
            <w:r>
              <w:rPr/>
              <w:t>Dedham, MA 02026</w:t>
            </w:r>
          </w:p>
          <w:p>
            <w:pPr>
              <w:pStyle w:val="Q-TableText-LeftAligned"/>
              <w:jc w:val="left"/>
            </w:pPr>
            <w:r>
              <w:rPr/>
              <w:t>USA</w:t>
            </w:r>
          </w:p>
        </w:tc>
      </w:tr>
    </w:tbl>
    <w:p>
      <w:pPr>
        <w:pStyle w:val="Q-Heading1"/>
        <w:jc w:val="left"/>
      </w:pPr>
      <w:bookmarkStart w:id="10" w:name="_Heading_1_Introduction"/>
      <w:r>
        <w:rPr/>
        <w:t>Introduction</w:t>
      </w:r>
      <w:bookmarkEnd w:id="10"/>
    </w:p>
    <w:p>
      <w:pPr>
        <w:pStyle w:val="Q-BodyText"/>
        <w:jc w:val="left"/>
      </w:pPr>
      <w:del w:id="22" w:author="AgileWriter" w:date="2026-04-07T15:12:01Z">
        <w:r>
          <w:rPr/>
          <w:delText xml:space="preserve">&lt;Introduction&gt;</w:delText>
        </w:r>
      </w:del>
      <w:commentRangeStart w:id="9"/>
      <w:ins w:id="23" w:author="AgileWriter" w:date="2026-04-07T15:12:01Z">
        <w:r>
          <w:rPr/>
          <w:t>ABC-123 (triolic gluon fragmentator) is being investigated for the treatment of boneitis, a condition primarily caused by lurgi and associated with significant morbidity and mortality. The study aims to evaluate the safety, tolerability, and pharmacodynamics of ABC-123 by targeting the cadmium quantum shift flipper, with a prolonged time-action profile allowing for meaningful exposure over 2 to 4 weeks. The study population includes patients at risk for boneitis, and the primary objective is to reduce the risk and severity of boneitis by inhibiting whomp and related cellular pathways.</w:t>
        </w:r>
      </w:ins>
      <w:commentRangeEnd w:id="9"/>
      <w:r>
        <w:rPr>
          <w:rStyle w:val="CommentReference"/>
        </w:rPr>
        <w:commentReference w:id="9"/>
      </w:r>
    </w:p>
    <w:p>
      <w:pPr>
        <w:pStyle w:val="Q-Heading2"/>
        <w:jc w:val="left"/>
      </w:pPr>
      <w:bookmarkStart w:id="11" w:name="_Heading_2_Background_Information"/>
      <w:r>
        <w:rPr/>
        <w:t>Background Information</w:t>
      </w:r>
      <w:bookmarkEnd w:id="11"/>
    </w:p>
    <w:p>
      <w:pPr>
        <w:pStyle w:val="Q-BodyText"/>
        <w:jc w:val="left"/>
      </w:pPr>
      <w:del w:id="24" w:author="AgileWriter" w:date="2026-04-07T15:12:01Z">
        <w:r>
          <w:rPr/>
          <w:delText xml:space="preserve">&lt;Background Information&gt;</w:delText>
        </w:r>
      </w:del>
      <w:commentRangeStart w:id="10"/>
      <w:ins w:id="25" w:author="AgileWriter" w:date="2026-04-07T15:12:01Z">
        <w:r>
          <w:rPr/>
          <w:t>ABC-123 is a triolic gluon fragmentator, classified as a blorp inductor composed of binkles and naturally occurring fram. Blorp inductors are characterized by their long half-life, enabling weekly or monthly dosing, and are generally poorly penetrant to the CNS, which may reduce the risk of boneitis observed in patients with lurgi. This first-in-human study aims to provide initial safety, pharmacokinetic, and pharmacology data for ABC-123. Preclinical studies demonstrate that ABC-123 is a potent, selective monoclonal antibody antagonist and inverse agonist of human and monkey grudgeon cells, with protective effects in vitro and peripheral pharmacodynamic activity in cynomolgus monkeys. The safety profile of blorp inductors has been extensively evaluated in prior Phase 3 studies, showing that while psychiatric and neurological effects led to program termination, non-CNS adverse effects were generally mild and gastrointestinal. Blorp knockout mice exhibited no serious adverse effects, supporting the safety of this pharmacological class. This study represents the initial clinical evaluation of ABC-123 in humans.</w:t>
        </w:r>
      </w:ins>
      <w:commentRangeEnd w:id="10"/>
      <w:r>
        <w:rPr>
          <w:rStyle w:val="CommentReference"/>
        </w:rPr>
        <w:commentReference w:id="10"/>
      </w:r>
    </w:p>
    <w:p>
      <w:pPr>
        <w:pStyle w:val="Q-Heading2"/>
        <w:jc w:val="left"/>
      </w:pPr>
      <w:bookmarkStart w:id="12" w:name="_Heading_2_Rationale_for_the_study"/>
      <w:r>
        <w:rPr/>
        <w:t>Rationale for the study</w:t>
      </w:r>
      <w:bookmarkEnd w:id="12"/>
    </w:p>
    <w:p>
      <w:pPr>
        <w:pStyle w:val="Q-BodyText"/>
        <w:jc w:val="left"/>
      </w:pPr>
      <w:del w:id="26" w:author="AgileWriter" w:date="2026-04-07T15:12:01Z">
        <w:r>
          <w:rPr/>
          <w:delText xml:space="preserve">&lt;Rationale for the study&gt;</w:delText>
        </w:r>
      </w:del>
      <w:commentRangeStart w:id="11"/>
      <w:ins w:id="27" w:author="AgileWriter" w:date="2026-04-07T15:12:01Z">
        <w:r>
          <w:rPr/>
          <w:t>This first-in-human, Phase 1 study of ABC-123 was conducted to establish initial safety, tolerability, and pharmacokinetic (PK) data in both healthy volunteers and patients with Grade 2 boneitis. The study design included a single ascending dose (SAD) component in healthy participants to support subsequent repeat-dose exploratory efficacy evaluation in boneitis patients. The study aimed to obtain PK, safety, and tolerability data in the target patient population, and to explore phenotypic, genotypic, and biochemical approaches for identifying patients most likely to respond to ABC-123. Nonclinical data demonstrated ABC-123’s potent, selective activity and favorable safety profile, supporting the rationale for advancing to human studies. The chosen population and dosing approach were intended to provide relevant exposure and inform future dose selection, while exploratory objectives included biomarker evaluation and assessment of potential pharmacodynamic activity.</w:t>
        </w:r>
      </w:ins>
      <w:commentRangeEnd w:id="11"/>
      <w:r>
        <w:rPr>
          <w:rStyle w:val="CommentReference"/>
        </w:rPr>
        <w:commentReference w:id="11"/>
      </w:r>
    </w:p>
    <w:p>
      <w:pPr>
        <w:pStyle w:val="Q-Heading2"/>
        <w:jc w:val="left"/>
      </w:pPr>
      <w:bookmarkStart w:id="13" w:name="_Heading_2_Benefit_and_Risk_assessment"/>
      <w:r>
        <w:rPr/>
        <w:t>Benefit and Risk assessment</w:t>
      </w:r>
      <w:bookmarkEnd w:id="13"/>
    </w:p>
    <w:p>
      <w:pPr>
        <w:pStyle w:val="Q-BodyText"/>
        <w:jc w:val="left"/>
      </w:pPr>
      <w:del w:id="28" w:author="AgileWriter" w:date="2026-04-07T15:12:01Z">
        <w:r>
          <w:rPr/>
          <w:delText xml:space="preserve">&lt;Benefit and Risk assessment&gt;</w:delText>
        </w:r>
      </w:del>
      <w:commentRangeStart w:id="12"/>
      <w:ins w:id="29" w:author="AgileWriter" w:date="2026-04-07T15:12:01Z">
        <w:r>
          <w:rPr>
            <w:b/>
          </w:rPr>
          <w:t>Risks:</w:t>
        </w:r>
      </w:ins>
      <w:commentRangeEnd w:id="12"/>
      <w:r>
        <w:rPr>
          <w:rStyle w:val="CommentReference"/>
        </w:rPr>
        <w:commentReference w:id="12"/>
      </w:r>
      <w:ins w:id="30" w:author="AgileWriter" w:date="2026-04-07T15:12:01Z">
        <w:r>
          <w:rPr/>
          <w:t xml:space="preserve"> ABC-123 has not been studied in humans; risk assessment is based on nonclinical data and literature reports for similar therapies. No CNS-associated risks have been observed in nonclinical studies. However, participants may experience adverse reactions to the investigational product, discomfort from subcutaneous injections, or study procedures (e.g., blood collection). Additional risks associated with similar therapies include gastrointestinal events (nausea, diarrhea, vomiting), asthenia/fatigue, hot flushes, and dizziness. Participants will be closely monitored for these adverse effects.</w:t>
        </w:r>
      </w:ins>
      <w:ins w:id="31" w:author="AgileWriter" w:date="2026-04-07T15:12:01Z">
        <w:r>
          <w:rPr>
            <w:b/>
          </w:rPr>
          <w:t>Potential Benefits:</w:t>
        </w:r>
      </w:ins>
      <w:ins w:id="32" w:author="AgileWriter" w:date="2026-04-07T15:12:01Z">
        <w:r>
          <w:rPr/>
          <w:t xml:space="preserve"> Participants may benefit by contributing to development of new therapies for boneitis due to lurgi, an area of unmet medical need. Medical evaluations and assessments associated with study procedures may also be beneficial. However, direct therapeutic benefit is not guaranteed.</w:t>
        </w:r>
      </w:ins>
      <w:ins w:id="33" w:author="AgileWriter" w:date="2026-04-07T15:12:01Z">
        <w:r>
          <w:rPr>
            <w:b/>
          </w:rPr>
          <w:t>Overall Benefit–Risk Conclusion:</w:t>
        </w:r>
      </w:ins>
      <w:ins w:id="34" w:author="AgileWriter" w:date="2026-04-07T15:12:01Z">
        <w:r>
          <w:rPr/>
          <w:t xml:space="preserve"> The available nonclinical and prior clinical data support a favorable benefit–risk assessment for study participation. Risks are justified by the anticipated benefits to medical and scientific knowledge, and are minimized through close monitoring and dose escalation. The study is supported by prior safety experience with similar therapies and the lack of significant adverse findings in nonclinical studies.</w:t>
        </w:r>
      </w:ins>
    </w:p>
    <w:p>
      <w:pPr>
        <w:pStyle w:val="Q-Heading3"/>
        <w:jc w:val="left"/>
      </w:pPr>
      <w:bookmarkStart w:id="14" w:name="_Heading_3_Risk_assessment"/>
      <w:r>
        <w:rPr/>
        <w:t>Risk assessment</w:t>
      </w:r>
      <w:bookmarkEnd w:id="14"/>
    </w:p>
    <w:p>
      <w:pPr>
        <w:pStyle w:val="Q-BodyText"/>
        <w:jc w:val="left"/>
      </w:pPr>
      <w:del w:id="35" w:author="AgileWriter" w:date="2026-04-07T15:12:01Z">
        <w:r>
          <w:rPr/>
          <w:delText xml:space="preserve">&lt;Risk assessment&gt;</w:delText>
        </w:r>
      </w:del>
      <w:commentRangeStart w:id="13"/>
      <w:ins w:id="36" w:author="AgileWriter" w:date="2026-04-07T15:12:01Z">
        <w:r>
          <w:rPr/>
          <w:t>ABC-123 has not been studied in humans; therefore, risk assessment is based on nonclinical data and reports on similar therapies. No known risks, including CNS-associated risks, have been observed in nonclinical pharmacology and safety studies of ABC-123. Theoretical risks include CNS-associated adverse effects typical of blorp inductors (such as amphibious jocularity, levitation, and the crunge), as well as gastrointestinal events (nausea, diarrhea, vomiting), asthenia/fatigue, hot flushes, and dizziness. Participants will be closely monitored for these risks and adverse effects throughout the study, and dosing may be withheld or adjusted if adverse events occur, with continued assessments. Overall, the available data suggest a favorable safety profile for ABC-123, with risk mitigation measures including close monitoring and flexible dosing to minimize participant risk.</w:t>
        </w:r>
      </w:ins>
      <w:commentRangeEnd w:id="13"/>
      <w:r>
        <w:rPr>
          <w:rStyle w:val="CommentReference"/>
        </w:rPr>
        <w:commentReference w:id="13"/>
      </w:r>
    </w:p>
    <w:p>
      <w:pPr>
        <w:pStyle w:val="Q-Heading3"/>
        <w:jc w:val="left"/>
      </w:pPr>
      <w:bookmarkStart w:id="15" w:name="_Heading_3_Benefit_assessment"/>
      <w:r>
        <w:rPr/>
        <w:t>Benefit assessment</w:t>
      </w:r>
      <w:bookmarkEnd w:id="15"/>
    </w:p>
    <w:p>
      <w:pPr>
        <w:pStyle w:val="Q-BodyText"/>
        <w:jc w:val="left"/>
      </w:pPr>
      <w:del w:id="37" w:author="AgileWriter" w:date="2026-04-07T15:12:01Z">
        <w:r>
          <w:rPr/>
          <w:delText xml:space="preserve">&lt;Benefit assessment&gt;</w:delText>
        </w:r>
      </w:del>
      <w:commentRangeStart w:id="14"/>
      <w:ins w:id="38" w:author="AgileWriter" w:date="2026-04-07T15:12:01Z">
        <w:r>
          <w:rPr/>
          <w:t>ABC-123 has not been studied in humans; therefore, the benefit assessment is based on nonclinical data and reports in the literature on similar therapies. Participants in the ABC-123 clinical program may benefit by contributing to the development of new therapies for boneitis due to lurgi, an area of unmet medical need. Medical evaluations and assessments associated with study procedures, such as physical examinations, may also provide potential benefits. However, participants may or may not experience a direct impact on disease progression. Overall, the anticipated benefits to medical and scientific knowledge justify the conduct of this study.</w:t>
        </w:r>
      </w:ins>
      <w:commentRangeEnd w:id="14"/>
      <w:r>
        <w:rPr>
          <w:rStyle w:val="CommentReference"/>
        </w:rPr>
        <w:commentReference w:id="14"/>
      </w:r>
    </w:p>
    <w:p>
      <w:pPr>
        <w:pStyle w:val="Q-Heading3"/>
        <w:jc w:val="left"/>
      </w:pPr>
      <w:bookmarkStart w:id="16" w:name="_Heading_3_Overall_Benefit_Risk_Conclusion"/>
      <w:r>
        <w:rPr/>
        <w:t>Overall Benefit: Risk Conclusion</w:t>
      </w:r>
      <w:bookmarkEnd w:id="16"/>
    </w:p>
    <w:p>
      <w:pPr>
        <w:pStyle w:val="Q-BodyText"/>
        <w:jc w:val="left"/>
      </w:pPr>
      <w:del w:id="39" w:author="AgileWriter" w:date="2026-04-07T15:12:01Z">
        <w:r>
          <w:rPr/>
          <w:delText xml:space="preserve">&lt;Overall Benefit: Risk Conclusion&gt;</w:delText>
        </w:r>
      </w:del>
      <w:commentRangeStart w:id="15"/>
      <w:ins w:id="40" w:author="AgileWriter" w:date="2026-04-07T15:12:01Z">
        <w:r>
          <w:rPr/>
          <w:t>Based on the available nonclinical data, including the prior safety experience with blorp inductors, lack of brain penetration, and absence of significant adverse findings in the 13-week monkey toxicology study, the benefit-risk assessment for ABC-123 is favorable. The potential risks identified are justified by the anticipated benefits to medical and scientific knowledge, and can be minimized through appropriate monitoring and dose escalation. Therefore, the results support continued development of ABC-123 in this participant population.</w:t>
        </w:r>
      </w:ins>
      <w:commentRangeEnd w:id="15"/>
      <w:r>
        <w:rPr>
          <w:rStyle w:val="CommentReference"/>
        </w:rPr>
        <w:commentReference w:id="15"/>
      </w:r>
    </w:p>
    <w:p>
      <w:pPr>
        <w:pStyle w:val="Q-Heading1"/>
        <w:jc w:val="left"/>
      </w:pPr>
      <w:bookmarkStart w:id="17" w:name="_Heading_1_Study_Objectives"/>
      <w:r>
        <w:rPr/>
        <w:t>Study Objectives</w:t>
      </w:r>
      <w:bookmarkEnd w:id="17"/>
    </w:p>
    <w:p>
      <w:pPr>
        <w:pStyle w:val="Q-BodyText"/>
        <w:jc w:val="left"/>
      </w:pPr>
      <w:r>
        <w:rPr/>
        <w:t>Study objectives and endpoints are outlined in</w:t>
      </w:r>
      <w:r>
        <w:rPr>
          <w:color w:val="0000FF"/>
        </w:rPr>
        <w:t xml:space="preserve"> </w:t>
      </w:r>
      <w:r>
        <w:fldChar w:fldCharType="begin"/>
      </w:r>
      <w:r>
        <w:instrText xml:space="preserve"> REF _Ref153369813 \h  \* MERGEFORMAT </w:instrText>
      </w:r>
      <w:r>
        <w:fldChar w:fldCharType="separate"/>
      </w:r>
      <w:hyperlink w:anchor="_Table_2">
        <w:r>
          <w:rPr>
            <w:noProof/>
            <w:color w:val="0000FF"/>
          </w:rPr>
          <w:t xml:space="preserve">Table 2</w:t>
        </w:r>
      </w:hyperlink>
      <w:r>
        <w:fldChar w:fldCharType="end"/>
      </w:r>
      <w:r>
        <w:rPr/>
        <w:t>.</w:t>
      </w:r>
    </w:p>
    <w:p>
      <w:pPr>
        <w:pStyle w:val="Q-CaptionContd"/>
        <w:jc w:val="left"/>
      </w:pPr>
      <w:bookmarkStart w:id="18" w:name="_Table_2"/>
      <w:r>
        <w:t xml:space="preserve">Table </w:t>
      </w:r>
      <w:r>
        <w:fldChar w:fldCharType="begin"/>
      </w:r>
      <w:r>
        <w:instrText xml:space="preserve"> SEQ Table \* ARABIC </w:instrText>
      </w:r>
      <w:r>
        <w:fldChar w:fldCharType="separate"/>
      </w:r>
      <w:r>
        <w:rPr>
          <w:noProof/>
        </w:rPr>
        <w:t xml:space="preserve">2</w:t>
      </w:r>
      <w:r>
        <w:fldChar w:fldCharType="end"/>
      </w:r>
      <w:r>
        <w:t>: Objectives and Endpoints</w:t>
      </w:r>
      <w:bookmarkEnd w:id="18"/>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p>
        </w:tc>
        <w:tc>
          <w:tcPr>
            <w:tcW w:type="dxa" w:w="4680"/>
          </w:tcPr>
          <w:p>
            <w:pPr>
              <w:pStyle w:val="Q-BodyText"/>
              <w:jc w:val="center"/>
            </w:pPr>
          </w:p>
        </w:tc>
      </w:tr>
      <w:tr>
        <w:tc>
          <w:tcPr>
            <w:tcW w:type="dxa" w:w="9360"/>
            <w:gridSpan w:val="2"/>
          </w:tcPr>
          <w:p>
            <w:pPr>
              <w:pStyle w:val="Q-BodyText"/>
              <w:jc w:val="center"/>
            </w:pPr>
          </w:p>
        </w:tc>
      </w:tr>
      <w:tr>
        <w:tc>
          <w:tcPr>
            <w:tcW w:type="dxa" w:w="9360"/>
            <w:gridSpan w:val="2"/>
          </w:tcPr>
          <w:p>
            <w:pPr>
              <w:pStyle w:val="Q-BodyText"/>
              <w:jc w:val="center"/>
            </w:pPr>
          </w:p>
        </w:tc>
      </w:tr>
      <w:tr>
        <w:tc>
          <w:tcPr>
            <w:tcW w:type="dxa" w:w="9360"/>
            <w:gridSpan w:val="2"/>
          </w:tcPr>
          <w:p>
            <w:pPr>
              <w:pStyle w:val="Q-BodyText"/>
              <w:jc w:val="center"/>
            </w:pPr>
          </w:p>
        </w:tc>
      </w:tr>
    </w:tbl>
    <w:p>
      <w:pPr>
        <w:pStyle w:val="Q-Table-Footnote"/>
        <w:jc w:val="left"/>
      </w:pPr>
      <w:del w:id="41" w:author="AgileWriter" w:date="2026-04-07T15:12:01Z">
        <w:r>
          <w:rPr>
            <w:color w:val="000000"/>
            <w:sz w:val="24"/>
          </w:rPr>
          <w:delText xml:space="preserve">&lt;Table Objectives and Endpoints&gt;</w:delText>
        </w:r>
      </w:del>
    </w:p>
    <w:p>
      <w:pPr>
        <w:pStyle w:val="Q-CaptionContd"/>
        <w:jc w:val="left"/>
      </w:pPr>
    </w:p>
    <w:tbl>
      <w:tblPr>
        <w:tblStyle w:val="TableGrid"/>
        <w:tblW w:type="auto" w:w="0"/>
        <w:tblLook w:firstColumn="1" w:firstRow="1" w:lastColumn="0" w:lastRow="0" w:noHBand="0" w:noVBand="1" w:val="04A0"/>
      </w:tblPr>
      <w:tblGrid>
        <w:gridCol w:w="4680"/>
        <w:gridCol w:w="4680"/>
      </w:tblGrid>
      <w:tr>
        <w:tc>
          <w:tcPr>
            <w:tcW w:type="dxa" w:w="9360"/>
            <w:gridSpan w:val="2"/>
          </w:tcPr>
          <w:p>
            <w:pPr>
              <w:pStyle w:val="Q-BodyText"/>
              <w:jc w:val="left"/>
            </w:pPr>
            <w:ins w:id="42" w:author="AgileWriter" w:date="2026-04-07T15:12:01Z">
              <w:r>
                <w:rPr>
                  <w:b/>
                  <w:color w:val="000000"/>
                  <w:sz w:val="20"/>
                </w:rPr>
                <w:t xml:space="preserve">Objectives/Endpoints: </w:t>
              </w:r>
            </w:ins>
            <w:ins w:id="43" w:author="AgileWriter" w:date="2026-04-07T15:12:01Z">
              <w:r>
                <w:rPr>
                  <w:color w:val="000000"/>
                  <w:sz w:val="20"/>
                </w:rPr>
                <w:t>The following objectives and endpoints will be evaluated in healthy participants during the SAD component of the study and in participants with boneitis in the repeat-dose component of the study.</w:t>
              </w:r>
            </w:ins>
          </w:p>
        </w:tc>
      </w:tr>
      <w:tr>
        <w:tc>
          <w:tcPr>
            <w:tcW w:type="dxa" w:w="4680"/>
          </w:tcPr>
          <w:p>
            <w:pPr>
              <w:pStyle w:val="Q-BodyText"/>
              <w:jc w:val="left"/>
            </w:pPr>
            <w:ins w:id="44" w:author="AgileWriter" w:date="2026-04-07T15:12:02Z">
              <w:r>
                <w:rPr>
                  <w:b/>
                  <w:color w:val="000000"/>
                  <w:sz w:val="20"/>
                </w:rPr>
                <w:t>Objectives</w:t>
              </w:r>
            </w:ins>
          </w:p>
        </w:tc>
        <w:tc>
          <w:tcPr>
            <w:tcW w:type="dxa" w:w="4680"/>
          </w:tcPr>
          <w:p>
            <w:pPr>
              <w:pStyle w:val="Q-BodyText"/>
              <w:jc w:val="left"/>
            </w:pPr>
            <w:ins w:id="45" w:author="AgileWriter" w:date="2026-04-07T15:12:02Z">
              <w:r>
                <w:rPr>
                  <w:b/>
                  <w:color w:val="000000"/>
                  <w:sz w:val="20"/>
                </w:rPr>
                <w:t>Endpoints</w:t>
              </w:r>
            </w:ins>
          </w:p>
        </w:tc>
      </w:tr>
      <w:tr>
        <w:tc>
          <w:tcPr>
            <w:tcW w:type="dxa" w:w="4680"/>
          </w:tcPr>
          <w:p>
            <w:pPr>
              <w:pStyle w:val="Q-BodyText"/>
              <w:jc w:val="left"/>
            </w:pPr>
            <w:ins w:id="46" w:author="AgileWriter" w:date="2026-04-07T15:12:02Z">
              <w:r>
                <w:rPr>
                  <w:b/>
                  <w:color w:val="000000"/>
                  <w:sz w:val="20"/>
                </w:rPr>
                <w:t>Primary</w:t>
              </w:r>
            </w:ins>
          </w:p>
        </w:tc>
        <w:tc>
          <w:tcPr>
            <w:tcW w:type="dxa" w:w="4680"/>
          </w:tcPr>
          <w:p>
            <w:pPr>
              <w:pStyle w:val="Q-BodyText"/>
              <w:jc w:val="left"/>
            </w:pPr>
          </w:p>
        </w:tc>
      </w:tr>
      <w:tr>
        <w:tc>
          <w:tcPr>
            <w:tcW w:type="dxa" w:w="4680"/>
          </w:tcPr>
          <w:p>
            <w:pPr>
              <w:pStyle w:val="Q-BodyText"/>
              <w:jc w:val="left"/>
            </w:pPr>
            <w:ins w:id="47" w:author="AgileWriter" w:date="2026-04-07T15:12:02Z">
              <w:r>
                <w:rPr>
                  <w:color w:val="000000"/>
                  <w:sz w:val="20"/>
                </w:rPr>
                <w:t>To assess the safety and tolerability after 4 weeks of exposure following single ascending doses of ABC-123</w:t>
              </w:r>
            </w:ins>
          </w:p>
        </w:tc>
        <w:tc>
          <w:tcPr>
            <w:tcW w:type="dxa" w:w="4680"/>
          </w:tcPr>
          <w:p>
            <w:pPr>
              <w:pStyle w:val="Q-BodyText"/>
              <w:jc w:val="left"/>
            </w:pPr>
            <w:ins w:id="48" w:author="AgileWriter" w:date="2026-04-07T15:12:02Z">
              <w:r>
                <w:rPr>
                  <w:color w:val="000000"/>
                  <w:sz w:val="20"/>
                </w:rPr>
                <w:t>Number of participants with serious and other nonserious AEs</w:t>
              </w:r>
            </w:ins>
          </w:p>
        </w:tc>
      </w:tr>
      <w:tr>
        <w:tc>
          <w:tcPr>
            <w:tcW w:type="dxa" w:w="4680"/>
          </w:tcPr>
          <w:p>
            <w:pPr>
              <w:pStyle w:val="Q-BodyText"/>
              <w:jc w:val="left"/>
            </w:pPr>
            <w:ins w:id="49" w:author="AgileWriter" w:date="2026-04-07T15:12:02Z">
              <w:r>
                <w:rPr>
                  <w:b/>
                  <w:color w:val="000000"/>
                  <w:sz w:val="20"/>
                </w:rPr>
                <w:t>Secondary</w:t>
              </w:r>
            </w:ins>
          </w:p>
        </w:tc>
        <w:tc>
          <w:tcPr>
            <w:tcW w:type="dxa" w:w="4680"/>
          </w:tcPr>
          <w:p>
            <w:pPr>
              <w:pStyle w:val="Q-BodyText"/>
              <w:jc w:val="left"/>
            </w:pPr>
          </w:p>
        </w:tc>
      </w:tr>
      <w:tr>
        <w:tc>
          <w:tcPr>
            <w:tcW w:type="dxa" w:w="4680"/>
          </w:tcPr>
          <w:p>
            <w:pPr>
              <w:pStyle w:val="Q-BodyText"/>
              <w:jc w:val="left"/>
            </w:pPr>
            <w:ins w:id="50" w:author="AgileWriter" w:date="2026-04-07T15:12:02Z">
              <w:r>
                <w:rPr>
                  <w:color w:val="000000"/>
                  <w:sz w:val="20"/>
                </w:rPr>
                <w:t>To assess the safety and tolerability following repeated doses over 4 weeks of ABC-123</w:t>
              </w:r>
            </w:ins>
          </w:p>
        </w:tc>
        <w:tc>
          <w:tcPr>
            <w:tcW w:type="dxa" w:w="4680"/>
          </w:tcPr>
          <w:p>
            <w:pPr>
              <w:pStyle w:val="Q-BodyText"/>
              <w:jc w:val="left"/>
            </w:pPr>
            <w:ins w:id="51" w:author="AgileWriter" w:date="2026-04-07T15:12:02Z">
              <w:r>
                <w:rPr>
                  <w:color w:val="000000"/>
                  <w:sz w:val="20"/>
                </w:rPr>
                <w:t>Number of participants with serious and other nonserious AEs</w:t>
              </w:r>
            </w:ins>
          </w:p>
        </w:tc>
      </w:tr>
      <w:tr>
        <w:tc>
          <w:tcPr>
            <w:tcW w:type="dxa" w:w="4680"/>
          </w:tcPr>
          <w:p>
            <w:pPr>
              <w:pStyle w:val="Q-BodyText"/>
              <w:jc w:val="left"/>
            </w:pPr>
            <w:ins w:id="52" w:author="AgileWriter" w:date="2026-04-07T15:12:02Z">
              <w:r>
                <w:rPr>
                  <w:color w:val="000000"/>
                  <w:sz w:val="20"/>
                </w:rPr>
                <w:t>To characterize PK of ABC-123 following single ascending doses</w:t>
              </w:r>
            </w:ins>
          </w:p>
        </w:tc>
        <w:tc>
          <w:tcPr>
            <w:tcW w:type="dxa" w:w="4680"/>
          </w:tcPr>
          <w:p>
            <w:pPr>
              <w:pStyle w:val="Q-BodyText"/>
              <w:jc w:val="left"/>
            </w:pPr>
            <w:ins w:id="53" w:author="AgileWriter" w:date="2026-04-07T15:12:02Z">
              <w:r>
                <w:rPr>
                  <w:color w:val="000000"/>
                  <w:sz w:val="20"/>
                </w:rPr>
                <w:t>C</w:t>
              </w:r>
            </w:ins>
            <w:ins w:id="54" w:author="AgileWriter" w:date="2026-04-07T15:12:02Z">
              <w:r>
                <w:rPr>
                  <w:color w:val="000000"/>
                  <w:sz w:val="13"/>
                </w:rPr>
                <w:t xml:space="preserve">max </w:t>
              </w:r>
            </w:ins>
            <w:ins w:id="55" w:author="AgileWriter" w:date="2026-04-07T15:12:02Z">
              <w:r>
                <w:rPr>
                  <w:color w:val="000000"/>
                  <w:sz w:val="20"/>
                </w:rPr>
                <w:t>and AUC</w:t>
              </w:r>
            </w:ins>
            <w:ins w:id="56" w:author="AgileWriter" w:date="2026-04-07T15:12:02Z">
              <w:r>
                <w:rPr>
                  <w:color w:val="000000"/>
                  <w:sz w:val="13"/>
                </w:rPr>
                <w:t>last</w:t>
              </w:r>
            </w:ins>
          </w:p>
        </w:tc>
      </w:tr>
      <w:tr>
        <w:tc>
          <w:tcPr>
            <w:tcW w:type="dxa" w:w="4680"/>
          </w:tcPr>
          <w:p>
            <w:pPr>
              <w:pStyle w:val="Q-BodyText"/>
              <w:jc w:val="left"/>
            </w:pPr>
            <w:ins w:id="57" w:author="AgileWriter" w:date="2026-04-07T15:12:02Z">
              <w:r>
                <w:rPr>
                  <w:color w:val="000000"/>
                  <w:sz w:val="20"/>
                </w:rPr>
                <w:t>To characterize the PK of ABC-123 following repeated doses</w:t>
              </w:r>
            </w:ins>
          </w:p>
        </w:tc>
        <w:tc>
          <w:tcPr>
            <w:tcW w:type="dxa" w:w="4680"/>
          </w:tcPr>
          <w:p>
            <w:pPr>
              <w:pStyle w:val="Q-BodyText"/>
              <w:jc w:val="left"/>
            </w:pPr>
            <w:ins w:id="58" w:author="AgileWriter" w:date="2026-04-07T15:12:02Z">
              <w:r>
                <w:rPr>
                  <w:color w:val="000000"/>
                  <w:sz w:val="20"/>
                </w:rPr>
                <w:t>C</w:t>
              </w:r>
            </w:ins>
            <w:ins w:id="59" w:author="AgileWriter" w:date="2026-04-07T15:12:02Z">
              <w:r>
                <w:rPr>
                  <w:color w:val="000000"/>
                  <w:sz w:val="13"/>
                </w:rPr>
                <w:t xml:space="preserve">max </w:t>
              </w:r>
            </w:ins>
            <w:ins w:id="60" w:author="AgileWriter" w:date="2026-04-07T15:12:02Z">
              <w:r>
                <w:rPr>
                  <w:color w:val="000000"/>
                  <w:sz w:val="20"/>
                </w:rPr>
                <w:t>and AUC</w:t>
              </w:r>
            </w:ins>
            <w:ins w:id="61" w:author="AgileWriter" w:date="2026-04-07T15:12:02Z">
              <w:r>
                <w:rPr>
                  <w:color w:val="000000"/>
                  <w:sz w:val="13"/>
                </w:rPr>
                <w:t>last</w:t>
              </w:r>
            </w:ins>
          </w:p>
        </w:tc>
      </w:tr>
      <w:tr>
        <w:tc>
          <w:tcPr>
            <w:tcW w:type="dxa" w:w="4680"/>
          </w:tcPr>
          <w:p>
            <w:pPr>
              <w:pStyle w:val="Q-BodyText"/>
              <w:jc w:val="left"/>
            </w:pPr>
            <w:ins w:id="62" w:author="AgileWriter" w:date="2026-04-07T15:12:02Z">
              <w:r>
                <w:rPr>
                  <w:b/>
                  <w:color w:val="000000"/>
                  <w:sz w:val="20"/>
                </w:rPr>
                <w:t>Exploratory</w:t>
              </w:r>
            </w:ins>
          </w:p>
        </w:tc>
        <w:tc>
          <w:tcPr>
            <w:tcW w:type="dxa" w:w="4680"/>
          </w:tcPr>
          <w:p>
            <w:pPr>
              <w:pStyle w:val="Q-BodyText"/>
              <w:jc w:val="left"/>
            </w:pPr>
          </w:p>
        </w:tc>
      </w:tr>
      <w:tr>
        <w:tc>
          <w:tcPr>
            <w:tcW w:type="dxa" w:w="4680"/>
          </w:tcPr>
          <w:p>
            <w:pPr>
              <w:pStyle w:val="Q-BodyText"/>
              <w:jc w:val="left"/>
            </w:pPr>
            <w:ins w:id="63" w:author="AgileWriter" w:date="2026-04-07T15:12:02Z">
              <w:r>
                <w:rPr>
                  <w:color w:val="000000"/>
                  <w:sz w:val="20"/>
                </w:rPr>
                <w:t>To explore additional PK characteristics of ABC-123 following single ascending doses</w:t>
              </w:r>
            </w:ins>
          </w:p>
        </w:tc>
        <w:tc>
          <w:tcPr>
            <w:tcW w:type="dxa" w:w="4680"/>
          </w:tcPr>
          <w:p>
            <w:pPr>
              <w:pStyle w:val="Q-BodyText"/>
              <w:jc w:val="left"/>
            </w:pPr>
            <w:ins w:id="64" w:author="AgileWriter" w:date="2026-04-07T15:12:02Z">
              <w:r>
                <w:rPr>
                  <w:color w:val="000000"/>
                  <w:sz w:val="20"/>
                </w:rPr>
                <w:t>T</w:t>
              </w:r>
            </w:ins>
            <w:ins w:id="65" w:author="AgileWriter" w:date="2026-04-07T15:12:02Z">
              <w:r>
                <w:rPr>
                  <w:color w:val="000000"/>
                  <w:sz w:val="13"/>
                </w:rPr>
                <w:t>max</w:t>
              </w:r>
            </w:ins>
            <w:ins w:id="66" w:author="AgileWriter" w:date="2026-04-07T15:12:02Z">
              <w:r>
                <w:rPr>
                  <w:color w:val="000000"/>
                  <w:sz w:val="20"/>
                </w:rPr>
                <w:t>, C</w:t>
              </w:r>
            </w:ins>
            <w:ins w:id="67" w:author="AgileWriter" w:date="2026-04-07T15:12:02Z">
              <w:r>
                <w:rPr>
                  <w:color w:val="000000"/>
                  <w:sz w:val="13"/>
                </w:rPr>
                <w:t>last</w:t>
              </w:r>
            </w:ins>
            <w:ins w:id="68" w:author="AgileWriter" w:date="2026-04-07T15:12:02Z">
              <w:r>
                <w:rPr>
                  <w:color w:val="000000"/>
                  <w:sz w:val="20"/>
                </w:rPr>
                <w:t>, T</w:t>
              </w:r>
            </w:ins>
            <w:ins w:id="69" w:author="AgileWriter" w:date="2026-04-07T15:12:02Z">
              <w:r>
                <w:rPr>
                  <w:color w:val="000000"/>
                  <w:sz w:val="13"/>
                </w:rPr>
                <w:t>last</w:t>
              </w:r>
            </w:ins>
            <w:ins w:id="70" w:author="AgileWriter" w:date="2026-04-07T15:12:02Z">
              <w:r>
                <w:rPr>
                  <w:color w:val="000000"/>
                  <w:sz w:val="20"/>
                </w:rPr>
                <w:t>, AUC</w:t>
              </w:r>
            </w:ins>
            <w:ins w:id="71" w:author="AgileWriter" w:date="2026-04-07T15:12:02Z">
              <w:r>
                <w:rPr>
                  <w:color w:val="000000"/>
                  <w:sz w:val="13"/>
                </w:rPr>
                <w:t>inf</w:t>
              </w:r>
            </w:ins>
            <w:ins w:id="72" w:author="AgileWriter" w:date="2026-04-07T15:12:02Z">
              <w:r>
                <w:rPr>
                  <w:color w:val="000000"/>
                  <w:sz w:val="20"/>
                </w:rPr>
                <w:t>, CL, V, and t</w:t>
              </w:r>
            </w:ins>
            <w:ins w:id="73" w:author="AgileWriter" w:date="2026-04-07T15:12:02Z">
              <w:r>
                <w:rPr>
                  <w:color w:val="000000"/>
                  <w:sz w:val="13"/>
                </w:rPr>
                <w:t>1/2</w:t>
              </w:r>
            </w:ins>
          </w:p>
        </w:tc>
      </w:tr>
      <w:tr>
        <w:tc>
          <w:tcPr>
            <w:tcW w:type="dxa" w:w="4680"/>
          </w:tcPr>
          <w:p>
            <w:pPr>
              <w:pStyle w:val="Q-BodyText"/>
              <w:jc w:val="left"/>
            </w:pPr>
            <w:ins w:id="74" w:author="AgileWriter" w:date="2026-04-07T15:12:02Z">
              <w:r>
                <w:rPr>
                  <w:color w:val="000000"/>
                  <w:sz w:val="20"/>
                </w:rPr>
                <w:t>To explore additional PK characteristics of ABC-123 following repeated doses</w:t>
              </w:r>
            </w:ins>
          </w:p>
        </w:tc>
        <w:tc>
          <w:tcPr>
            <w:tcW w:type="dxa" w:w="4680"/>
          </w:tcPr>
          <w:p>
            <w:pPr>
              <w:pStyle w:val="Q-BodyText"/>
              <w:jc w:val="left"/>
            </w:pPr>
            <w:ins w:id="75" w:author="AgileWriter" w:date="2026-04-07T15:12:02Z">
              <w:r>
                <w:rPr>
                  <w:color w:val="000000"/>
                  <w:sz w:val="20"/>
                </w:rPr>
                <w:t>T</w:t>
              </w:r>
            </w:ins>
            <w:ins w:id="76" w:author="AgileWriter" w:date="2026-04-07T15:12:02Z">
              <w:r>
                <w:rPr>
                  <w:color w:val="000000"/>
                  <w:sz w:val="13"/>
                </w:rPr>
                <w:t>max</w:t>
              </w:r>
            </w:ins>
            <w:ins w:id="77" w:author="AgileWriter" w:date="2026-04-07T15:12:02Z">
              <w:r>
                <w:rPr>
                  <w:color w:val="000000"/>
                  <w:sz w:val="20"/>
                </w:rPr>
                <w:t>, C</w:t>
              </w:r>
            </w:ins>
            <w:ins w:id="78" w:author="AgileWriter" w:date="2026-04-07T15:12:02Z">
              <w:r>
                <w:rPr>
                  <w:color w:val="000000"/>
                  <w:sz w:val="13"/>
                </w:rPr>
                <w:t>last</w:t>
              </w:r>
            </w:ins>
            <w:ins w:id="79" w:author="AgileWriter" w:date="2026-04-07T15:12:02Z">
              <w:r>
                <w:rPr>
                  <w:color w:val="000000"/>
                  <w:sz w:val="20"/>
                </w:rPr>
                <w:t>, T</w:t>
              </w:r>
            </w:ins>
            <w:ins w:id="80" w:author="AgileWriter" w:date="2026-04-07T15:12:02Z">
              <w:r>
                <w:rPr>
                  <w:color w:val="000000"/>
                  <w:sz w:val="13"/>
                </w:rPr>
                <w:t>last</w:t>
              </w:r>
            </w:ins>
            <w:ins w:id="81" w:author="AgileWriter" w:date="2026-04-07T15:12:02Z">
              <w:r>
                <w:rPr>
                  <w:color w:val="000000"/>
                  <w:sz w:val="20"/>
                </w:rPr>
                <w:t>, AUC</w:t>
              </w:r>
            </w:ins>
            <w:ins w:id="82" w:author="AgileWriter" w:date="2026-04-07T15:12:02Z">
              <w:r>
                <w:rPr>
                  <w:color w:val="000000"/>
                  <w:sz w:val="13"/>
                </w:rPr>
                <w:t>inf</w:t>
              </w:r>
            </w:ins>
            <w:ins w:id="83" w:author="AgileWriter" w:date="2026-04-07T15:12:02Z">
              <w:r>
                <w:rPr>
                  <w:color w:val="000000"/>
                  <w:sz w:val="20"/>
                </w:rPr>
                <w:t>, CL, V, and t</w:t>
              </w:r>
            </w:ins>
            <w:ins w:id="84" w:author="AgileWriter" w:date="2026-04-07T15:12:02Z">
              <w:r>
                <w:rPr>
                  <w:color w:val="000000"/>
                  <w:sz w:val="13"/>
                </w:rPr>
                <w:t>1/2</w:t>
              </w:r>
            </w:ins>
          </w:p>
        </w:tc>
      </w:tr>
      <w:tr>
        <w:tc>
          <w:tcPr>
            <w:tcW w:type="dxa" w:w="4680"/>
          </w:tcPr>
          <w:p>
            <w:pPr>
              <w:pStyle w:val="Q-BodyText"/>
              <w:jc w:val="left"/>
            </w:pPr>
            <w:ins w:id="85" w:author="AgileWriter" w:date="2026-04-07T15:12:02Z">
              <w:r>
                <w:rPr>
                  <w:color w:val="000000"/>
                  <w:sz w:val="20"/>
                </w:rPr>
                <w:t>To explore effects of ABC-123 on clinical laboratory assessments, 12-lead ECG, and vital signs following single ascending doses</w:t>
              </w:r>
            </w:ins>
          </w:p>
        </w:tc>
        <w:tc>
          <w:tcPr>
            <w:tcW w:type="dxa" w:w="4680"/>
          </w:tcPr>
          <w:p>
            <w:pPr>
              <w:pStyle w:val="Q-BodyText"/>
              <w:jc w:val="left"/>
            </w:pPr>
            <w:ins w:id="86" w:author="AgileWriter" w:date="2026-04-07T15:12:02Z">
              <w:r>
                <w:rPr>
                  <w:color w:val="000000"/>
                  <w:sz w:val="20"/>
                </w:rPr>
                <w:t>Incidence of clinically significant changes in laboratory parameters, 12-lead ECG parameters, and vital signs measurements</w:t>
              </w:r>
            </w:ins>
          </w:p>
        </w:tc>
      </w:tr>
      <w:tr>
        <w:tc>
          <w:tcPr>
            <w:tcW w:type="dxa" w:w="4680"/>
          </w:tcPr>
          <w:p>
            <w:pPr>
              <w:pStyle w:val="Q-BodyText"/>
              <w:jc w:val="left"/>
            </w:pPr>
            <w:ins w:id="87" w:author="AgileWriter" w:date="2026-04-07T15:12:02Z">
              <w:r>
                <w:rPr>
                  <w:color w:val="000000"/>
                  <w:sz w:val="20"/>
                </w:rPr>
                <w:t>To explore effects of ABC-123 on clinical laboratory assessments, 12-lead ECG, and vital signs following repeated doses</w:t>
              </w:r>
            </w:ins>
          </w:p>
        </w:tc>
        <w:tc>
          <w:tcPr>
            <w:tcW w:type="dxa" w:w="4680"/>
          </w:tcPr>
          <w:p>
            <w:pPr>
              <w:pStyle w:val="Q-BodyText"/>
              <w:jc w:val="left"/>
            </w:pPr>
            <w:ins w:id="88" w:author="AgileWriter" w:date="2026-04-07T15:12:02Z">
              <w:r>
                <w:rPr>
                  <w:color w:val="000000"/>
                  <w:sz w:val="20"/>
                </w:rPr>
                <w:t>Incidence of clinically significant changes in laboratory parameters, 12-lead ECG parameters, and vital signs measurements</w:t>
              </w:r>
            </w:ins>
          </w:p>
        </w:tc>
      </w:tr>
      <w:tr>
        <w:tc>
          <w:tcPr>
            <w:tcW w:type="dxa" w:w="4680"/>
          </w:tcPr>
          <w:p>
            <w:pPr>
              <w:pStyle w:val="Q-BodyText"/>
              <w:jc w:val="left"/>
            </w:pPr>
            <w:ins w:id="89" w:author="AgileWriter" w:date="2026-04-07T15:12:02Z">
              <w:r>
                <w:rPr>
                  <w:color w:val="000000"/>
                  <w:sz w:val="20"/>
                </w:rPr>
                <w:t>To explore the impact of ADA on the PK profile of ABC-123 following single ascending doses</w:t>
              </w:r>
            </w:ins>
          </w:p>
        </w:tc>
        <w:tc>
          <w:tcPr>
            <w:tcW w:type="dxa" w:w="4680"/>
          </w:tcPr>
          <w:p>
            <w:pPr>
              <w:pStyle w:val="Q-BodyText"/>
              <w:jc w:val="left"/>
            </w:pPr>
            <w:ins w:id="90" w:author="AgileWriter" w:date="2026-04-07T15:12:02Z">
              <w:r>
                <w:rPr>
                  <w:color w:val="000000"/>
                  <w:sz w:val="20"/>
                </w:rPr>
                <w:t>Impact of ADA on AUC or impact on overall exposure of ABC-123</w:t>
              </w:r>
            </w:ins>
          </w:p>
        </w:tc>
      </w:tr>
      <w:tr>
        <w:tc>
          <w:tcPr>
            <w:tcW w:type="dxa" w:w="4680"/>
          </w:tcPr>
          <w:p>
            <w:pPr>
              <w:pStyle w:val="Q-BodyText"/>
              <w:jc w:val="left"/>
            </w:pPr>
            <w:ins w:id="91" w:author="AgileWriter" w:date="2026-04-07T15:12:02Z">
              <w:r>
                <w:rPr>
                  <w:color w:val="000000"/>
                  <w:sz w:val="20"/>
                </w:rPr>
                <w:t>To explore the impact of ADA on the PK profile of ABC-123 following repeated doses</w:t>
              </w:r>
            </w:ins>
          </w:p>
        </w:tc>
        <w:tc>
          <w:tcPr>
            <w:tcW w:type="dxa" w:w="4680"/>
          </w:tcPr>
          <w:p>
            <w:pPr>
              <w:pStyle w:val="Q-BodyText"/>
              <w:jc w:val="left"/>
            </w:pPr>
            <w:ins w:id="92" w:author="AgileWriter" w:date="2026-04-07T15:12:02Z">
              <w:r>
                <w:rPr>
                  <w:color w:val="000000"/>
                  <w:sz w:val="20"/>
                </w:rPr>
                <w:t>Impact of ADA on AUC or impact on overall exposure of ABC-123</w:t>
              </w:r>
            </w:ins>
          </w:p>
        </w:tc>
      </w:tr>
      <w:tr>
        <w:tc>
          <w:tcPr>
            <w:tcW w:type="dxa" w:w="4680"/>
          </w:tcPr>
          <w:p>
            <w:pPr>
              <w:pStyle w:val="Q-BodyText"/>
              <w:jc w:val="left"/>
            </w:pPr>
            <w:ins w:id="93" w:author="AgileWriter" w:date="2026-04-07T15:12:02Z">
              <w:r>
                <w:rPr>
                  <w:color w:val="000000"/>
                  <w:sz w:val="20"/>
                </w:rPr>
                <w:t>To explore the effects on eating behavior in participants following single ascending doses of ABC-123</w:t>
              </w:r>
            </w:ins>
          </w:p>
        </w:tc>
        <w:tc>
          <w:tcPr>
            <w:tcW w:type="dxa" w:w="4680"/>
          </w:tcPr>
          <w:p>
            <w:pPr>
              <w:pStyle w:val="Q-BodyText"/>
              <w:jc w:val="left"/>
            </w:pPr>
            <w:ins w:id="94" w:author="AgileWriter" w:date="2026-04-07T15:12:02Z">
              <w:r>
                <w:rPr>
                  <w:color w:val="000000"/>
                  <w:sz w:val="20"/>
                </w:rPr>
                <w:t>Hunger, satiety, and appetite VAS scores</w:t>
              </w:r>
            </w:ins>
          </w:p>
        </w:tc>
      </w:tr>
      <w:tr>
        <w:tc>
          <w:tcPr>
            <w:tcW w:type="dxa" w:w="9360"/>
            <w:gridSpan w:val="2"/>
          </w:tcPr>
          <w:p>
            <w:pPr>
              <w:pStyle w:val="Q-BodyText"/>
              <w:jc w:val="left"/>
            </w:pPr>
            <w:ins w:id="95" w:author="AgileWriter" w:date="2026-04-07T15:12:02Z">
              <w:r>
                <w:rPr>
                  <w:color w:val="000000"/>
                  <w:sz w:val="18"/>
                </w:rPr>
                <w:t>Abbreviations: ADA = antidrug antibodies; AE = adverse event.</w:t>
              </w:r>
            </w:ins>
          </w:p>
        </w:tc>
      </w:tr>
    </w:tbl>
    <w:p>
      <w:pPr>
        <w:pStyle w:val="Q-Heading1"/>
        <w:jc w:val="left"/>
      </w:pPr>
      <w:bookmarkStart w:id="19" w:name="_Heading_1_Investigational_Plan"/>
      <w:r>
        <w:rPr/>
        <w:t>Investigational Plan</w:t>
      </w:r>
      <w:bookmarkEnd w:id="19"/>
    </w:p>
    <w:p>
      <w:pPr>
        <w:pStyle w:val="Q-Heading2"/>
        <w:jc w:val="left"/>
      </w:pPr>
      <w:bookmarkStart w:id="20" w:name="_Heading_2_Overall_Study_Design_and_Plan_Descriptio"/>
      <w:r>
        <w:rPr/>
        <w:t>Overall Study Design and Plan: Description</w:t>
      </w:r>
      <w:bookmarkEnd w:id="20"/>
    </w:p>
    <w:p>
      <w:pPr>
        <w:pStyle w:val="Q-BodyText"/>
        <w:jc w:val="left"/>
      </w:pPr>
      <w:r>
        <w:rPr/>
        <w:t xml:space="preserve">The schedule of assessments for </w:t>
      </w:r>
      <w:del w:id="96" w:author="AgileWriter" w:date="2026-04-07T15:12:02Z">
        <w:r>
          <w:rPr/>
          <w:delText xml:space="preserve">&lt;Insert Study Parts&gt;</w:delText>
        </w:r>
      </w:del>
      <w:commentRangeStart w:id="16"/>
      <w:ins w:id="97" w:author="AgileWriter" w:date="2026-04-07T15:12:02Z">
        <w:r>
          <w:rPr/>
          <w:t>both single-dose administration in healthy participants and multiple-dose administration in participants with Grade 2 boneitis</w:t>
        </w:r>
      </w:ins>
      <w:commentRangeEnd w:id="16"/>
      <w:r>
        <w:rPr>
          <w:rStyle w:val="CommentReference"/>
        </w:rPr>
        <w:commentReference w:id="16"/>
      </w:r>
      <w:r>
        <w:rPr/>
        <w:t xml:space="preserve"> are presented in </w:t>
      </w:r>
      <w:r>
        <w:fldChar w:fldCharType="begin"/>
      </w:r>
      <w:r>
        <w:instrText xml:space="preserve"> REF _Ref172203175 \h  \* MERGEFORMAT </w:instrText>
      </w:r>
      <w:r>
        <w:fldChar w:fldCharType="separate"/>
      </w:r>
      <w:hyperlink w:anchor="_Table_3">
        <w:r>
          <w:rPr>
            <w:noProof/>
            <w:color w:val="0000FF"/>
          </w:rPr>
          <w:t xml:space="preserve">Table 3</w:t>
        </w:r>
      </w:hyperlink>
      <w:r>
        <w:fldChar w:fldCharType="end"/>
      </w:r>
      <w:r>
        <w:rPr/>
        <w:t>.</w:t>
      </w:r>
    </w:p>
    <w:p>
      <w:pPr>
        <w:pStyle w:val="Q-BodyText"/>
        <w:jc w:val="left"/>
      </w:pPr>
      <w:r>
        <w:rPr/>
        <w:t xml:space="preserve">The study schema is presented in &lt;Figure X&gt;. </w:t>
      </w:r>
    </w:p>
    <w:p>
      <w:pPr>
        <w:sectPr>
          <w:headerReference w:type="first" r:id="rId11"/>
          <w:headerReference w:type="default" r:id="rId14"/>
          <w:footerReference w:type="default" r:id="rId15"/>
          <w:pgSz w:w="12240" w:h="20160"/>
          <w:pgMar w:top="1440" w:right="1440" w:bottom="1440" w:left="1440" w:header="720" w:footer="720" w:gutter="0"/>
          <w:cols w:space="720"/>
          <w:docGrid w:linePitch="360"/>
        </w:sectPr>
      </w:pPr>
    </w:p>
    <w:p>
      <w:pPr>
        <w:pStyle w:val="Q-CaptionContd"/>
        <w:jc w:val="left"/>
      </w:pPr>
      <w:bookmarkStart w:id="21" w:name="_Table_3"/>
      <w:r>
        <w:t xml:space="preserve">Table </w:t>
      </w:r>
      <w:r>
        <w:fldChar w:fldCharType="begin"/>
      </w:r>
      <w:r>
        <w:instrText xml:space="preserve"> SEQ Table \* ARABIC </w:instrText>
      </w:r>
      <w:r>
        <w:fldChar w:fldCharType="separate"/>
      </w:r>
      <w:r>
        <w:rPr>
          <w:noProof/>
        </w:rPr>
        <w:t xml:space="preserve">3</w:t>
      </w:r>
      <w:r>
        <w:fldChar w:fldCharType="end"/>
      </w:r>
      <w:r>
        <w:t>: Schedule of Assessments</w:t>
      </w:r>
      <w:bookmarkEnd w:id="21"/>
    </w:p>
    <w:p>
      <w:pPr>
        <w:pStyle w:val="Q-Table-Footnote"/>
        <w:jc w:val="left"/>
      </w:pPr>
      <w:del w:id="100" w:author="AgileWriter" w:date="2026-04-07T15:12:02Z">
        <w:r>
          <w:rPr/>
          <w:delText xml:space="preserve">&lt;Table: Insert SOA Table (s): Schedule of Activities&gt;</w:delText>
        </w:r>
      </w:del>
      <w:commentRangeStart w:id="18"/>
      <w:ins w:id="101" w:author="AgileWriter" w:date="2026-04-07T15:12:02Z">
        <w:r>
          <w:rPr/>
          <w:t>Table 1: Schedule of Activities – Single Ascending Dose</w:t>
          <w:br/>
        </w:r>
      </w:ins>
      <w:commentRangeEnd w:id="18"/>
      <w:r>
        <w:rPr>
          <w:rStyle w:val="CommentReference"/>
        </w:rPr>
        <w:commentReference w:id="18"/>
      </w:r>
      <w:ins w:id="102" w:author="AgileWriter" w:date="2026-04-07T15:12:02Z">
        <w:r>
          <w:rPr>
            <w:b/>
            <w:color w:val="000000"/>
            <w:sz w:val="18"/>
          </w:rPr>
          <w:t>Study Procedures (Day)</w:t>
        </w:r>
      </w:ins>
      <w:ins w:id="103" w:author="AgileWriter" w:date="2026-04-07T15:12:02Z">
        <w:r>
          <w:rPr/>
          <w:t xml:space="preserve"> </w:t>
        </w:r>
      </w:ins>
      <w:ins w:id="104" w:author="AgileWriter" w:date="2026-04-07T15:12:02Z">
        <w:r>
          <w:rPr>
            <w:b/>
            <w:color w:val="000000"/>
            <w:sz w:val="19"/>
          </w:rPr>
          <w:t>In-Residence Period</w:t>
        </w:r>
      </w:ins>
      <w:ins w:id="105" w:author="AgileWriter" w:date="2026-04-07T15:12:02Z">
        <w:r>
          <w:rPr>
            <w:b/>
            <w:color w:val="000000"/>
            <w:sz w:val="18"/>
          </w:rPr>
          <w:t>Follow-up Period Cohorts 4+</w:t>
        </w:r>
      </w:ins>
      <w:ins w:id="106" w:author="AgileWriter" w:date="2026-04-07T15:12:02Z">
        <w:r>
          <w:rPr/>
          <w:t xml:space="preserve"> </w:t>
        </w:r>
      </w:ins>
      <w:ins w:id="107" w:author="AgileWriter" w:date="2026-04-07T15:12:02Z">
        <w:r>
          <w:rPr/>
          <w:t xml:space="preserve"> </w:t>
        </w:r>
      </w:ins>
      <w:ins w:id="108" w:author="AgileWriter" w:date="2026-04-07T15:12:02Z">
        <w:r>
          <w:rPr/>
          <w:t xml:space="preserve"> </w:t>
        </w:r>
      </w:ins>
      <w:ins w:id="109" w:author="AgileWriter" w:date="2026-04-07T15:12:02Z">
        <w:r>
          <w:rPr>
            <w:b/>
            <w:color w:val="000000"/>
            <w:sz w:val="18"/>
          </w:rPr>
          <w:t>Follow-up Period Cohorts 1-3</w:t>
        </w:r>
      </w:ins>
      <w:ins w:id="110" w:author="AgileWriter" w:date="2026-04-07T15:12:02Z">
        <w:r>
          <w:rPr/>
          <w:t xml:space="preserve"> </w:t>
        </w:r>
      </w:ins>
      <w:ins w:id="111" w:author="AgileWriter" w:date="2026-04-07T15:12:02Z">
        <w:r>
          <w:rPr/>
          <w:t xml:space="preserve"> </w:t>
        </w:r>
      </w:ins>
      <w:ins w:id="112" w:author="AgileWriter" w:date="2026-04-07T15:12:02Z">
        <w:r>
          <w:rPr>
            <w:b/>
            <w:color w:val="000000"/>
            <w:sz w:val="18"/>
          </w:rPr>
          <w:t>Screening</w:t>
        </w:r>
      </w:ins>
      <w:ins w:id="113" w:author="AgileWriter" w:date="2026-04-07T15:12:02Z">
        <w:r>
          <w:rPr>
            <w:b/>
            <w:color w:val="000000"/>
            <w:sz w:val="18"/>
          </w:rPr>
          <w:t>Day 1</w:t>
        </w:r>
      </w:ins>
      <w:ins w:id="114" w:author="AgileWriter" w:date="2026-04-07T15:12:02Z">
        <w:r>
          <w:rPr>
            <w:b/>
            <w:color w:val="000000"/>
            <w:sz w:val="18"/>
          </w:rPr>
          <w:t>Day 2</w:t>
        </w:r>
      </w:ins>
      <w:ins w:id="115" w:author="AgileWriter" w:date="2026-04-07T15:12:02Z">
        <w:r>
          <w:rPr>
            <w:b/>
            <w:color w:val="000000"/>
            <w:sz w:val="18"/>
          </w:rPr>
          <w:t>Day 3</w:t>
        </w:r>
      </w:ins>
      <w:ins w:id="116" w:author="AgileWriter" w:date="2026-04-07T15:12:02Z">
        <w:r>
          <w:rPr>
            <w:b/>
            <w:color w:val="000000"/>
            <w:sz w:val="18"/>
          </w:rPr>
          <w:t>Day 4</w:t>
        </w:r>
      </w:ins>
      <w:ins w:id="117" w:author="AgileWriter" w:date="2026-04-07T15:12:02Z">
        <w:r>
          <w:rPr>
            <w:b/>
            <w:color w:val="000000"/>
            <w:sz w:val="18"/>
          </w:rPr>
          <w:t>Day 5</w:t>
        </w:r>
      </w:ins>
      <w:ins w:id="118" w:author="AgileWriter" w:date="2026-04-07T15:12:02Z">
        <w:r>
          <w:rPr>
            <w:b/>
            <w:color w:val="000000"/>
            <w:sz w:val="18"/>
          </w:rPr>
          <w:t>Day 6</w:t>
        </w:r>
      </w:ins>
      <w:ins w:id="119" w:author="AgileWriter" w:date="2026-04-07T15:12:02Z">
        <w:r>
          <w:rPr>
            <w:b/>
            <w:color w:val="000000"/>
            <w:sz w:val="18"/>
          </w:rPr>
          <w:t>Day 7</w:t>
        </w:r>
      </w:ins>
      <w:ins w:id="120" w:author="AgileWriter" w:date="2026-04-07T15:12:02Z">
        <w:r>
          <w:rPr>
            <w:b/>
            <w:color w:val="000000"/>
            <w:sz w:val="18"/>
          </w:rPr>
          <w:t>Day 8</w:t>
        </w:r>
      </w:ins>
      <w:ins w:id="121" w:author="AgileWriter" w:date="2026-04-07T15:12:02Z">
        <w:r>
          <w:rPr>
            <w:b/>
            <w:color w:val="000000"/>
            <w:sz w:val="18"/>
          </w:rPr>
          <w:t>Day 9</w:t>
        </w:r>
      </w:ins>
      <w:ins w:id="122" w:author="AgileWriter" w:date="2026-04-07T15:12:02Z">
        <w:r>
          <w:rPr>
            <w:b/>
            <w:color w:val="000000"/>
            <w:sz w:val="18"/>
          </w:rPr>
          <w:t>Day 10</w:t>
        </w:r>
      </w:ins>
      <w:ins w:id="123" w:author="AgileWriter" w:date="2026-04-07T15:12:02Z">
        <w:r>
          <w:rPr>
            <w:b/>
            <w:color w:val="000000"/>
            <w:sz w:val="17"/>
          </w:rPr>
          <w:t xml:space="preserve">Day </w:t>
        </w:r>
      </w:ins>
      <w:ins w:id="124" w:author="AgileWriter" w:date="2026-04-07T15:12:02Z">
        <w:r>
          <w:rPr>
            <w:b/>
            <w:color w:val="000000"/>
            <w:sz w:val="18"/>
          </w:rPr>
          <w:t>11</w:t>
        </w:r>
      </w:ins>
      <w:ins w:id="125" w:author="AgileWriter" w:date="2026-04-07T15:12:02Z">
        <w:r>
          <w:rPr>
            <w:b/>
            <w:color w:val="000000"/>
            <w:sz w:val="18"/>
          </w:rPr>
          <w:t>Day 15</w:t>
        </w:r>
      </w:ins>
      <w:ins w:id="126" w:author="AgileWriter" w:date="2026-04-07T15:12:02Z">
        <w:r>
          <w:rPr>
            <w:b/>
            <w:color w:val="000000"/>
            <w:sz w:val="18"/>
          </w:rPr>
          <w:t>Day 22</w:t>
        </w:r>
      </w:ins>
      <w:ins w:id="127" w:author="AgileWriter" w:date="2026-04-07T15:12:02Z">
        <w:r>
          <w:rPr>
            <w:b/>
            <w:color w:val="000000"/>
            <w:sz w:val="17"/>
          </w:rPr>
          <w:t xml:space="preserve">Day </w:t>
        </w:r>
      </w:ins>
      <w:ins w:id="128" w:author="AgileWriter" w:date="2026-04-07T15:12:02Z">
        <w:r>
          <w:rPr>
            <w:b/>
            <w:color w:val="000000"/>
            <w:sz w:val="18"/>
          </w:rPr>
          <w:t>29</w:t>
        </w:r>
      </w:ins>
      <w:ins w:id="129" w:author="AgileWriter" w:date="2026-04-07T15:12:02Z">
        <w:r>
          <w:rPr>
            <w:b/>
            <w:color w:val="000000"/>
            <w:sz w:val="17"/>
          </w:rPr>
          <w:t xml:space="preserve">Day </w:t>
        </w:r>
      </w:ins>
      <w:ins w:id="130" w:author="AgileWriter" w:date="2026-04-07T15:12:02Z">
        <w:r>
          <w:rPr>
            <w:b/>
            <w:color w:val="000000"/>
            <w:sz w:val="18"/>
          </w:rPr>
          <w:t>43</w:t>
        </w:r>
      </w:ins>
      <w:ins w:id="131" w:author="AgileWriter" w:date="2026-04-07T15:12:02Z">
        <w:r>
          <w:rPr>
            <w:b/>
            <w:color w:val="000000"/>
            <w:sz w:val="18"/>
          </w:rPr>
          <w:t>Day 57</w:t>
        </w:r>
      </w:ins>
      <w:ins w:id="132" w:author="AgileWriter" w:date="2026-04-07T15:12:02Z">
        <w:r>
          <w:rPr>
            <w:b/>
            <w:color w:val="000000"/>
            <w:sz w:val="18"/>
          </w:rPr>
          <w:t>Follow-up / ED 71</w:t>
        </w:r>
      </w:ins>
      <w:ins w:id="133" w:author="AgileWriter" w:date="2026-04-07T15:12:02Z">
        <w:r>
          <w:rPr>
            <w:b/>
            <w:color w:val="000000"/>
            <w:sz w:val="18"/>
          </w:rPr>
          <w:t>Safety and tolerability:</w:t>
        </w:r>
      </w:ins>
      <w:ins w:id="134" w:author="AgileWriter" w:date="2026-04-07T15:12:02Z">
        <w:r>
          <w:rPr/>
          <w:t xml:space="preserve"> </w:t>
        </w:r>
      </w:ins>
      <w:ins w:id="135" w:author="AgileWriter" w:date="2026-04-07T15:12:02Z">
        <w:r>
          <w:rPr/>
          <w:t xml:space="preserve"> </w:t>
        </w:r>
      </w:ins>
      <w:ins w:id="136" w:author="AgileWriter" w:date="2026-04-07T15:12:02Z">
        <w:r>
          <w:rPr/>
          <w:t xml:space="preserve"> </w:t>
        </w:r>
      </w:ins>
      <w:ins w:id="137" w:author="AgileWriter" w:date="2026-04-07T15:12:02Z">
        <w:r>
          <w:rPr/>
          <w:t xml:space="preserve"> </w:t>
        </w:r>
      </w:ins>
      <w:ins w:id="138" w:author="AgileWriter" w:date="2026-04-07T15:12:02Z">
        <w:r>
          <w:rPr/>
          <w:t xml:space="preserve"> </w:t>
        </w:r>
      </w:ins>
      <w:ins w:id="139" w:author="AgileWriter" w:date="2026-04-07T15:12:02Z">
        <w:r>
          <w:rPr/>
          <w:t xml:space="preserve"> </w:t>
        </w:r>
      </w:ins>
      <w:ins w:id="140" w:author="AgileWriter" w:date="2026-04-07T15:12:02Z">
        <w:r>
          <w:rPr/>
          <w:t xml:space="preserve"> </w:t>
        </w:r>
      </w:ins>
      <w:ins w:id="141" w:author="AgileWriter" w:date="2026-04-07T15:12:02Z">
        <w:r>
          <w:rPr/>
          <w:t xml:space="preserve"> </w:t>
        </w:r>
      </w:ins>
      <w:ins w:id="142" w:author="AgileWriter" w:date="2026-04-07T15:12:02Z">
        <w:r>
          <w:rPr/>
          <w:t xml:space="preserve"> </w:t>
        </w:r>
      </w:ins>
      <w:ins w:id="143" w:author="AgileWriter" w:date="2026-04-07T15:12:02Z">
        <w:r>
          <w:rPr/>
          <w:t xml:space="preserve"> </w:t>
        </w:r>
      </w:ins>
      <w:ins w:id="144" w:author="AgileWriter" w:date="2026-04-07T15:12:02Z">
        <w:r>
          <w:rPr/>
          <w:t xml:space="preserve"> </w:t>
        </w:r>
      </w:ins>
      <w:ins w:id="145" w:author="AgileWriter" w:date="2026-04-07T15:12:02Z">
        <w:r>
          <w:rPr/>
          <w:t xml:space="preserve"> </w:t>
        </w:r>
      </w:ins>
      <w:ins w:id="146" w:author="AgileWriter" w:date="2026-04-07T15:12:02Z">
        <w:r>
          <w:rPr/>
          <w:t xml:space="preserve"> </w:t>
        </w:r>
      </w:ins>
      <w:ins w:id="147" w:author="AgileWriter" w:date="2026-04-07T15:12:02Z">
        <w:r>
          <w:rPr/>
          <w:t xml:space="preserve"> </w:t>
        </w:r>
      </w:ins>
      <w:ins w:id="148" w:author="AgileWriter" w:date="2026-04-07T15:12:02Z">
        <w:r>
          <w:rPr/>
          <w:t xml:space="preserve"> </w:t>
        </w:r>
      </w:ins>
      <w:ins w:id="149" w:author="AgileWriter" w:date="2026-04-07T15:12:02Z">
        <w:r>
          <w:rPr/>
          <w:t xml:space="preserve"> </w:t>
        </w:r>
      </w:ins>
      <w:ins w:id="150" w:author="AgileWriter" w:date="2026-04-07T15:12:02Z">
        <w:r>
          <w:rPr/>
          <w:t xml:space="preserve"> </w:t>
        </w:r>
      </w:ins>
      <w:ins w:id="151" w:author="AgileWriter" w:date="2026-04-07T15:12:02Z">
        <w:r>
          <w:rPr/>
          <w:t xml:space="preserve"> </w:t>
        </w:r>
      </w:ins>
      <w:ins w:id="152" w:author="AgileWriter" w:date="2026-04-07T15:12:02Z">
        <w:r>
          <w:rPr>
            <w:color w:val="000000"/>
            <w:sz w:val="18"/>
          </w:rPr>
          <w:t>Immunogenicity assessment (ADA)</w:t>
        </w:r>
      </w:ins>
      <w:ins w:id="153" w:author="AgileWriter" w:date="2026-04-07T15:12:02Z">
        <w:r>
          <w:rPr>
            <w:color w:val="000000"/>
            <w:sz w:val="18"/>
          </w:rPr>
          <w:t>X</w:t>
        </w:r>
      </w:ins>
      <w:ins w:id="154" w:author="AgileWriter" w:date="2026-04-07T15:12:02Z">
        <w:r>
          <w:rPr>
            <w:color w:val="000000"/>
            <w:sz w:val="18"/>
          </w:rPr>
          <w:t>X</w:t>
        </w:r>
      </w:ins>
      <w:ins w:id="155" w:author="AgileWriter" w:date="2026-04-07T15:12:02Z">
        <w:r>
          <w:rPr>
            <w:color w:val="000000"/>
            <w:sz w:val="18"/>
          </w:rPr>
          <w:t>X</w:t>
        </w:r>
      </w:ins>
      <w:ins w:id="156" w:author="AgileWriter" w:date="2026-04-07T15:12:02Z">
        <w:r>
          <w:rPr>
            <w:color w:val="000000"/>
            <w:sz w:val="18"/>
          </w:rPr>
          <w:t>X</w:t>
        </w:r>
      </w:ins>
      <w:ins w:id="157" w:author="AgileWriter" w:date="2026-04-07T15:12:02Z">
        <w:r>
          <w:rPr>
            <w:color w:val="000000"/>
            <w:sz w:val="18"/>
          </w:rPr>
          <w:t>X</w:t>
        </w:r>
      </w:ins>
      <w:ins w:id="158" w:author="AgileWriter" w:date="2026-04-07T15:12:02Z">
        <w:r>
          <w:rPr>
            <w:color w:val="000000"/>
            <w:sz w:val="18"/>
          </w:rPr>
          <w:t>X</w:t>
        </w:r>
      </w:ins>
      <w:ins w:id="159" w:author="AgileWriter" w:date="2026-04-07T15:12:02Z">
        <w:r>
          <w:rPr>
            <w:color w:val="000000"/>
            <w:sz w:val="18"/>
          </w:rPr>
          <w:t>X</w:t>
        </w:r>
      </w:ins>
      <w:ins w:id="160" w:author="AgileWriter" w:date="2026-04-07T15:12:02Z">
        <w:r>
          <w:rPr>
            <w:color w:val="000000"/>
            <w:sz w:val="18"/>
          </w:rPr>
          <w:t>X</w:t>
        </w:r>
      </w:ins>
      <w:ins w:id="161" w:author="AgileWriter" w:date="2026-04-07T15:12:02Z">
        <w:r>
          <w:rPr>
            <w:color w:val="000000"/>
            <w:sz w:val="18"/>
          </w:rPr>
          <w:t>X</w:t>
        </w:r>
      </w:ins>
      <w:ins w:id="162" w:author="AgileWriter" w:date="2026-04-07T15:12:02Z">
        <w:r>
          <w:rPr>
            <w:color w:val="000000"/>
            <w:sz w:val="18"/>
          </w:rPr>
          <w:t>X</w:t>
        </w:r>
      </w:ins>
      <w:ins w:id="163" w:author="AgileWriter" w:date="2026-04-07T15:12:02Z">
        <w:r>
          <w:rPr/>
          <w:t xml:space="preserve"> </w:t>
        </w:r>
      </w:ins>
      <w:ins w:id="164" w:author="AgileWriter" w:date="2026-04-07T15:12:02Z">
        <w:r>
          <w:rPr>
            <w:color w:val="000000"/>
            <w:sz w:val="18"/>
          </w:rPr>
          <w:t>X</w:t>
        </w:r>
      </w:ins>
      <w:ins w:id="165" w:author="AgileWriter" w:date="2026-04-07T15:12:02Z">
        <w:r>
          <w:rPr/>
          <w:t xml:space="preserve"> </w:t>
        </w:r>
      </w:ins>
      <w:ins w:id="166" w:author="AgileWriter" w:date="2026-04-07T15:12:02Z">
        <w:r>
          <w:rPr/>
          <w:t xml:space="preserve"> </w:t>
        </w:r>
      </w:ins>
      <w:ins w:id="167" w:author="AgileWriter" w:date="2026-04-07T15:12:02Z">
        <w:r>
          <w:rPr>
            <w:color w:val="000000"/>
            <w:sz w:val="18"/>
          </w:rPr>
          <w:t>X</w:t>
        </w:r>
      </w:ins>
      <w:ins w:id="168" w:author="AgileWriter" w:date="2026-04-07T15:12:02Z">
        <w:r>
          <w:rPr/>
          <w:t xml:space="preserve"> </w:t>
        </w:r>
      </w:ins>
      <w:ins w:id="169" w:author="AgileWriter" w:date="2026-04-07T15:12:02Z">
        <w:r>
          <w:rPr>
            <w:color w:val="000000"/>
            <w:sz w:val="18"/>
          </w:rPr>
          <w:t>X</w:t>
        </w:r>
      </w:ins>
      <w:ins w:id="170" w:author="AgileWriter" w:date="2026-04-07T15:12:02Z">
        <w:r>
          <w:rPr>
            <w:color w:val="000000"/>
            <w:sz w:val="18"/>
          </w:rPr>
          <w:t>Clinical laboratory evaluations</w:t>
        </w:r>
      </w:ins>
      <w:ins w:id="171" w:author="AgileWriter" w:date="2026-04-07T15:12:02Z">
        <w:r>
          <w:rPr>
            <w:color w:val="000000"/>
            <w:sz w:val="18"/>
          </w:rPr>
          <w:t>(chemistry, hematology, and urinalysis)</w:t>
        </w:r>
      </w:ins>
      <w:ins w:id="172" w:author="AgileWriter" w:date="2026-04-07T15:12:02Z">
        <w:r>
          <w:rPr>
            <w:color w:val="000000"/>
            <w:sz w:val="18"/>
          </w:rPr>
          <w:t>X</w:t>
        </w:r>
      </w:ins>
      <w:ins w:id="173" w:author="AgileWriter" w:date="2026-04-07T15:12:02Z">
        <w:r>
          <w:rPr>
            <w:color w:val="000000"/>
            <w:sz w:val="18"/>
          </w:rPr>
          <w:t>X</w:t>
        </w:r>
      </w:ins>
      <w:ins w:id="174" w:author="AgileWriter" w:date="2026-04-07T15:12:02Z">
        <w:r>
          <w:rPr>
            <w:color w:val="000000"/>
            <w:sz w:val="18"/>
          </w:rPr>
          <w:t>X</w:t>
        </w:r>
      </w:ins>
      <w:ins w:id="175" w:author="AgileWriter" w:date="2026-04-07T15:12:02Z">
        <w:r>
          <w:rPr>
            <w:color w:val="000000"/>
            <w:sz w:val="18"/>
          </w:rPr>
          <w:t>X</w:t>
        </w:r>
      </w:ins>
      <w:ins w:id="176" w:author="AgileWriter" w:date="2026-04-07T15:12:02Z">
        <w:r>
          <w:rPr>
            <w:color w:val="000000"/>
            <w:sz w:val="18"/>
          </w:rPr>
          <w:t>X</w:t>
        </w:r>
      </w:ins>
      <w:ins w:id="177" w:author="AgileWriter" w:date="2026-04-07T15:12:02Z">
        <w:r>
          <w:rPr>
            <w:color w:val="000000"/>
            <w:sz w:val="18"/>
          </w:rPr>
          <w:t>X</w:t>
        </w:r>
      </w:ins>
      <w:ins w:id="178" w:author="AgileWriter" w:date="2026-04-07T15:12:02Z">
        <w:r>
          <w:rPr>
            <w:color w:val="000000"/>
            <w:sz w:val="18"/>
          </w:rPr>
          <w:t>X</w:t>
        </w:r>
      </w:ins>
      <w:ins w:id="179" w:author="AgileWriter" w:date="2026-04-07T15:12:02Z">
        <w:r>
          <w:rPr>
            <w:color w:val="000000"/>
            <w:sz w:val="18"/>
          </w:rPr>
          <w:t>X</w:t>
        </w:r>
      </w:ins>
      <w:ins w:id="180" w:author="AgileWriter" w:date="2026-04-07T15:12:02Z">
        <w:r>
          <w:rPr>
            <w:color w:val="000000"/>
            <w:sz w:val="18"/>
          </w:rPr>
          <w:t>X</w:t>
        </w:r>
      </w:ins>
      <w:ins w:id="181" w:author="AgileWriter" w:date="2026-04-07T15:12:02Z">
        <w:r>
          <w:rPr>
            <w:color w:val="000000"/>
            <w:sz w:val="18"/>
          </w:rPr>
          <w:t>X</w:t>
        </w:r>
      </w:ins>
      <w:ins w:id="182" w:author="AgileWriter" w:date="2026-04-07T15:12:02Z">
        <w:r>
          <w:rPr>
            <w:color w:val="000000"/>
            <w:sz w:val="18"/>
          </w:rPr>
          <w:t>X</w:t>
        </w:r>
      </w:ins>
      <w:ins w:id="183" w:author="AgileWriter" w:date="2026-04-07T15:12:02Z">
        <w:r>
          <w:rPr/>
          <w:t xml:space="preserve"> </w:t>
        </w:r>
      </w:ins>
      <w:ins w:id="184" w:author="AgileWriter" w:date="2026-04-07T15:12:02Z">
        <w:r>
          <w:rPr>
            <w:color w:val="000000"/>
            <w:sz w:val="18"/>
          </w:rPr>
          <w:t>X</w:t>
        </w:r>
      </w:ins>
      <w:ins w:id="185" w:author="AgileWriter" w:date="2026-04-07T15:12:02Z">
        <w:r>
          <w:rPr/>
          <w:t xml:space="preserve"> </w:t>
        </w:r>
      </w:ins>
      <w:ins w:id="186" w:author="AgileWriter" w:date="2026-04-07T15:12:02Z">
        <w:r>
          <w:rPr>
            <w:color w:val="000000"/>
            <w:sz w:val="18"/>
          </w:rPr>
          <w:t>X</w:t>
        </w:r>
      </w:ins>
      <w:ins w:id="187" w:author="AgileWriter" w:date="2026-04-07T15:12:02Z">
        <w:r>
          <w:rPr/>
          <w:t xml:space="preserve"> </w:t>
        </w:r>
      </w:ins>
      <w:ins w:id="188" w:author="AgileWriter" w:date="2026-04-07T15:12:02Z">
        <w:r>
          <w:rPr>
            <w:color w:val="000000"/>
            <w:sz w:val="18"/>
          </w:rPr>
          <w:t>X</w:t>
        </w:r>
      </w:ins>
      <w:ins w:id="189" w:author="AgileWriter" w:date="2026-04-07T15:12:02Z">
        <w:r>
          <w:rPr>
            <w:color w:val="000000"/>
            <w:sz w:val="18"/>
          </w:rPr>
          <w:t>X</w:t>
        </w:r>
      </w:ins>
      <w:ins w:id="190" w:author="AgileWriter" w:date="2026-04-07T15:12:02Z">
        <w:r>
          <w:rPr>
            <w:color w:val="000000"/>
            <w:sz w:val="18"/>
          </w:rPr>
          <w:t>Adverse event inquiry</w:t>
        </w:r>
      </w:ins>
      <w:ins w:id="191" w:author="AgileWriter" w:date="2026-04-07T15:12:02Z">
        <w:r>
          <w:rPr>
            <w:color w:val="000000"/>
            <w:sz w:val="18"/>
          </w:rPr>
          <w:t>X</w:t>
        </w:r>
      </w:ins>
      <w:ins w:id="192" w:author="AgileWriter" w:date="2026-04-07T15:12:02Z">
        <w:r>
          <w:rPr>
            <w:color w:val="000000"/>
            <w:sz w:val="18"/>
          </w:rPr>
          <w:t>X</w:t>
        </w:r>
      </w:ins>
      <w:ins w:id="193" w:author="AgileWriter" w:date="2026-04-07T15:12:02Z">
        <w:r>
          <w:rPr>
            <w:color w:val="000000"/>
            <w:sz w:val="18"/>
          </w:rPr>
          <w:t>X</w:t>
        </w:r>
      </w:ins>
      <w:ins w:id="194" w:author="AgileWriter" w:date="2026-04-07T15:12:02Z">
        <w:r>
          <w:rPr>
            <w:color w:val="000000"/>
            <w:sz w:val="18"/>
          </w:rPr>
          <w:t>X</w:t>
        </w:r>
      </w:ins>
      <w:ins w:id="195" w:author="AgileWriter" w:date="2026-04-07T15:12:02Z">
        <w:r>
          <w:rPr>
            <w:color w:val="000000"/>
            <w:sz w:val="18"/>
          </w:rPr>
          <w:t>X</w:t>
        </w:r>
      </w:ins>
      <w:ins w:id="196" w:author="AgileWriter" w:date="2026-04-07T15:12:02Z">
        <w:r>
          <w:rPr>
            <w:color w:val="000000"/>
            <w:sz w:val="18"/>
          </w:rPr>
          <w:t>X</w:t>
        </w:r>
      </w:ins>
      <w:ins w:id="197" w:author="AgileWriter" w:date="2026-04-07T15:12:02Z">
        <w:r>
          <w:rPr>
            <w:color w:val="000000"/>
            <w:sz w:val="18"/>
          </w:rPr>
          <w:t>X</w:t>
        </w:r>
      </w:ins>
      <w:ins w:id="198" w:author="AgileWriter" w:date="2026-04-07T15:12:02Z">
        <w:r>
          <w:rPr>
            <w:color w:val="000000"/>
            <w:sz w:val="18"/>
          </w:rPr>
          <w:t>X</w:t>
        </w:r>
      </w:ins>
      <w:ins w:id="199" w:author="AgileWriter" w:date="2026-04-07T15:12:02Z">
        <w:r>
          <w:rPr>
            <w:color w:val="000000"/>
            <w:sz w:val="18"/>
          </w:rPr>
          <w:t>X</w:t>
        </w:r>
      </w:ins>
      <w:ins w:id="200" w:author="AgileWriter" w:date="2026-04-07T15:12:02Z">
        <w:r>
          <w:rPr>
            <w:color w:val="000000"/>
            <w:sz w:val="18"/>
          </w:rPr>
          <w:t>X</w:t>
        </w:r>
      </w:ins>
      <w:ins w:id="201" w:author="AgileWriter" w:date="2026-04-07T15:12:02Z">
        <w:r>
          <w:rPr>
            <w:color w:val="000000"/>
            <w:sz w:val="18"/>
          </w:rPr>
          <w:t>X</w:t>
        </w:r>
      </w:ins>
      <w:ins w:id="202" w:author="AgileWriter" w:date="2026-04-07T15:12:02Z">
        <w:r>
          <w:rPr>
            <w:color w:val="000000"/>
            <w:sz w:val="18"/>
          </w:rPr>
          <w:t>X</w:t>
        </w:r>
      </w:ins>
      <w:ins w:id="203" w:author="AgileWriter" w:date="2026-04-07T15:12:02Z">
        <w:r>
          <w:rPr>
            <w:color w:val="000000"/>
            <w:sz w:val="18"/>
          </w:rPr>
          <w:t>X</w:t>
        </w:r>
      </w:ins>
      <w:ins w:id="204" w:author="AgileWriter" w:date="2026-04-07T15:12:02Z">
        <w:r>
          <w:rPr>
            <w:color w:val="000000"/>
            <w:sz w:val="18"/>
          </w:rPr>
          <w:t>X</w:t>
        </w:r>
      </w:ins>
      <w:ins w:id="205" w:author="AgileWriter" w:date="2026-04-07T15:12:02Z">
        <w:r>
          <w:rPr>
            <w:color w:val="000000"/>
            <w:sz w:val="18"/>
          </w:rPr>
          <w:t>X</w:t>
        </w:r>
      </w:ins>
      <w:ins w:id="206" w:author="AgileWriter" w:date="2026-04-07T15:12:02Z">
        <w:r>
          <w:rPr>
            <w:color w:val="000000"/>
            <w:sz w:val="18"/>
          </w:rPr>
          <w:t>X</w:t>
        </w:r>
      </w:ins>
      <w:ins w:id="207" w:author="AgileWriter" w:date="2026-04-07T15:12:02Z">
        <w:r>
          <w:rPr>
            <w:color w:val="000000"/>
            <w:sz w:val="18"/>
          </w:rPr>
          <w:t>X</w:t>
        </w:r>
      </w:ins>
      <w:ins w:id="208" w:author="AgileWriter" w:date="2026-04-07T15:12:02Z">
        <w:r>
          <w:rPr>
            <w:color w:val="000000"/>
            <w:sz w:val="18"/>
          </w:rPr>
          <w:t>X</w:t>
        </w:r>
      </w:ins>
      <w:ins w:id="209" w:author="AgileWriter" w:date="2026-04-07T15:12:02Z">
        <w:r>
          <w:rPr>
            <w:color w:val="000000"/>
            <w:sz w:val="18"/>
          </w:rPr>
          <w:t>Prior/concomitant medication monitoring</w:t>
        </w:r>
      </w:ins>
      <w:ins w:id="210" w:author="AgileWriter" w:date="2026-04-07T15:12:02Z">
        <w:r>
          <w:rPr>
            <w:color w:val="000000"/>
            <w:sz w:val="18"/>
          </w:rPr>
          <w:t>X</w:t>
        </w:r>
      </w:ins>
      <w:ins w:id="211" w:author="AgileWriter" w:date="2026-04-07T15:12:02Z">
        <w:r>
          <w:rPr>
            <w:color w:val="000000"/>
            <w:sz w:val="18"/>
          </w:rPr>
          <w:t>X</w:t>
        </w:r>
      </w:ins>
      <w:ins w:id="212" w:author="AgileWriter" w:date="2026-04-07T15:12:02Z">
        <w:r>
          <w:rPr>
            <w:color w:val="000000"/>
            <w:sz w:val="18"/>
          </w:rPr>
          <w:t>X</w:t>
        </w:r>
      </w:ins>
      <w:ins w:id="213" w:author="AgileWriter" w:date="2026-04-07T15:12:02Z">
        <w:r>
          <w:rPr>
            <w:color w:val="000000"/>
            <w:sz w:val="18"/>
          </w:rPr>
          <w:t>X</w:t>
        </w:r>
      </w:ins>
      <w:ins w:id="214" w:author="AgileWriter" w:date="2026-04-07T15:12:02Z">
        <w:r>
          <w:rPr>
            <w:color w:val="000000"/>
            <w:sz w:val="18"/>
          </w:rPr>
          <w:t>X</w:t>
        </w:r>
      </w:ins>
      <w:ins w:id="215" w:author="AgileWriter" w:date="2026-04-07T15:12:02Z">
        <w:r>
          <w:rPr>
            <w:color w:val="000000"/>
            <w:sz w:val="18"/>
          </w:rPr>
          <w:t>X</w:t>
        </w:r>
      </w:ins>
      <w:ins w:id="216" w:author="AgileWriter" w:date="2026-04-07T15:12:02Z">
        <w:r>
          <w:rPr>
            <w:color w:val="000000"/>
            <w:sz w:val="18"/>
          </w:rPr>
          <w:t>X</w:t>
        </w:r>
      </w:ins>
      <w:ins w:id="217" w:author="AgileWriter" w:date="2026-04-07T15:12:02Z">
        <w:r>
          <w:rPr>
            <w:color w:val="000000"/>
            <w:sz w:val="18"/>
          </w:rPr>
          <w:t>X</w:t>
        </w:r>
      </w:ins>
      <w:ins w:id="218" w:author="AgileWriter" w:date="2026-04-07T15:12:02Z">
        <w:r>
          <w:rPr>
            <w:color w:val="000000"/>
            <w:sz w:val="18"/>
          </w:rPr>
          <w:t>X</w:t>
        </w:r>
      </w:ins>
      <w:ins w:id="219" w:author="AgileWriter" w:date="2026-04-07T15:12:02Z">
        <w:r>
          <w:rPr>
            <w:color w:val="000000"/>
            <w:sz w:val="18"/>
          </w:rPr>
          <w:t>X</w:t>
        </w:r>
      </w:ins>
      <w:ins w:id="220" w:author="AgileWriter" w:date="2026-04-07T15:12:02Z">
        <w:r>
          <w:rPr>
            <w:color w:val="000000"/>
            <w:sz w:val="18"/>
          </w:rPr>
          <w:t>X</w:t>
        </w:r>
      </w:ins>
      <w:ins w:id="221" w:author="AgileWriter" w:date="2026-04-07T15:12:02Z">
        <w:r>
          <w:rPr>
            <w:color w:val="000000"/>
            <w:sz w:val="18"/>
          </w:rPr>
          <w:t>X</w:t>
        </w:r>
      </w:ins>
      <w:ins w:id="222" w:author="AgileWriter" w:date="2026-04-07T15:12:02Z">
        <w:r>
          <w:rPr>
            <w:color w:val="000000"/>
            <w:sz w:val="18"/>
          </w:rPr>
          <w:t>X</w:t>
        </w:r>
      </w:ins>
      <w:ins w:id="223" w:author="AgileWriter" w:date="2026-04-07T15:12:02Z">
        <w:r>
          <w:rPr>
            <w:color w:val="000000"/>
            <w:sz w:val="18"/>
          </w:rPr>
          <w:t>X</w:t>
        </w:r>
      </w:ins>
      <w:ins w:id="224" w:author="AgileWriter" w:date="2026-04-07T15:12:02Z">
        <w:r>
          <w:rPr>
            <w:color w:val="000000"/>
            <w:sz w:val="18"/>
          </w:rPr>
          <w:t>X</w:t>
        </w:r>
      </w:ins>
      <w:ins w:id="225" w:author="AgileWriter" w:date="2026-04-07T15:12:02Z">
        <w:r>
          <w:rPr>
            <w:color w:val="000000"/>
            <w:sz w:val="18"/>
          </w:rPr>
          <w:t>X</w:t>
        </w:r>
      </w:ins>
      <w:ins w:id="226" w:author="AgileWriter" w:date="2026-04-07T15:12:02Z">
        <w:r>
          <w:rPr>
            <w:color w:val="000000"/>
            <w:sz w:val="18"/>
          </w:rPr>
          <w:t>X</w:t>
        </w:r>
      </w:ins>
      <w:ins w:id="227" w:author="AgileWriter" w:date="2026-04-07T15:12:02Z">
        <w:r>
          <w:rPr>
            <w:color w:val="000000"/>
            <w:sz w:val="18"/>
          </w:rPr>
          <w:t>X</w:t>
        </w:r>
      </w:ins>
      <w:ins w:id="228" w:author="AgileWriter" w:date="2026-04-07T15:12:02Z">
        <w:r>
          <w:rPr>
            <w:color w:val="000000"/>
            <w:sz w:val="18"/>
          </w:rPr>
          <w:t>Blood pressure, pulse rate, pulse</w:t>
        </w:r>
      </w:ins>
      <w:ins w:id="229" w:author="AgileWriter" w:date="2026-04-07T15:12:02Z">
        <w:r>
          <w:rPr>
            <w:color w:val="000000"/>
            <w:sz w:val="18"/>
          </w:rPr>
          <w:t>oximetry/oxygen saturation, respiratory rate</w:t>
        </w:r>
      </w:ins>
      <w:ins w:id="230" w:author="AgileWriter" w:date="2026-04-07T15:12:02Z">
        <w:r>
          <w:rPr>
            <w:color w:val="000000"/>
            <w:sz w:val="18"/>
          </w:rPr>
          <w:t>X</w:t>
        </w:r>
      </w:ins>
      <w:ins w:id="231" w:author="AgileWriter" w:date="2026-04-07T15:12:02Z">
        <w:r>
          <w:rPr>
            <w:color w:val="000000"/>
            <w:sz w:val="18"/>
          </w:rPr>
          <w:t>X</w:t>
        </w:r>
      </w:ins>
      <w:ins w:id="232" w:author="AgileWriter" w:date="2026-04-07T15:12:02Z">
        <w:r>
          <w:rPr>
            <w:color w:val="000000"/>
            <w:sz w:val="18"/>
          </w:rPr>
          <w:t>X</w:t>
        </w:r>
      </w:ins>
      <w:ins w:id="233" w:author="AgileWriter" w:date="2026-04-07T15:12:02Z">
        <w:r>
          <w:rPr>
            <w:color w:val="000000"/>
            <w:sz w:val="18"/>
          </w:rPr>
          <w:t>X</w:t>
        </w:r>
      </w:ins>
      <w:ins w:id="234" w:author="AgileWriter" w:date="2026-04-07T15:12:02Z">
        <w:r>
          <w:rPr>
            <w:color w:val="000000"/>
            <w:sz w:val="18"/>
          </w:rPr>
          <w:t>X</w:t>
        </w:r>
      </w:ins>
      <w:ins w:id="235" w:author="AgileWriter" w:date="2026-04-07T15:12:02Z">
        <w:r>
          <w:rPr>
            <w:color w:val="000000"/>
            <w:sz w:val="18"/>
          </w:rPr>
          <w:t>X</w:t>
        </w:r>
      </w:ins>
      <w:ins w:id="236" w:author="AgileWriter" w:date="2026-04-07T15:12:02Z">
        <w:r>
          <w:rPr>
            <w:color w:val="000000"/>
            <w:sz w:val="18"/>
          </w:rPr>
          <w:t>X</w:t>
        </w:r>
      </w:ins>
      <w:ins w:id="237" w:author="AgileWriter" w:date="2026-04-07T15:12:02Z">
        <w:r>
          <w:rPr>
            <w:color w:val="000000"/>
            <w:sz w:val="18"/>
          </w:rPr>
          <w:t>X</w:t>
        </w:r>
      </w:ins>
      <w:ins w:id="238" w:author="AgileWriter" w:date="2026-04-07T15:12:02Z">
        <w:r>
          <w:rPr>
            <w:color w:val="000000"/>
            <w:sz w:val="18"/>
          </w:rPr>
          <w:t>X</w:t>
        </w:r>
      </w:ins>
      <w:ins w:id="239" w:author="AgileWriter" w:date="2026-04-07T15:12:02Z">
        <w:r>
          <w:rPr>
            <w:color w:val="000000"/>
            <w:sz w:val="18"/>
          </w:rPr>
          <w:t>X</w:t>
        </w:r>
      </w:ins>
      <w:ins w:id="240" w:author="AgileWriter" w:date="2026-04-07T15:12:02Z">
        <w:r>
          <w:rPr>
            <w:color w:val="000000"/>
            <w:sz w:val="18"/>
          </w:rPr>
          <w:t>X</w:t>
        </w:r>
      </w:ins>
      <w:ins w:id="241" w:author="AgileWriter" w:date="2026-04-07T15:12:02Z">
        <w:r>
          <w:rPr>
            <w:color w:val="000000"/>
            <w:sz w:val="18"/>
          </w:rPr>
          <w:t>X</w:t>
        </w:r>
      </w:ins>
      <w:ins w:id="242" w:author="AgileWriter" w:date="2026-04-07T15:12:02Z">
        <w:r>
          <w:rPr>
            <w:color w:val="000000"/>
            <w:sz w:val="18"/>
          </w:rPr>
          <w:t>X</w:t>
        </w:r>
      </w:ins>
      <w:ins w:id="243" w:author="AgileWriter" w:date="2026-04-07T15:12:02Z">
        <w:r>
          <w:rPr/>
          <w:t xml:space="preserve"> </w:t>
        </w:r>
      </w:ins>
      <w:ins w:id="244" w:author="AgileWriter" w:date="2026-04-07T15:12:02Z">
        <w:r>
          <w:rPr/>
          <w:t xml:space="preserve"> </w:t>
        </w:r>
      </w:ins>
      <w:ins w:id="245" w:author="AgileWriter" w:date="2026-04-07T15:12:02Z">
        <w:r>
          <w:rPr/>
          <w:t xml:space="preserve"> </w:t>
        </w:r>
      </w:ins>
      <w:ins w:id="246" w:author="AgileWriter" w:date="2026-04-07T15:12:02Z">
        <w:r>
          <w:rPr/>
          <w:t xml:space="preserve"> </w:t>
        </w:r>
      </w:ins>
      <w:ins w:id="247" w:author="AgileWriter" w:date="2026-04-07T15:12:02Z">
        <w:r>
          <w:rPr>
            <w:color w:val="000000"/>
            <w:sz w:val="18"/>
          </w:rPr>
          <w:t>X</w:t>
        </w:r>
      </w:ins>
      <w:ins w:id="248" w:author="AgileWriter" w:date="2026-04-07T15:12:02Z">
        <w:r>
          <w:rPr>
            <w:color w:val="000000"/>
            <w:sz w:val="18"/>
          </w:rPr>
          <w:t>Body temperature</w:t>
        </w:r>
      </w:ins>
      <w:ins w:id="249" w:author="AgileWriter" w:date="2026-04-07T15:12:02Z">
        <w:r>
          <w:rPr>
            <w:color w:val="000000"/>
            <w:sz w:val="18"/>
          </w:rPr>
          <w:t>X</w:t>
        </w:r>
      </w:ins>
      <w:ins w:id="250" w:author="AgileWriter" w:date="2026-04-07T15:12:02Z">
        <w:r>
          <w:rPr>
            <w:color w:val="000000"/>
            <w:sz w:val="18"/>
          </w:rPr>
          <w:t>X</w:t>
        </w:r>
      </w:ins>
      <w:ins w:id="251" w:author="AgileWriter" w:date="2026-04-07T15:12:02Z">
        <w:r>
          <w:rPr>
            <w:color w:val="000000"/>
            <w:sz w:val="18"/>
          </w:rPr>
          <w:t>X</w:t>
        </w:r>
      </w:ins>
      <w:ins w:id="252" w:author="AgileWriter" w:date="2026-04-07T15:12:02Z">
        <w:r>
          <w:rPr>
            <w:color w:val="000000"/>
            <w:sz w:val="18"/>
          </w:rPr>
          <w:t>X</w:t>
        </w:r>
      </w:ins>
      <w:ins w:id="253" w:author="AgileWriter" w:date="2026-04-07T15:12:02Z">
        <w:r>
          <w:rPr>
            <w:color w:val="000000"/>
            <w:sz w:val="18"/>
          </w:rPr>
          <w:t>X</w:t>
        </w:r>
      </w:ins>
      <w:ins w:id="254" w:author="AgileWriter" w:date="2026-04-07T15:12:02Z">
        <w:r>
          <w:rPr>
            <w:color w:val="000000"/>
            <w:sz w:val="18"/>
          </w:rPr>
          <w:t>X</w:t>
        </w:r>
      </w:ins>
      <w:ins w:id="255" w:author="AgileWriter" w:date="2026-04-07T15:12:02Z">
        <w:r>
          <w:rPr>
            <w:color w:val="000000"/>
            <w:sz w:val="18"/>
          </w:rPr>
          <w:t>X</w:t>
        </w:r>
      </w:ins>
      <w:ins w:id="256" w:author="AgileWriter" w:date="2026-04-07T15:12:02Z">
        <w:r>
          <w:rPr>
            <w:color w:val="000000"/>
            <w:sz w:val="18"/>
          </w:rPr>
          <w:t>X</w:t>
        </w:r>
      </w:ins>
      <w:ins w:id="257" w:author="AgileWriter" w:date="2026-04-07T15:12:02Z">
        <w:r>
          <w:rPr>
            <w:color w:val="000000"/>
            <w:sz w:val="18"/>
          </w:rPr>
          <w:t>X</w:t>
        </w:r>
      </w:ins>
      <w:ins w:id="258" w:author="AgileWriter" w:date="2026-04-07T15:12:02Z">
        <w:r>
          <w:rPr>
            <w:color w:val="000000"/>
            <w:sz w:val="18"/>
          </w:rPr>
          <w:t>X</w:t>
        </w:r>
      </w:ins>
      <w:ins w:id="259" w:author="AgileWriter" w:date="2026-04-07T15:12:02Z">
        <w:r>
          <w:rPr>
            <w:color w:val="000000"/>
            <w:sz w:val="18"/>
          </w:rPr>
          <w:t>X</w:t>
        </w:r>
      </w:ins>
      <w:ins w:id="260" w:author="AgileWriter" w:date="2026-04-07T15:12:02Z">
        <w:r>
          <w:rPr>
            <w:color w:val="000000"/>
            <w:sz w:val="18"/>
          </w:rPr>
          <w:t>X</w:t>
        </w:r>
      </w:ins>
      <w:ins w:id="261" w:author="AgileWriter" w:date="2026-04-07T15:12:02Z">
        <w:r>
          <w:rPr>
            <w:color w:val="000000"/>
            <w:sz w:val="18"/>
          </w:rPr>
          <w:t>X</w:t>
        </w:r>
      </w:ins>
      <w:ins w:id="262" w:author="AgileWriter" w:date="2026-04-07T15:12:02Z">
        <w:r>
          <w:rPr/>
          <w:t xml:space="preserve"> </w:t>
        </w:r>
      </w:ins>
      <w:ins w:id="263" w:author="AgileWriter" w:date="2026-04-07T15:12:02Z">
        <w:r>
          <w:rPr/>
          <w:t xml:space="preserve"> </w:t>
        </w:r>
      </w:ins>
      <w:ins w:id="264" w:author="AgileWriter" w:date="2026-04-07T15:12:02Z">
        <w:r>
          <w:rPr/>
          <w:t xml:space="preserve"> </w:t>
        </w:r>
      </w:ins>
      <w:ins w:id="265" w:author="AgileWriter" w:date="2026-04-07T15:12:02Z">
        <w:r>
          <w:rPr/>
          <w:t xml:space="preserve"> </w:t>
        </w:r>
      </w:ins>
      <w:ins w:id="266" w:author="AgileWriter" w:date="2026-04-07T15:12:02Z">
        <w:r>
          <w:rPr>
            <w:color w:val="000000"/>
            <w:sz w:val="18"/>
          </w:rPr>
          <w:t>X</w:t>
        </w:r>
      </w:ins>
      <w:ins w:id="267" w:author="AgileWriter" w:date="2026-04-07T15:12:02Z">
        <w:r>
          <w:rPr>
            <w:color w:val="000000"/>
            <w:sz w:val="18"/>
          </w:rPr>
          <w:t>Single safety 12-lead ECG</w:t>
        </w:r>
      </w:ins>
      <w:ins w:id="268" w:author="AgileWriter" w:date="2026-04-07T15:12:02Z">
        <w:r>
          <w:rPr>
            <w:color w:val="000000"/>
            <w:sz w:val="18"/>
          </w:rPr>
          <w:t>X</w:t>
        </w:r>
      </w:ins>
      <w:ins w:id="269" w:author="AgileWriter" w:date="2026-04-07T15:12:02Z">
        <w:r>
          <w:rPr>
            <w:color w:val="000000"/>
            <w:sz w:val="18"/>
          </w:rPr>
          <w:t>X</w:t>
        </w:r>
      </w:ins>
      <w:ins w:id="270" w:author="AgileWriter" w:date="2026-04-07T15:12:02Z">
        <w:r>
          <w:rPr/>
          <w:t xml:space="preserve"> </w:t>
        </w:r>
      </w:ins>
      <w:ins w:id="271" w:author="AgileWriter" w:date="2026-04-07T15:12:02Z">
        <w:r>
          <w:rPr/>
          <w:t xml:space="preserve"> </w:t>
        </w:r>
      </w:ins>
      <w:ins w:id="272" w:author="AgileWriter" w:date="2026-04-07T15:12:02Z">
        <w:r>
          <w:rPr/>
          <w:t xml:space="preserve"> </w:t>
        </w:r>
      </w:ins>
      <w:ins w:id="273" w:author="AgileWriter" w:date="2026-04-07T15:12:02Z">
        <w:r>
          <w:rPr/>
          <w:t xml:space="preserve"> </w:t>
        </w:r>
      </w:ins>
      <w:ins w:id="274" w:author="AgileWriter" w:date="2026-04-07T15:12:02Z">
        <w:r>
          <w:rPr/>
          <w:t xml:space="preserve"> </w:t>
        </w:r>
      </w:ins>
      <w:ins w:id="275" w:author="AgileWriter" w:date="2026-04-07T15:12:02Z">
        <w:r>
          <w:rPr/>
          <w:t xml:space="preserve"> </w:t>
        </w:r>
      </w:ins>
      <w:ins w:id="276" w:author="AgileWriter" w:date="2026-04-07T15:12:02Z">
        <w:r>
          <w:rPr/>
          <w:t xml:space="preserve"> </w:t>
        </w:r>
      </w:ins>
      <w:ins w:id="277" w:author="AgileWriter" w:date="2026-04-07T15:12:02Z">
        <w:r>
          <w:rPr/>
          <w:t xml:space="preserve"> </w:t>
        </w:r>
      </w:ins>
      <w:ins w:id="278" w:author="AgileWriter" w:date="2026-04-07T15:12:02Z">
        <w:r>
          <w:rPr/>
          <w:t xml:space="preserve"> </w:t>
        </w:r>
      </w:ins>
      <w:ins w:id="279" w:author="AgileWriter" w:date="2026-04-07T15:12:02Z">
        <w:r>
          <w:rPr/>
          <w:t xml:space="preserve"> </w:t>
        </w:r>
      </w:ins>
      <w:ins w:id="280" w:author="AgileWriter" w:date="2026-04-07T15:12:02Z">
        <w:r>
          <w:rPr/>
          <w:t xml:space="preserve"> </w:t>
        </w:r>
      </w:ins>
      <w:ins w:id="281" w:author="AgileWriter" w:date="2026-04-07T15:12:02Z">
        <w:r>
          <w:rPr/>
          <w:t xml:space="preserve"> </w:t>
        </w:r>
      </w:ins>
      <w:ins w:id="282" w:author="AgileWriter" w:date="2026-04-07T15:12:02Z">
        <w:r>
          <w:rPr/>
          <w:t xml:space="preserve"> </w:t>
        </w:r>
      </w:ins>
      <w:ins w:id="283" w:author="AgileWriter" w:date="2026-04-07T15:12:02Z">
        <w:r>
          <w:rPr/>
          <w:t xml:space="preserve"> </w:t>
        </w:r>
      </w:ins>
      <w:ins w:id="284" w:author="AgileWriter" w:date="2026-04-07T15:12:02Z">
        <w:r>
          <w:rPr/>
          <w:t xml:space="preserve"> </w:t>
        </w:r>
      </w:ins>
      <w:ins w:id="285" w:author="AgileWriter" w:date="2026-04-07T15:12:02Z">
        <w:r>
          <w:rPr/>
          <w:t xml:space="preserve"> </w:t>
        </w:r>
      </w:ins>
      <w:ins w:id="286" w:author="AgileWriter" w:date="2026-04-07T15:12:02Z">
        <w:r>
          <w:rPr>
            <w:color w:val="000000"/>
            <w:sz w:val="18"/>
          </w:rPr>
          <w:t>Triplicate 12-lead ECG</w:t>
        </w:r>
      </w:ins>
      <w:ins w:id="287" w:author="AgileWriter" w:date="2026-04-07T15:12:02Z">
        <w:r>
          <w:rPr>
            <w:color w:val="000000"/>
            <w:sz w:val="18"/>
          </w:rPr>
          <w:t>X</w:t>
        </w:r>
      </w:ins>
      <w:ins w:id="288" w:author="AgileWriter" w:date="2026-04-07T15:12:02Z">
        <w:r>
          <w:rPr>
            <w:color w:val="000000"/>
            <w:sz w:val="18"/>
          </w:rPr>
          <w:t>X</w:t>
        </w:r>
      </w:ins>
      <w:ins w:id="289" w:author="AgileWriter" w:date="2026-04-07T15:12:02Z">
        <w:r>
          <w:rPr>
            <w:color w:val="000000"/>
            <w:sz w:val="18"/>
          </w:rPr>
          <w:t>X</w:t>
        </w:r>
      </w:ins>
      <w:ins w:id="290" w:author="AgileWriter" w:date="2026-04-07T15:12:02Z">
        <w:r>
          <w:rPr>
            <w:color w:val="000000"/>
            <w:sz w:val="18"/>
          </w:rPr>
          <w:t>X</w:t>
        </w:r>
      </w:ins>
      <w:ins w:id="291" w:author="AgileWriter" w:date="2026-04-07T15:12:02Z">
        <w:r>
          <w:rPr>
            <w:color w:val="000000"/>
            <w:sz w:val="18"/>
          </w:rPr>
          <w:t>X</w:t>
        </w:r>
      </w:ins>
      <w:ins w:id="292" w:author="AgileWriter" w:date="2026-04-07T15:12:02Z">
        <w:r>
          <w:rPr>
            <w:color w:val="000000"/>
            <w:sz w:val="18"/>
          </w:rPr>
          <w:t>X</w:t>
        </w:r>
      </w:ins>
      <w:ins w:id="293" w:author="AgileWriter" w:date="2026-04-07T15:12:02Z">
        <w:r>
          <w:rPr>
            <w:color w:val="000000"/>
            <w:sz w:val="18"/>
          </w:rPr>
          <w:t>X</w:t>
        </w:r>
      </w:ins>
      <w:ins w:id="294" w:author="AgileWriter" w:date="2026-04-07T15:12:02Z">
        <w:r>
          <w:rPr>
            <w:color w:val="000000"/>
            <w:sz w:val="18"/>
          </w:rPr>
          <w:t>X</w:t>
        </w:r>
      </w:ins>
      <w:ins w:id="295" w:author="AgileWriter" w:date="2026-04-07T15:12:02Z">
        <w:r>
          <w:rPr>
            <w:color w:val="000000"/>
            <w:sz w:val="18"/>
          </w:rPr>
          <w:t>X</w:t>
        </w:r>
      </w:ins>
      <w:ins w:id="296" w:author="AgileWriter" w:date="2026-04-07T15:12:02Z">
        <w:r>
          <w:rPr/>
          <w:t xml:space="preserve"> </w:t>
        </w:r>
      </w:ins>
      <w:ins w:id="297" w:author="AgileWriter" w:date="2026-04-07T15:12:02Z">
        <w:r>
          <w:rPr/>
          <w:t xml:space="preserve"> </w:t>
        </w:r>
      </w:ins>
      <w:ins w:id="298" w:author="AgileWriter" w:date="2026-04-07T15:12:02Z">
        <w:r>
          <w:rPr/>
          <w:t xml:space="preserve"> </w:t>
        </w:r>
      </w:ins>
      <w:ins w:id="299" w:author="AgileWriter" w:date="2026-04-07T15:12:02Z">
        <w:r>
          <w:rPr/>
          <w:t xml:space="preserve"> </w:t>
        </w:r>
      </w:ins>
      <w:ins w:id="300" w:author="AgileWriter" w:date="2026-04-07T15:12:02Z">
        <w:r>
          <w:rPr/>
          <w:t xml:space="preserve"> </w:t>
        </w:r>
      </w:ins>
      <w:ins w:id="301" w:author="AgileWriter" w:date="2026-04-07T15:12:02Z">
        <w:r>
          <w:rPr/>
          <w:t xml:space="preserve"> </w:t>
        </w:r>
      </w:ins>
      <w:ins w:id="302" w:author="AgileWriter" w:date="2026-04-07T15:12:02Z">
        <w:r>
          <w:rPr/>
          <w:t xml:space="preserve"> </w:t>
        </w:r>
      </w:ins>
      <w:ins w:id="303" w:author="AgileWriter" w:date="2026-04-07T15:12:02Z">
        <w:r>
          <w:rPr>
            <w:color w:val="000000"/>
            <w:sz w:val="18"/>
          </w:rPr>
          <w:t>Physical examination</w:t>
        </w:r>
      </w:ins>
      <w:ins w:id="304" w:author="AgileWriter" w:date="2026-04-07T15:12:02Z">
        <w:r>
          <w:rPr>
            <w:color w:val="000000"/>
            <w:sz w:val="18"/>
          </w:rPr>
          <w:t>X</w:t>
        </w:r>
      </w:ins>
      <w:ins w:id="305" w:author="AgileWriter" w:date="2026-04-07T15:12:02Z">
        <w:r>
          <w:rPr>
            <w:color w:val="000000"/>
            <w:sz w:val="18"/>
          </w:rPr>
          <w:t>X</w:t>
        </w:r>
      </w:ins>
      <w:ins w:id="306" w:author="AgileWriter" w:date="2026-04-07T15:12:02Z">
        <w:r>
          <w:rPr>
            <w:color w:val="000000"/>
            <w:sz w:val="18"/>
          </w:rPr>
          <w:t>X</w:t>
        </w:r>
      </w:ins>
      <w:ins w:id="307" w:author="AgileWriter" w:date="2026-04-07T15:12:02Z">
        <w:r>
          <w:rPr>
            <w:color w:val="000000"/>
            <w:sz w:val="18"/>
          </w:rPr>
          <w:t>X</w:t>
        </w:r>
      </w:ins>
      <w:ins w:id="308" w:author="AgileWriter" w:date="2026-04-07T15:12:02Z">
        <w:r>
          <w:rPr>
            <w:color w:val="000000"/>
            <w:sz w:val="18"/>
          </w:rPr>
          <w:t>X</w:t>
        </w:r>
      </w:ins>
      <w:ins w:id="309" w:author="AgileWriter" w:date="2026-04-07T15:12:02Z">
        <w:r>
          <w:rPr>
            <w:color w:val="000000"/>
            <w:sz w:val="18"/>
          </w:rPr>
          <w:t>X</w:t>
        </w:r>
      </w:ins>
      <w:ins w:id="310" w:author="AgileWriter" w:date="2026-04-07T15:12:02Z">
        <w:r>
          <w:rPr>
            <w:color w:val="000000"/>
            <w:sz w:val="18"/>
          </w:rPr>
          <w:t>X</w:t>
        </w:r>
      </w:ins>
      <w:ins w:id="311" w:author="AgileWriter" w:date="2026-04-07T15:12:02Z">
        <w:r>
          <w:rPr>
            <w:color w:val="000000"/>
            <w:sz w:val="18"/>
          </w:rPr>
          <w:t>X</w:t>
        </w:r>
      </w:ins>
      <w:ins w:id="312" w:author="AgileWriter" w:date="2026-04-07T15:12:02Z">
        <w:r>
          <w:rPr>
            <w:color w:val="000000"/>
            <w:sz w:val="18"/>
          </w:rPr>
          <w:t>X</w:t>
        </w:r>
      </w:ins>
      <w:ins w:id="313" w:author="AgileWriter" w:date="2026-04-07T15:12:02Z">
        <w:r>
          <w:rPr>
            <w:color w:val="000000"/>
            <w:sz w:val="18"/>
          </w:rPr>
          <w:t>X</w:t>
        </w:r>
      </w:ins>
      <w:ins w:id="314" w:author="AgileWriter" w:date="2026-04-07T15:12:02Z">
        <w:r>
          <w:rPr>
            <w:color w:val="000000"/>
            <w:sz w:val="18"/>
          </w:rPr>
          <w:t>X</w:t>
        </w:r>
      </w:ins>
      <w:ins w:id="315" w:author="AgileWriter" w:date="2026-04-07T15:12:02Z">
        <w:r>
          <w:rPr/>
          <w:t xml:space="preserve"> </w:t>
        </w:r>
      </w:ins>
      <w:ins w:id="316" w:author="AgileWriter" w:date="2026-04-07T15:12:02Z">
        <w:r>
          <w:rPr/>
          <w:t xml:space="preserve"> </w:t>
        </w:r>
      </w:ins>
      <w:ins w:id="317" w:author="AgileWriter" w:date="2026-04-07T15:12:02Z">
        <w:r>
          <w:rPr/>
          <w:t xml:space="preserve"> </w:t>
        </w:r>
      </w:ins>
      <w:ins w:id="318" w:author="AgileWriter" w:date="2026-04-07T15:12:02Z">
        <w:r>
          <w:rPr>
            <w:color w:val="000000"/>
            <w:sz w:val="18"/>
          </w:rPr>
          <w:t>X</w:t>
        </w:r>
      </w:ins>
      <w:ins w:id="319" w:author="AgileWriter" w:date="2026-04-07T15:12:02Z">
        <w:r>
          <w:rPr/>
          <w:t xml:space="preserve"> </w:t>
        </w:r>
      </w:ins>
      <w:ins w:id="320" w:author="AgileWriter" w:date="2026-04-07T15:12:02Z">
        <w:r>
          <w:rPr>
            <w:color w:val="000000"/>
            <w:sz w:val="18"/>
          </w:rPr>
          <w:t>X</w:t>
        </w:r>
      </w:ins>
      <w:ins w:id="321" w:author="AgileWriter" w:date="2026-04-07T15:12:02Z">
        <w:r>
          <w:rPr/>
          <w:t>Table 2: Schedule of Activities – Repeat-Dose</w:t>
          <w:br/>
        </w:r>
      </w:ins>
      <w:ins w:id="322" w:author="AgileWriter" w:date="2026-04-07T15:12:02Z">
        <w:r>
          <w:rPr>
            <w:b/>
            <w:color w:val="000000"/>
            <w:sz w:val="18"/>
          </w:rPr>
          <w:t>Study Procedures (Day)</w:t>
        </w:r>
      </w:ins>
      <w:ins w:id="323" w:author="AgileWriter" w:date="2026-04-07T15:12:02Z">
        <w:r>
          <w:rPr>
            <w:b/>
            <w:color w:val="000000"/>
            <w:sz w:val="18"/>
          </w:rPr>
          <w:t xml:space="preserve">Screening </w:t>
        </w:r>
      </w:ins>
      <w:ins w:id="324" w:author="AgileWriter" w:date="2026-04-07T15:12:02Z">
        <w:r>
          <w:rPr>
            <w:b/>
            <w:color w:val="000000"/>
            <w:sz w:val="18"/>
          </w:rPr>
          <w:t>Treatment Period</w:t>
        </w:r>
      </w:ins>
      <w:ins w:id="325" w:author="AgileWriter" w:date="2026-04-07T15:12:02Z">
        <w:r>
          <w:rPr>
            <w:b/>
            <w:color w:val="000000"/>
            <w:sz w:val="18"/>
          </w:rPr>
          <w:t>Follow-Up Period</w:t>
        </w:r>
      </w:ins>
      <w:ins w:id="326" w:author="AgileWriter" w:date="2026-04-07T15:12:02Z">
        <w:r>
          <w:rPr/>
          <w:t xml:space="preserve"> </w:t>
        </w:r>
      </w:ins>
      <w:ins w:id="327" w:author="AgileWriter" w:date="2026-04-07T15:12:02Z">
        <w:r>
          <w:rPr/>
          <w:t xml:space="preserve"> </w:t>
        </w:r>
      </w:ins>
      <w:ins w:id="328" w:author="AgileWriter" w:date="2026-04-07T15:12:02Z">
        <w:r>
          <w:rPr>
            <w:b/>
            <w:color w:val="000000"/>
            <w:sz w:val="18"/>
          </w:rPr>
          <w:t>In-Residence Period</w:t>
        </w:r>
      </w:ins>
      <w:ins w:id="329" w:author="AgileWriter" w:date="2026-04-07T15:12:02Z">
        <w:r>
          <w:rPr>
            <w:b/>
            <w:color w:val="000000"/>
            <w:sz w:val="18"/>
          </w:rPr>
          <w:t>Nonresidential</w:t>
        </w:r>
      </w:ins>
      <w:ins w:id="330" w:author="AgileWriter" w:date="2026-04-07T15:12:02Z">
        <w:r>
          <w:rPr>
            <w:b/>
            <w:color w:val="000000"/>
            <w:sz w:val="18"/>
          </w:rPr>
          <w:t>In-Residence Period</w:t>
        </w:r>
      </w:ins>
      <w:ins w:id="331" w:author="AgileWriter" w:date="2026-04-07T15:12:02Z">
        <w:r>
          <w:rPr>
            <w:b/>
            <w:color w:val="000000"/>
            <w:sz w:val="18"/>
          </w:rPr>
          <w:t>Nonresidential</w:t>
        </w:r>
      </w:ins>
      <w:ins w:id="332" w:author="AgileWriter" w:date="2026-04-07T15:12:02Z">
        <w:r>
          <w:rPr/>
          <w:t xml:space="preserve"> </w:t>
        </w:r>
      </w:ins>
      <w:ins w:id="333" w:author="AgileWriter" w:date="2026-04-07T15:12:02Z">
        <w:r>
          <w:rPr/>
          <w:t xml:space="preserve"> </w:t>
        </w:r>
      </w:ins>
      <w:ins w:id="334" w:author="AgileWriter" w:date="2026-04-07T15:12:02Z">
        <w:r>
          <w:rPr>
            <w:b/>
            <w:color w:val="000000"/>
            <w:sz w:val="18"/>
          </w:rPr>
          <w:t>Day 1</w:t>
        </w:r>
      </w:ins>
      <w:ins w:id="335" w:author="AgileWriter" w:date="2026-04-07T15:12:02Z">
        <w:r>
          <w:rPr>
            <w:b/>
            <w:color w:val="000000"/>
            <w:sz w:val="18"/>
          </w:rPr>
          <w:t>Day 2</w:t>
        </w:r>
      </w:ins>
      <w:ins w:id="336" w:author="AgileWriter" w:date="2026-04-07T15:12:02Z">
        <w:r>
          <w:rPr>
            <w:b/>
            <w:color w:val="000000"/>
            <w:sz w:val="18"/>
          </w:rPr>
          <w:t>Day 3</w:t>
        </w:r>
      </w:ins>
      <w:ins w:id="337" w:author="AgileWriter" w:date="2026-04-07T15:12:02Z">
        <w:r>
          <w:rPr>
            <w:b/>
            <w:color w:val="000000"/>
            <w:sz w:val="18"/>
          </w:rPr>
          <w:t>Day 4</w:t>
        </w:r>
      </w:ins>
      <w:ins w:id="338" w:author="AgileWriter" w:date="2026-04-07T15:12:02Z">
        <w:r>
          <w:rPr>
            <w:b/>
            <w:color w:val="000000"/>
            <w:sz w:val="18"/>
          </w:rPr>
          <w:t>Day 5</w:t>
        </w:r>
      </w:ins>
      <w:ins w:id="339" w:author="AgileWriter" w:date="2026-04-07T15:12:02Z">
        <w:r>
          <w:rPr>
            <w:b/>
            <w:color w:val="000000"/>
            <w:sz w:val="18"/>
          </w:rPr>
          <w:t>Day 6</w:t>
        </w:r>
      </w:ins>
      <w:ins w:id="340" w:author="AgileWriter" w:date="2026-04-07T15:12:02Z">
        <w:r>
          <w:rPr>
            <w:b/>
            <w:color w:val="000000"/>
            <w:sz w:val="18"/>
          </w:rPr>
          <w:t>Day 7</w:t>
        </w:r>
      </w:ins>
      <w:ins w:id="341" w:author="AgileWriter" w:date="2026-04-07T15:12:02Z">
        <w:r>
          <w:rPr>
            <w:b/>
            <w:color w:val="000000"/>
            <w:sz w:val="18"/>
          </w:rPr>
          <w:t>Day 8</w:t>
        </w:r>
      </w:ins>
      <w:ins w:id="342" w:author="AgileWriter" w:date="2026-04-07T15:12:02Z">
        <w:r>
          <w:rPr>
            <w:b/>
            <w:color w:val="000000"/>
            <w:sz w:val="18"/>
          </w:rPr>
          <w:t>Day 15</w:t>
        </w:r>
      </w:ins>
      <w:ins w:id="343" w:author="AgileWriter" w:date="2026-04-07T15:12:02Z">
        <w:r>
          <w:rPr>
            <w:b/>
            <w:color w:val="000000"/>
            <w:sz w:val="18"/>
          </w:rPr>
          <w:t>Day 22</w:t>
        </w:r>
      </w:ins>
      <w:ins w:id="344" w:author="AgileWriter" w:date="2026-04-07T15:12:02Z">
        <w:r>
          <w:rPr>
            <w:b/>
            <w:color w:val="000000"/>
            <w:sz w:val="18"/>
          </w:rPr>
          <w:t>Day 28</w:t>
        </w:r>
      </w:ins>
      <w:ins w:id="345" w:author="AgileWriter" w:date="2026-04-07T15:12:02Z">
        <w:r>
          <w:rPr>
            <w:b/>
            <w:color w:val="000000"/>
            <w:sz w:val="18"/>
          </w:rPr>
          <w:t>Day 29</w:t>
        </w:r>
      </w:ins>
      <w:ins w:id="346" w:author="AgileWriter" w:date="2026-04-07T15:12:02Z">
        <w:r>
          <w:rPr>
            <w:b/>
            <w:color w:val="000000"/>
            <w:sz w:val="18"/>
          </w:rPr>
          <w:t>Day 30</w:t>
        </w:r>
      </w:ins>
      <w:ins w:id="347" w:author="AgileWriter" w:date="2026-04-07T15:12:02Z">
        <w:r>
          <w:rPr>
            <w:b/>
            <w:color w:val="000000"/>
            <w:sz w:val="18"/>
          </w:rPr>
          <w:t>Day 31</w:t>
        </w:r>
      </w:ins>
      <w:ins w:id="348" w:author="AgileWriter" w:date="2026-04-07T15:12:02Z">
        <w:r>
          <w:rPr>
            <w:b/>
            <w:color w:val="000000"/>
            <w:sz w:val="18"/>
          </w:rPr>
          <w:t>Day 32</w:t>
        </w:r>
      </w:ins>
      <w:ins w:id="349" w:author="AgileWriter" w:date="2026-04-07T15:12:02Z">
        <w:r>
          <w:rPr>
            <w:b/>
            <w:color w:val="000000"/>
            <w:sz w:val="18"/>
          </w:rPr>
          <w:t>Day 33</w:t>
        </w:r>
      </w:ins>
      <w:ins w:id="350" w:author="AgileWriter" w:date="2026-04-07T15:12:02Z">
        <w:r>
          <w:rPr>
            <w:b/>
            <w:color w:val="000000"/>
            <w:sz w:val="18"/>
          </w:rPr>
          <w:t>Day 36</w:t>
        </w:r>
      </w:ins>
      <w:ins w:id="351" w:author="AgileWriter" w:date="2026-04-07T15:12:02Z">
        <w:r>
          <w:rPr>
            <w:b/>
            <w:color w:val="000000"/>
            <w:sz w:val="18"/>
          </w:rPr>
          <w:t>Day 39</w:t>
        </w:r>
      </w:ins>
      <w:ins w:id="352" w:author="AgileWriter" w:date="2026-04-07T15:12:02Z">
        <w:r>
          <w:rPr>
            <w:b/>
            <w:color w:val="000000"/>
            <w:sz w:val="18"/>
          </w:rPr>
          <w:t>Day 43</w:t>
        </w:r>
      </w:ins>
      <w:ins w:id="353" w:author="AgileWriter" w:date="2026-04-07T15:12:02Z">
        <w:r>
          <w:rPr>
            <w:b/>
            <w:color w:val="000000"/>
            <w:sz w:val="18"/>
          </w:rPr>
          <w:t>Day 50</w:t>
        </w:r>
      </w:ins>
      <w:ins w:id="354" w:author="AgileWriter" w:date="2026-04-07T15:12:02Z">
        <w:r>
          <w:rPr>
            <w:b/>
            <w:color w:val="000000"/>
            <w:sz w:val="18"/>
          </w:rPr>
          <w:t>Day 64</w:t>
        </w:r>
      </w:ins>
      <w:ins w:id="355" w:author="AgileWriter" w:date="2026-04-07T15:12:02Z">
        <w:r>
          <w:rPr>
            <w:b/>
            <w:color w:val="000000"/>
            <w:sz w:val="18"/>
          </w:rPr>
          <w:t>Day 78</w:t>
        </w:r>
      </w:ins>
      <w:ins w:id="356" w:author="AgileWriter" w:date="2026-04-07T15:12:02Z">
        <w:r>
          <w:rPr>
            <w:b/>
            <w:color w:val="000000"/>
            <w:sz w:val="18"/>
          </w:rPr>
          <w:t>Day 92 / ED</w:t>
        </w:r>
      </w:ins>
      <w:ins w:id="357" w:author="AgileWriter" w:date="2026-04-07T15:12:02Z">
        <w:r>
          <w:rPr>
            <w:b/>
            <w:i/>
            <w:color w:val="000000"/>
            <w:sz w:val="18"/>
          </w:rPr>
          <w:t>Visit Window (Days)</w:t>
        </w:r>
      </w:ins>
      <w:ins w:id="358" w:author="AgileWriter" w:date="2026-04-07T15:12:02Z">
        <w:r>
          <w:rPr/>
          <w:t xml:space="preserve"> </w:t>
        </w:r>
      </w:ins>
      <w:ins w:id="359" w:author="AgileWriter" w:date="2026-04-07T15:12:02Z">
        <w:r>
          <w:rPr/>
          <w:t xml:space="preserve"> </w:t>
        </w:r>
      </w:ins>
      <w:ins w:id="360" w:author="AgileWriter" w:date="2026-04-07T15:12:02Z">
        <w:r>
          <w:rPr/>
          <w:t xml:space="preserve"> </w:t>
        </w:r>
      </w:ins>
      <w:ins w:id="361" w:author="AgileWriter" w:date="2026-04-07T15:12:02Z">
        <w:r>
          <w:rPr/>
          <w:t xml:space="preserve"> </w:t>
        </w:r>
      </w:ins>
      <w:ins w:id="362" w:author="AgileWriter" w:date="2026-04-07T15:12:02Z">
        <w:r>
          <w:rPr/>
          <w:t xml:space="preserve"> </w:t>
        </w:r>
      </w:ins>
      <w:ins w:id="363" w:author="AgileWriter" w:date="2026-04-07T15:12:02Z">
        <w:r>
          <w:rPr/>
          <w:t xml:space="preserve"> </w:t>
        </w:r>
      </w:ins>
      <w:ins w:id="364" w:author="AgileWriter" w:date="2026-04-07T15:12:02Z">
        <w:r>
          <w:rPr/>
          <w:t xml:space="preserve"> </w:t>
        </w:r>
      </w:ins>
      <w:ins w:id="365" w:author="AgileWriter" w:date="2026-04-07T15:12:02Z">
        <w:r>
          <w:rPr/>
          <w:t xml:space="preserve"> </w:t>
        </w:r>
      </w:ins>
      <w:ins w:id="366" w:author="AgileWriter" w:date="2026-04-07T15:12:02Z">
        <w:r>
          <w:rPr/>
          <w:t xml:space="preserve"> </w:t>
        </w:r>
      </w:ins>
      <w:ins w:id="367" w:author="AgileWriter" w:date="2026-04-07T15:12:02Z">
        <w:r>
          <w:rPr/>
          <w:t xml:space="preserve"> </w:t>
        </w:r>
      </w:ins>
      <w:ins w:id="368" w:author="AgileWriter" w:date="2026-04-07T15:12:02Z">
        <w:r>
          <w:rPr/>
          <w:t xml:space="preserve"> </w:t>
        </w:r>
      </w:ins>
      <w:ins w:id="369" w:author="AgileWriter" w:date="2026-04-07T15:12:02Z">
        <w:r>
          <w:rPr/>
          <w:t xml:space="preserve"> </w:t>
        </w:r>
      </w:ins>
      <w:ins w:id="370" w:author="AgileWriter" w:date="2026-04-07T15:12:02Z">
        <w:r>
          <w:rPr/>
          <w:t xml:space="preserve"> </w:t>
        </w:r>
      </w:ins>
      <w:ins w:id="371" w:author="AgileWriter" w:date="2026-04-07T15:12:02Z">
        <w:r>
          <w:rPr/>
          <w:t xml:space="preserve"> </w:t>
        </w:r>
      </w:ins>
      <w:ins w:id="372" w:author="AgileWriter" w:date="2026-04-07T15:12:02Z">
        <w:r>
          <w:rPr/>
          <w:t xml:space="preserve"> </w:t>
        </w:r>
      </w:ins>
      <w:ins w:id="373" w:author="AgileWriter" w:date="2026-04-07T15:12:02Z">
        <w:r>
          <w:rPr/>
          <w:t xml:space="preserve"> </w:t>
        </w:r>
      </w:ins>
      <w:ins w:id="374" w:author="AgileWriter" w:date="2026-04-07T15:12:02Z">
        <w:r>
          <w:rPr/>
          <w:t xml:space="preserve"> </w:t>
        </w:r>
      </w:ins>
      <w:ins w:id="375" w:author="AgileWriter" w:date="2026-04-07T15:12:02Z">
        <w:r>
          <w:rPr/>
          <w:t xml:space="preserve"> </w:t>
        </w:r>
      </w:ins>
      <w:ins w:id="376" w:author="AgileWriter" w:date="2026-04-07T15:12:02Z">
        <w:r>
          <w:rPr/>
          <w:t xml:space="preserve"> </w:t>
        </w:r>
      </w:ins>
      <w:ins w:id="377" w:author="AgileWriter" w:date="2026-04-07T15:12:02Z">
        <w:r>
          <w:rPr/>
          <w:t xml:space="preserve"> </w:t>
        </w:r>
      </w:ins>
      <w:ins w:id="378" w:author="AgileWriter" w:date="2026-04-07T15:12:02Z">
        <w:r>
          <w:rPr/>
          <w:t xml:space="preserve"> </w:t>
        </w:r>
      </w:ins>
      <w:ins w:id="379" w:author="AgileWriter" w:date="2026-04-07T15:12:02Z">
        <w:r>
          <w:rPr/>
          <w:t xml:space="preserve"> </w:t>
        </w:r>
      </w:ins>
      <w:ins w:id="380" w:author="AgileWriter" w:date="2026-04-07T15:12:02Z">
        <w:r>
          <w:rPr/>
          <w:t xml:space="preserve"> </w:t>
        </w:r>
      </w:ins>
      <w:ins w:id="381" w:author="AgileWriter" w:date="2026-04-07T15:12:02Z">
        <w:r>
          <w:rPr/>
          <w:t xml:space="preserve"> </w:t>
        </w:r>
      </w:ins>
      <w:ins w:id="382" w:author="AgileWriter" w:date="2026-04-07T15:12:02Z">
        <w:r>
          <w:rPr>
            <w:color w:val="000000"/>
            <w:sz w:val="18"/>
          </w:rPr>
          <w:t>Fasting glucose, insulin, C-peptide, and free fatty acids for insulin resistance; adiponectin,</w:t>
        </w:r>
      </w:ins>
      <w:ins w:id="383" w:author="AgileWriter" w:date="2026-04-07T15:12:02Z">
        <w:r>
          <w:rPr>
            <w:color w:val="000000"/>
            <w:sz w:val="18"/>
          </w:rPr>
          <w:t>leptin, fasting lipid panel</w:t>
        </w:r>
      </w:ins>
      <w:ins w:id="384" w:author="AgileWriter" w:date="2026-04-07T15:12:02Z">
        <w:r>
          <w:rPr>
            <w:color w:val="000000"/>
            <w:sz w:val="18"/>
          </w:rPr>
          <w:t>X</w:t>
        </w:r>
      </w:ins>
      <w:ins w:id="385" w:author="AgileWriter" w:date="2026-04-07T15:12:02Z">
        <w:r>
          <w:rPr>
            <w:color w:val="000000"/>
            <w:sz w:val="18"/>
          </w:rPr>
          <w:t>X</w:t>
        </w:r>
      </w:ins>
      <w:ins w:id="386" w:author="AgileWriter" w:date="2026-04-07T15:12:02Z">
        <w:r>
          <w:rPr/>
          <w:t xml:space="preserve"> </w:t>
        </w:r>
      </w:ins>
      <w:ins w:id="387" w:author="AgileWriter" w:date="2026-04-07T15:12:02Z">
        <w:r>
          <w:rPr/>
          <w:t xml:space="preserve"> </w:t>
        </w:r>
      </w:ins>
      <w:ins w:id="388" w:author="AgileWriter" w:date="2026-04-07T15:12:02Z">
        <w:r>
          <w:rPr/>
          <w:t xml:space="preserve"> </w:t>
        </w:r>
      </w:ins>
      <w:ins w:id="389" w:author="AgileWriter" w:date="2026-04-07T15:12:02Z">
        <w:r>
          <w:rPr/>
          <w:t xml:space="preserve"> </w:t>
        </w:r>
      </w:ins>
      <w:ins w:id="390" w:author="AgileWriter" w:date="2026-04-07T15:12:02Z">
        <w:r>
          <w:rPr/>
          <w:t xml:space="preserve"> </w:t>
        </w:r>
      </w:ins>
      <w:ins w:id="391" w:author="AgileWriter" w:date="2026-04-07T15:12:02Z">
        <w:r>
          <w:rPr/>
          <w:t xml:space="preserve"> </w:t>
        </w:r>
      </w:ins>
      <w:ins w:id="392" w:author="AgileWriter" w:date="2026-04-07T15:12:02Z">
        <w:r>
          <w:rPr/>
          <w:t xml:space="preserve"> </w:t>
        </w:r>
      </w:ins>
      <w:ins w:id="393" w:author="AgileWriter" w:date="2026-04-07T15:12:02Z">
        <w:r>
          <w:rPr/>
          <w:t xml:space="preserve"> </w:t>
        </w:r>
      </w:ins>
      <w:ins w:id="394" w:author="AgileWriter" w:date="2026-04-07T15:12:02Z">
        <w:r>
          <w:rPr/>
          <w:t xml:space="preserve"> </w:t>
        </w:r>
      </w:ins>
      <w:ins w:id="395" w:author="AgileWriter" w:date="2026-04-07T15:12:02Z">
        <w:r>
          <w:rPr/>
          <w:t xml:space="preserve"> </w:t>
        </w:r>
      </w:ins>
      <w:ins w:id="396" w:author="AgileWriter" w:date="2026-04-07T15:12:02Z">
        <w:r>
          <w:rPr/>
          <w:t xml:space="preserve"> </w:t>
        </w:r>
      </w:ins>
      <w:ins w:id="397" w:author="AgileWriter" w:date="2026-04-07T15:12:02Z">
        <w:r>
          <w:rPr/>
          <w:t xml:space="preserve"> </w:t>
        </w:r>
      </w:ins>
      <w:ins w:id="398" w:author="AgileWriter" w:date="2026-04-07T15:12:02Z">
        <w:r>
          <w:rPr/>
          <w:t xml:space="preserve"> </w:t>
        </w:r>
      </w:ins>
      <w:ins w:id="399" w:author="AgileWriter" w:date="2026-04-07T15:12:02Z">
        <w:r>
          <w:rPr/>
          <w:t xml:space="preserve"> </w:t>
        </w:r>
      </w:ins>
      <w:ins w:id="400" w:author="AgileWriter" w:date="2026-04-07T15:12:02Z">
        <w:r>
          <w:rPr/>
          <w:t xml:space="preserve"> </w:t>
        </w:r>
      </w:ins>
      <w:ins w:id="401" w:author="AgileWriter" w:date="2026-04-07T15:12:02Z">
        <w:r>
          <w:rPr/>
          <w:t xml:space="preserve"> </w:t>
        </w:r>
      </w:ins>
      <w:ins w:id="402" w:author="AgileWriter" w:date="2026-04-07T15:12:02Z">
        <w:r>
          <w:rPr/>
          <w:t xml:space="preserve"> </w:t>
        </w:r>
      </w:ins>
      <w:ins w:id="403" w:author="AgileWriter" w:date="2026-04-07T15:12:02Z">
        <w:r>
          <w:rPr/>
          <w:t xml:space="preserve"> </w:t>
        </w:r>
      </w:ins>
      <w:ins w:id="404" w:author="AgileWriter" w:date="2026-04-07T15:12:02Z">
        <w:r>
          <w:rPr>
            <w:b/>
            <w:color w:val="000000"/>
            <w:sz w:val="18"/>
          </w:rPr>
          <w:t>Safety and tolerability:</w:t>
        </w:r>
      </w:ins>
      <w:ins w:id="405" w:author="AgileWriter" w:date="2026-04-07T15:12:02Z">
        <w:r>
          <w:rPr/>
          <w:t xml:space="preserve"> </w:t>
        </w:r>
      </w:ins>
      <w:ins w:id="406" w:author="AgileWriter" w:date="2026-04-07T15:12:02Z">
        <w:r>
          <w:rPr/>
          <w:t xml:space="preserve"> </w:t>
        </w:r>
      </w:ins>
      <w:ins w:id="407" w:author="AgileWriter" w:date="2026-04-07T15:12:02Z">
        <w:r>
          <w:rPr/>
          <w:t xml:space="preserve"> </w:t>
        </w:r>
      </w:ins>
      <w:ins w:id="408" w:author="AgileWriter" w:date="2026-04-07T15:12:02Z">
        <w:r>
          <w:rPr/>
          <w:t xml:space="preserve"> </w:t>
        </w:r>
      </w:ins>
      <w:ins w:id="409" w:author="AgileWriter" w:date="2026-04-07T15:12:02Z">
        <w:r>
          <w:rPr/>
          <w:t xml:space="preserve"> </w:t>
        </w:r>
      </w:ins>
      <w:ins w:id="410" w:author="AgileWriter" w:date="2026-04-07T15:12:02Z">
        <w:r>
          <w:rPr/>
          <w:t xml:space="preserve"> </w:t>
        </w:r>
      </w:ins>
      <w:ins w:id="411" w:author="AgileWriter" w:date="2026-04-07T15:12:02Z">
        <w:r>
          <w:rPr/>
          <w:t xml:space="preserve"> </w:t>
        </w:r>
      </w:ins>
      <w:ins w:id="412" w:author="AgileWriter" w:date="2026-04-07T15:12:02Z">
        <w:r>
          <w:rPr/>
          <w:t xml:space="preserve"> </w:t>
        </w:r>
      </w:ins>
      <w:ins w:id="413" w:author="AgileWriter" w:date="2026-04-07T15:12:02Z">
        <w:r>
          <w:rPr/>
          <w:t xml:space="preserve"> </w:t>
        </w:r>
      </w:ins>
      <w:ins w:id="414" w:author="AgileWriter" w:date="2026-04-07T15:12:02Z">
        <w:r>
          <w:rPr/>
          <w:t xml:space="preserve"> </w:t>
        </w:r>
      </w:ins>
      <w:ins w:id="415" w:author="AgileWriter" w:date="2026-04-07T15:12:02Z">
        <w:r>
          <w:rPr/>
          <w:t xml:space="preserve"> </w:t>
        </w:r>
      </w:ins>
      <w:ins w:id="416" w:author="AgileWriter" w:date="2026-04-07T15:12:02Z">
        <w:r>
          <w:rPr/>
          <w:t xml:space="preserve"> </w:t>
        </w:r>
      </w:ins>
      <w:ins w:id="417" w:author="AgileWriter" w:date="2026-04-07T15:12:02Z">
        <w:r>
          <w:rPr/>
          <w:t xml:space="preserve"> </w:t>
        </w:r>
      </w:ins>
      <w:ins w:id="418" w:author="AgileWriter" w:date="2026-04-07T15:12:02Z">
        <w:r>
          <w:rPr/>
          <w:t xml:space="preserve"> </w:t>
        </w:r>
      </w:ins>
      <w:ins w:id="419" w:author="AgileWriter" w:date="2026-04-07T15:12:02Z">
        <w:r>
          <w:rPr/>
          <w:t xml:space="preserve"> </w:t>
        </w:r>
      </w:ins>
      <w:ins w:id="420" w:author="AgileWriter" w:date="2026-04-07T15:12:02Z">
        <w:r>
          <w:rPr/>
          <w:t xml:space="preserve"> </w:t>
        </w:r>
      </w:ins>
      <w:ins w:id="421" w:author="AgileWriter" w:date="2026-04-07T15:12:02Z">
        <w:r>
          <w:rPr/>
          <w:t xml:space="preserve"> </w:t>
        </w:r>
      </w:ins>
      <w:ins w:id="422" w:author="AgileWriter" w:date="2026-04-07T15:12:02Z">
        <w:r>
          <w:rPr/>
          <w:t xml:space="preserve"> </w:t>
        </w:r>
      </w:ins>
      <w:ins w:id="423" w:author="AgileWriter" w:date="2026-04-07T15:12:02Z">
        <w:r>
          <w:rPr/>
          <w:t xml:space="preserve"> </w:t>
        </w:r>
      </w:ins>
      <w:ins w:id="424" w:author="AgileWriter" w:date="2026-04-07T15:12:02Z">
        <w:r>
          <w:rPr/>
          <w:t xml:space="preserve"> </w:t>
        </w:r>
      </w:ins>
      <w:ins w:id="425" w:author="AgileWriter" w:date="2026-04-07T15:12:02Z">
        <w:r>
          <w:rPr/>
          <w:t xml:space="preserve"> </w:t>
        </w:r>
      </w:ins>
      <w:ins w:id="426" w:author="AgileWriter" w:date="2026-04-07T15:12:02Z">
        <w:r>
          <w:rPr/>
          <w:t xml:space="preserve"> </w:t>
        </w:r>
      </w:ins>
      <w:ins w:id="427" w:author="AgileWriter" w:date="2026-04-07T15:12:02Z">
        <w:r>
          <w:rPr/>
          <w:t xml:space="preserve"> </w:t>
        </w:r>
      </w:ins>
      <w:ins w:id="428" w:author="AgileWriter" w:date="2026-04-07T15:12:02Z">
        <w:r>
          <w:rPr/>
          <w:t xml:space="preserve"> </w:t>
        </w:r>
      </w:ins>
      <w:ins w:id="429" w:author="AgileWriter" w:date="2026-04-07T15:12:02Z">
        <w:r>
          <w:rPr>
            <w:color w:val="000000"/>
            <w:sz w:val="18"/>
          </w:rPr>
          <w:t>Immunogenicity assessment (ADA)</w:t>
        </w:r>
      </w:ins>
      <w:ins w:id="430" w:author="AgileWriter" w:date="2026-04-07T15:12:02Z">
        <w:r>
          <w:rPr>
            <w:color w:val="000000"/>
            <w:sz w:val="18"/>
          </w:rPr>
          <w:t>X</w:t>
        </w:r>
      </w:ins>
      <w:ins w:id="431" w:author="AgileWriter" w:date="2026-04-07T15:12:02Z">
        <w:r>
          <w:rPr>
            <w:color w:val="000000"/>
            <w:sz w:val="18"/>
          </w:rPr>
          <w:t>X</w:t>
        </w:r>
      </w:ins>
      <w:ins w:id="432" w:author="AgileWriter" w:date="2026-04-07T15:12:02Z">
        <w:r>
          <w:rPr>
            <w:color w:val="000000"/>
            <w:sz w:val="18"/>
          </w:rPr>
          <w:t>X</w:t>
        </w:r>
      </w:ins>
      <w:ins w:id="433" w:author="AgileWriter" w:date="2026-04-07T15:12:02Z">
        <w:r>
          <w:rPr>
            <w:color w:val="000000"/>
            <w:sz w:val="18"/>
          </w:rPr>
          <w:t>X</w:t>
        </w:r>
      </w:ins>
      <w:ins w:id="434" w:author="AgileWriter" w:date="2026-04-07T15:12:02Z">
        <w:r>
          <w:rPr>
            <w:color w:val="000000"/>
            <w:sz w:val="18"/>
          </w:rPr>
          <w:t>X</w:t>
        </w:r>
      </w:ins>
      <w:ins w:id="435" w:author="AgileWriter" w:date="2026-04-07T15:12:02Z">
        <w:r>
          <w:rPr>
            <w:color w:val="000000"/>
            <w:sz w:val="18"/>
          </w:rPr>
          <w:t>X</w:t>
        </w:r>
      </w:ins>
      <w:ins w:id="436" w:author="AgileWriter" w:date="2026-04-07T15:12:02Z">
        <w:r>
          <w:rPr>
            <w:color w:val="000000"/>
            <w:sz w:val="18"/>
          </w:rPr>
          <w:t>X</w:t>
        </w:r>
      </w:ins>
      <w:ins w:id="437" w:author="AgileWriter" w:date="2026-04-07T15:12:02Z">
        <w:r>
          <w:rPr>
            <w:color w:val="000000"/>
            <w:sz w:val="18"/>
          </w:rPr>
          <w:t>X</w:t>
        </w:r>
      </w:ins>
      <w:ins w:id="438" w:author="AgileWriter" w:date="2026-04-07T15:12:02Z">
        <w:r>
          <w:rPr/>
          <w:t xml:space="preserve"> </w:t>
        </w:r>
      </w:ins>
      <w:ins w:id="439" w:author="AgileWriter" w:date="2026-04-07T15:12:02Z">
        <w:r>
          <w:rPr>
            <w:color w:val="000000"/>
            <w:sz w:val="18"/>
          </w:rPr>
          <w:t>X</w:t>
        </w:r>
      </w:ins>
      <w:ins w:id="440" w:author="AgileWriter" w:date="2026-04-07T15:12:02Z">
        <w:r>
          <w:rPr>
            <w:color w:val="000000"/>
            <w:sz w:val="18"/>
          </w:rPr>
          <w:t>X</w:t>
        </w:r>
      </w:ins>
      <w:ins w:id="441" w:author="AgileWriter" w:date="2026-04-07T15:12:02Z">
        <w:r>
          <w:rPr>
            <w:color w:val="000000"/>
            <w:sz w:val="18"/>
          </w:rPr>
          <w:t>X</w:t>
        </w:r>
      </w:ins>
      <w:ins w:id="442" w:author="AgileWriter" w:date="2026-04-07T15:12:02Z">
        <w:r>
          <w:rPr>
            <w:color w:val="000000"/>
            <w:sz w:val="18"/>
          </w:rPr>
          <w:t>X</w:t>
        </w:r>
      </w:ins>
      <w:ins w:id="443" w:author="AgileWriter" w:date="2026-04-07T15:12:02Z">
        <w:r>
          <w:rPr>
            <w:color w:val="000000"/>
            <w:sz w:val="18"/>
          </w:rPr>
          <w:t>X</w:t>
        </w:r>
      </w:ins>
      <w:ins w:id="444" w:author="AgileWriter" w:date="2026-04-07T15:12:02Z">
        <w:r>
          <w:rPr>
            <w:color w:val="000000"/>
            <w:sz w:val="18"/>
          </w:rPr>
          <w:t>X</w:t>
        </w:r>
      </w:ins>
      <w:ins w:id="445" w:author="AgileWriter" w:date="2026-04-07T15:12:02Z">
        <w:r>
          <w:rPr>
            <w:color w:val="000000"/>
            <w:sz w:val="18"/>
          </w:rPr>
          <w:t>X</w:t>
        </w:r>
      </w:ins>
      <w:ins w:id="446" w:author="AgileWriter" w:date="2026-04-07T15:12:02Z">
        <w:r>
          <w:rPr/>
          <w:t xml:space="preserve"> </w:t>
        </w:r>
      </w:ins>
      <w:ins w:id="447" w:author="AgileWriter" w:date="2026-04-07T15:12:02Z">
        <w:r>
          <w:rPr>
            <w:color w:val="000000"/>
            <w:sz w:val="18"/>
          </w:rPr>
          <w:t>X</w:t>
        </w:r>
      </w:ins>
      <w:ins w:id="448" w:author="AgileWriter" w:date="2026-04-07T15:12:02Z">
        <w:r>
          <w:rPr/>
          <w:t xml:space="preserve"> </w:t>
        </w:r>
      </w:ins>
      <w:ins w:id="449" w:author="AgileWriter" w:date="2026-04-07T15:12:02Z">
        <w:r>
          <w:rPr/>
          <w:t xml:space="preserve"> </w:t>
        </w:r>
      </w:ins>
      <w:ins w:id="450" w:author="AgileWriter" w:date="2026-04-07T15:12:02Z">
        <w:r>
          <w:rPr>
            <w:color w:val="000000"/>
            <w:sz w:val="18"/>
          </w:rPr>
          <w:t>X</w:t>
        </w:r>
      </w:ins>
      <w:ins w:id="451" w:author="AgileWriter" w:date="2026-04-07T15:12:02Z">
        <w:r>
          <w:rPr>
            <w:color w:val="000000"/>
            <w:sz w:val="18"/>
          </w:rPr>
          <w:t>X</w:t>
        </w:r>
      </w:ins>
      <w:ins w:id="452" w:author="AgileWriter" w:date="2026-04-07T15:12:02Z">
        <w:r>
          <w:rPr>
            <w:color w:val="000000"/>
            <w:sz w:val="18"/>
          </w:rPr>
          <w:t>Clinical laboratory evaluations (chemistry, hematology, and</w:t>
        </w:r>
      </w:ins>
      <w:ins w:id="453" w:author="AgileWriter" w:date="2026-04-07T15:12:02Z">
        <w:r>
          <w:rPr>
            <w:color w:val="000000"/>
            <w:sz w:val="18"/>
          </w:rPr>
          <w:t>urinalysis)</w:t>
        </w:r>
      </w:ins>
      <w:ins w:id="454" w:author="AgileWriter" w:date="2026-04-07T15:12:02Z">
        <w:r>
          <w:rPr>
            <w:color w:val="000000"/>
            <w:sz w:val="18"/>
          </w:rPr>
          <w:t>X</w:t>
        </w:r>
      </w:ins>
      <w:ins w:id="455" w:author="AgileWriter" w:date="2026-04-07T15:12:02Z">
        <w:r>
          <w:rPr>
            <w:color w:val="000000"/>
            <w:sz w:val="18"/>
          </w:rPr>
          <w:t>X</w:t>
        </w:r>
      </w:ins>
      <w:ins w:id="456" w:author="AgileWriter" w:date="2026-04-07T15:12:02Z">
        <w:r>
          <w:rPr>
            <w:color w:val="000000"/>
            <w:sz w:val="18"/>
          </w:rPr>
          <w:t>X</w:t>
        </w:r>
      </w:ins>
      <w:ins w:id="457" w:author="AgileWriter" w:date="2026-04-07T15:12:02Z">
        <w:r>
          <w:rPr>
            <w:color w:val="000000"/>
            <w:sz w:val="18"/>
          </w:rPr>
          <w:t>X</w:t>
        </w:r>
      </w:ins>
      <w:ins w:id="458" w:author="AgileWriter" w:date="2026-04-07T15:12:02Z">
        <w:r>
          <w:rPr>
            <w:color w:val="000000"/>
            <w:sz w:val="18"/>
          </w:rPr>
          <w:t>X</w:t>
        </w:r>
      </w:ins>
      <w:ins w:id="459" w:author="AgileWriter" w:date="2026-04-07T15:12:02Z">
        <w:r>
          <w:rPr>
            <w:color w:val="000000"/>
            <w:sz w:val="18"/>
          </w:rPr>
          <w:t>X</w:t>
        </w:r>
      </w:ins>
      <w:ins w:id="460" w:author="AgileWriter" w:date="2026-04-07T15:12:02Z">
        <w:r>
          <w:rPr>
            <w:color w:val="000000"/>
            <w:sz w:val="18"/>
          </w:rPr>
          <w:t>X</w:t>
        </w:r>
      </w:ins>
      <w:ins w:id="461" w:author="AgileWriter" w:date="2026-04-07T15:12:02Z">
        <w:r>
          <w:rPr>
            <w:color w:val="000000"/>
            <w:sz w:val="18"/>
          </w:rPr>
          <w:t>X</w:t>
        </w:r>
      </w:ins>
      <w:ins w:id="462" w:author="AgileWriter" w:date="2026-04-07T15:12:02Z">
        <w:r>
          <w:rPr>
            <w:color w:val="000000"/>
            <w:sz w:val="18"/>
          </w:rPr>
          <w:t>X</w:t>
        </w:r>
      </w:ins>
      <w:ins w:id="463" w:author="AgileWriter" w:date="2026-04-07T15:12:02Z">
        <w:r>
          <w:rPr/>
          <w:t xml:space="preserve"> </w:t>
        </w:r>
      </w:ins>
      <w:ins w:id="464" w:author="AgileWriter" w:date="2026-04-07T15:12:02Z">
        <w:r>
          <w:rPr>
            <w:color w:val="000000"/>
            <w:sz w:val="18"/>
          </w:rPr>
          <w:t>X</w:t>
        </w:r>
      </w:ins>
      <w:ins w:id="465" w:author="AgileWriter" w:date="2026-04-07T15:12:02Z">
        <w:r>
          <w:rPr>
            <w:color w:val="000000"/>
            <w:sz w:val="18"/>
          </w:rPr>
          <w:t>X</w:t>
        </w:r>
      </w:ins>
      <w:ins w:id="466" w:author="AgileWriter" w:date="2026-04-07T15:12:02Z">
        <w:r>
          <w:rPr>
            <w:color w:val="000000"/>
            <w:sz w:val="18"/>
          </w:rPr>
          <w:t>X</w:t>
        </w:r>
      </w:ins>
      <w:ins w:id="467" w:author="AgileWriter" w:date="2026-04-07T15:12:02Z">
        <w:r>
          <w:rPr>
            <w:color w:val="000000"/>
            <w:sz w:val="18"/>
          </w:rPr>
          <w:t>X</w:t>
        </w:r>
      </w:ins>
      <w:ins w:id="468" w:author="AgileWriter" w:date="2026-04-07T15:12:02Z">
        <w:r>
          <w:rPr>
            <w:color w:val="000000"/>
            <w:sz w:val="18"/>
          </w:rPr>
          <w:t>X</w:t>
        </w:r>
      </w:ins>
      <w:ins w:id="469" w:author="AgileWriter" w:date="2026-04-07T15:12:02Z">
        <w:r>
          <w:rPr>
            <w:color w:val="000000"/>
            <w:sz w:val="18"/>
          </w:rPr>
          <w:t>X</w:t>
        </w:r>
      </w:ins>
      <w:ins w:id="470" w:author="AgileWriter" w:date="2026-04-07T15:12:02Z">
        <w:r>
          <w:rPr>
            <w:color w:val="000000"/>
            <w:sz w:val="18"/>
          </w:rPr>
          <w:t>X</w:t>
        </w:r>
      </w:ins>
      <w:ins w:id="471" w:author="AgileWriter" w:date="2026-04-07T15:12:02Z">
        <w:r>
          <w:rPr/>
          <w:t xml:space="preserve"> </w:t>
        </w:r>
      </w:ins>
      <w:ins w:id="472" w:author="AgileWriter" w:date="2026-04-07T15:12:02Z">
        <w:r>
          <w:rPr>
            <w:color w:val="000000"/>
            <w:sz w:val="18"/>
          </w:rPr>
          <w:t>X</w:t>
        </w:r>
      </w:ins>
      <w:ins w:id="473" w:author="AgileWriter" w:date="2026-04-07T15:12:02Z">
        <w:r>
          <w:rPr/>
          <w:t xml:space="preserve"> </w:t>
        </w:r>
      </w:ins>
      <w:ins w:id="474" w:author="AgileWriter" w:date="2026-04-07T15:12:02Z">
        <w:r>
          <w:rPr/>
          <w:t xml:space="preserve"> </w:t>
        </w:r>
      </w:ins>
      <w:ins w:id="475" w:author="AgileWriter" w:date="2026-04-07T15:12:02Z">
        <w:r>
          <w:rPr>
            <w:color w:val="000000"/>
            <w:sz w:val="18"/>
          </w:rPr>
          <w:t>X</w:t>
        </w:r>
      </w:ins>
      <w:ins w:id="476" w:author="AgileWriter" w:date="2026-04-07T15:12:02Z">
        <w:r>
          <w:rPr>
            <w:color w:val="000000"/>
            <w:sz w:val="18"/>
          </w:rPr>
          <w:t>X</w:t>
        </w:r>
      </w:ins>
      <w:ins w:id="477" w:author="AgileWriter" w:date="2026-04-07T15:12:02Z">
        <w:r>
          <w:rPr>
            <w:color w:val="000000"/>
            <w:sz w:val="18"/>
          </w:rPr>
          <w:t>Adverse event inquiry</w:t>
        </w:r>
      </w:ins>
      <w:ins w:id="478" w:author="AgileWriter" w:date="2026-04-07T15:12:02Z">
        <w:r>
          <w:rPr>
            <w:color w:val="000000"/>
            <w:sz w:val="18"/>
          </w:rPr>
          <w:t>X</w:t>
        </w:r>
      </w:ins>
      <w:ins w:id="479" w:author="AgileWriter" w:date="2026-04-07T15:12:02Z">
        <w:r>
          <w:rPr>
            <w:color w:val="000000"/>
            <w:sz w:val="18"/>
          </w:rPr>
          <w:t>X</w:t>
        </w:r>
      </w:ins>
      <w:ins w:id="480" w:author="AgileWriter" w:date="2026-04-07T15:12:02Z">
        <w:r>
          <w:rPr>
            <w:color w:val="000000"/>
            <w:sz w:val="18"/>
          </w:rPr>
          <w:t>X</w:t>
        </w:r>
      </w:ins>
      <w:ins w:id="481" w:author="AgileWriter" w:date="2026-04-07T15:12:02Z">
        <w:r>
          <w:rPr>
            <w:color w:val="000000"/>
            <w:sz w:val="18"/>
          </w:rPr>
          <w:t>X</w:t>
        </w:r>
      </w:ins>
      <w:ins w:id="482" w:author="AgileWriter" w:date="2026-04-07T15:12:02Z">
        <w:r>
          <w:rPr>
            <w:color w:val="000000"/>
            <w:sz w:val="18"/>
          </w:rPr>
          <w:t>X</w:t>
        </w:r>
      </w:ins>
      <w:ins w:id="483" w:author="AgileWriter" w:date="2026-04-07T15:12:02Z">
        <w:r>
          <w:rPr>
            <w:color w:val="000000"/>
            <w:sz w:val="18"/>
          </w:rPr>
          <w:t>X</w:t>
        </w:r>
      </w:ins>
      <w:ins w:id="484" w:author="AgileWriter" w:date="2026-04-07T15:12:02Z">
        <w:r>
          <w:rPr>
            <w:color w:val="000000"/>
            <w:sz w:val="18"/>
          </w:rPr>
          <w:t>X</w:t>
        </w:r>
      </w:ins>
      <w:ins w:id="485" w:author="AgileWriter" w:date="2026-04-07T15:12:02Z">
        <w:r>
          <w:rPr>
            <w:color w:val="000000"/>
            <w:sz w:val="18"/>
          </w:rPr>
          <w:t>X</w:t>
        </w:r>
      </w:ins>
      <w:ins w:id="486" w:author="AgileWriter" w:date="2026-04-07T15:12:02Z">
        <w:r>
          <w:rPr>
            <w:color w:val="000000"/>
            <w:sz w:val="18"/>
          </w:rPr>
          <w:t>X</w:t>
        </w:r>
      </w:ins>
      <w:ins w:id="487" w:author="AgileWriter" w:date="2026-04-07T15:12:02Z">
        <w:r>
          <w:rPr/>
          <w:t xml:space="preserve"> </w:t>
        </w:r>
      </w:ins>
      <w:ins w:id="488" w:author="AgileWriter" w:date="2026-04-07T15:12:02Z">
        <w:r>
          <w:rPr>
            <w:color w:val="000000"/>
            <w:sz w:val="18"/>
          </w:rPr>
          <w:t>X</w:t>
        </w:r>
      </w:ins>
      <w:ins w:id="489" w:author="AgileWriter" w:date="2026-04-07T15:12:02Z">
        <w:r>
          <w:rPr>
            <w:color w:val="000000"/>
            <w:sz w:val="18"/>
          </w:rPr>
          <w:t>X</w:t>
        </w:r>
      </w:ins>
      <w:ins w:id="490" w:author="AgileWriter" w:date="2026-04-07T15:12:02Z">
        <w:r>
          <w:rPr>
            <w:color w:val="000000"/>
            <w:sz w:val="18"/>
          </w:rPr>
          <w:t>X</w:t>
        </w:r>
      </w:ins>
      <w:ins w:id="491" w:author="AgileWriter" w:date="2026-04-07T15:12:02Z">
        <w:r>
          <w:rPr>
            <w:color w:val="000000"/>
            <w:sz w:val="18"/>
          </w:rPr>
          <w:t>X</w:t>
        </w:r>
      </w:ins>
      <w:ins w:id="492" w:author="AgileWriter" w:date="2026-04-07T15:12:02Z">
        <w:r>
          <w:rPr>
            <w:color w:val="000000"/>
            <w:sz w:val="18"/>
          </w:rPr>
          <w:t>X</w:t>
        </w:r>
      </w:ins>
      <w:ins w:id="493" w:author="AgileWriter" w:date="2026-04-07T15:12:02Z">
        <w:r>
          <w:rPr>
            <w:color w:val="000000"/>
            <w:sz w:val="18"/>
          </w:rPr>
          <w:t>X</w:t>
        </w:r>
      </w:ins>
      <w:ins w:id="494" w:author="AgileWriter" w:date="2026-04-07T15:12:02Z">
        <w:r>
          <w:rPr>
            <w:color w:val="000000"/>
            <w:sz w:val="18"/>
          </w:rPr>
          <w:t>X</w:t>
        </w:r>
      </w:ins>
      <w:ins w:id="495" w:author="AgileWriter" w:date="2026-04-07T15:12:02Z">
        <w:r>
          <w:rPr/>
          <w:t xml:space="preserve"> </w:t>
        </w:r>
      </w:ins>
      <w:ins w:id="496" w:author="AgileWriter" w:date="2026-04-07T15:12:02Z">
        <w:r>
          <w:rPr>
            <w:color w:val="000000"/>
            <w:sz w:val="18"/>
          </w:rPr>
          <w:t>X</w:t>
        </w:r>
      </w:ins>
      <w:ins w:id="497" w:author="AgileWriter" w:date="2026-04-07T15:12:02Z">
        <w:r>
          <w:rPr/>
          <w:t xml:space="preserve"> </w:t>
        </w:r>
      </w:ins>
      <w:ins w:id="498" w:author="AgileWriter" w:date="2026-04-07T15:12:02Z">
        <w:r>
          <w:rPr/>
          <w:t xml:space="preserve"> </w:t>
        </w:r>
      </w:ins>
      <w:ins w:id="499" w:author="AgileWriter" w:date="2026-04-07T15:12:02Z">
        <w:r>
          <w:rPr>
            <w:color w:val="000000"/>
            <w:sz w:val="18"/>
          </w:rPr>
          <w:t>X</w:t>
        </w:r>
      </w:ins>
      <w:ins w:id="500" w:author="AgileWriter" w:date="2026-04-07T15:12:02Z">
        <w:r>
          <w:rPr>
            <w:color w:val="000000"/>
            <w:sz w:val="18"/>
          </w:rPr>
          <w:t>X</w:t>
        </w:r>
      </w:ins>
      <w:ins w:id="501" w:author="AgileWriter" w:date="2026-04-07T15:12:02Z">
        <w:r>
          <w:rPr>
            <w:color w:val="000000"/>
            <w:sz w:val="18"/>
          </w:rPr>
          <w:t>Prior/concomitant medication monitoring</w:t>
        </w:r>
      </w:ins>
      <w:ins w:id="502" w:author="AgileWriter" w:date="2026-04-07T15:12:02Z">
        <w:r>
          <w:rPr>
            <w:color w:val="000000"/>
            <w:sz w:val="18"/>
          </w:rPr>
          <w:t>X</w:t>
        </w:r>
      </w:ins>
      <w:ins w:id="503" w:author="AgileWriter" w:date="2026-04-07T15:12:02Z">
        <w:r>
          <w:rPr>
            <w:color w:val="000000"/>
            <w:sz w:val="18"/>
          </w:rPr>
          <w:t>X</w:t>
        </w:r>
      </w:ins>
      <w:ins w:id="504" w:author="AgileWriter" w:date="2026-04-07T15:12:02Z">
        <w:r>
          <w:rPr>
            <w:color w:val="000000"/>
            <w:sz w:val="18"/>
          </w:rPr>
          <w:t>X</w:t>
        </w:r>
      </w:ins>
      <w:ins w:id="505" w:author="AgileWriter" w:date="2026-04-07T15:12:02Z">
        <w:r>
          <w:rPr>
            <w:color w:val="000000"/>
            <w:sz w:val="18"/>
          </w:rPr>
          <w:t>X</w:t>
        </w:r>
      </w:ins>
      <w:ins w:id="506" w:author="AgileWriter" w:date="2026-04-07T15:12:02Z">
        <w:r>
          <w:rPr>
            <w:color w:val="000000"/>
            <w:sz w:val="18"/>
          </w:rPr>
          <w:t>X</w:t>
        </w:r>
      </w:ins>
      <w:ins w:id="507" w:author="AgileWriter" w:date="2026-04-07T15:12:02Z">
        <w:r>
          <w:rPr>
            <w:color w:val="000000"/>
            <w:sz w:val="18"/>
          </w:rPr>
          <w:t>X</w:t>
        </w:r>
      </w:ins>
      <w:ins w:id="508" w:author="AgileWriter" w:date="2026-04-07T15:12:02Z">
        <w:r>
          <w:rPr>
            <w:color w:val="000000"/>
            <w:sz w:val="18"/>
          </w:rPr>
          <w:t>X</w:t>
        </w:r>
      </w:ins>
      <w:ins w:id="509" w:author="AgileWriter" w:date="2026-04-07T15:12:02Z">
        <w:r>
          <w:rPr>
            <w:color w:val="000000"/>
            <w:sz w:val="18"/>
          </w:rPr>
          <w:t>X</w:t>
        </w:r>
      </w:ins>
      <w:ins w:id="510" w:author="AgileWriter" w:date="2026-04-07T15:12:02Z">
        <w:r>
          <w:rPr>
            <w:color w:val="000000"/>
            <w:sz w:val="18"/>
          </w:rPr>
          <w:t>X</w:t>
        </w:r>
      </w:ins>
      <w:ins w:id="511" w:author="AgileWriter" w:date="2026-04-07T15:12:02Z">
        <w:r>
          <w:rPr/>
          <w:t xml:space="preserve"> </w:t>
        </w:r>
      </w:ins>
      <w:ins w:id="512" w:author="AgileWriter" w:date="2026-04-07T15:12:02Z">
        <w:r>
          <w:rPr>
            <w:color w:val="000000"/>
            <w:sz w:val="18"/>
          </w:rPr>
          <w:t>X</w:t>
        </w:r>
      </w:ins>
      <w:ins w:id="513" w:author="AgileWriter" w:date="2026-04-07T15:12:02Z">
        <w:r>
          <w:rPr>
            <w:color w:val="000000"/>
            <w:sz w:val="18"/>
          </w:rPr>
          <w:t>X</w:t>
        </w:r>
      </w:ins>
      <w:ins w:id="514" w:author="AgileWriter" w:date="2026-04-07T15:12:02Z">
        <w:r>
          <w:rPr>
            <w:color w:val="000000"/>
            <w:sz w:val="18"/>
          </w:rPr>
          <w:t>X</w:t>
        </w:r>
      </w:ins>
      <w:ins w:id="515" w:author="AgileWriter" w:date="2026-04-07T15:12:02Z">
        <w:r>
          <w:rPr>
            <w:color w:val="000000"/>
            <w:sz w:val="18"/>
          </w:rPr>
          <w:t>X</w:t>
        </w:r>
      </w:ins>
      <w:ins w:id="516" w:author="AgileWriter" w:date="2026-04-07T15:12:02Z">
        <w:r>
          <w:rPr>
            <w:color w:val="000000"/>
            <w:sz w:val="18"/>
          </w:rPr>
          <w:t>X</w:t>
        </w:r>
      </w:ins>
      <w:ins w:id="517" w:author="AgileWriter" w:date="2026-04-07T15:12:02Z">
        <w:r>
          <w:rPr>
            <w:color w:val="000000"/>
            <w:sz w:val="18"/>
          </w:rPr>
          <w:t>X</w:t>
        </w:r>
      </w:ins>
      <w:ins w:id="518" w:author="AgileWriter" w:date="2026-04-07T15:12:02Z">
        <w:r>
          <w:rPr>
            <w:color w:val="000000"/>
            <w:sz w:val="18"/>
          </w:rPr>
          <w:t>X</w:t>
        </w:r>
      </w:ins>
      <w:ins w:id="519" w:author="AgileWriter" w:date="2026-04-07T15:12:02Z">
        <w:r>
          <w:rPr/>
          <w:t xml:space="preserve"> </w:t>
        </w:r>
      </w:ins>
      <w:ins w:id="520" w:author="AgileWriter" w:date="2026-04-07T15:12:02Z">
        <w:r>
          <w:rPr>
            <w:color w:val="000000"/>
            <w:sz w:val="18"/>
          </w:rPr>
          <w:t>X</w:t>
        </w:r>
      </w:ins>
      <w:ins w:id="521" w:author="AgileWriter" w:date="2026-04-07T15:12:02Z">
        <w:r>
          <w:rPr/>
          <w:t xml:space="preserve"> </w:t>
        </w:r>
      </w:ins>
      <w:ins w:id="522" w:author="AgileWriter" w:date="2026-04-07T15:12:02Z">
        <w:r>
          <w:rPr/>
          <w:t xml:space="preserve"> </w:t>
        </w:r>
      </w:ins>
      <w:ins w:id="523" w:author="AgileWriter" w:date="2026-04-07T15:12:02Z">
        <w:r>
          <w:rPr>
            <w:color w:val="000000"/>
            <w:sz w:val="18"/>
          </w:rPr>
          <w:t>X</w:t>
        </w:r>
      </w:ins>
      <w:ins w:id="524" w:author="AgileWriter" w:date="2026-04-07T15:12:02Z">
        <w:r>
          <w:rPr>
            <w:color w:val="000000"/>
            <w:sz w:val="18"/>
          </w:rPr>
          <w:t>X</w:t>
        </w:r>
      </w:ins>
      <w:ins w:id="525" w:author="AgileWriter" w:date="2026-04-07T15:12:02Z">
        <w:r>
          <w:rPr>
            <w:color w:val="000000"/>
            <w:sz w:val="18"/>
          </w:rPr>
          <w:t>Blood pressure, pulse rate, respiratory rate, pulse oximetry/oxygen</w:t>
        </w:r>
      </w:ins>
      <w:ins w:id="526" w:author="AgileWriter" w:date="2026-04-07T15:12:02Z">
        <w:r>
          <w:rPr>
            <w:color w:val="000000"/>
            <w:sz w:val="18"/>
          </w:rPr>
          <w:t>saturation</w:t>
        </w:r>
      </w:ins>
      <w:ins w:id="527" w:author="AgileWriter" w:date="2026-04-07T15:12:02Z">
        <w:r>
          <w:rPr>
            <w:color w:val="000000"/>
            <w:sz w:val="18"/>
          </w:rPr>
          <w:t>X</w:t>
        </w:r>
      </w:ins>
      <w:ins w:id="528" w:author="AgileWriter" w:date="2026-04-07T15:12:02Z">
        <w:r>
          <w:rPr>
            <w:color w:val="000000"/>
            <w:sz w:val="18"/>
          </w:rPr>
          <w:t>X</w:t>
        </w:r>
      </w:ins>
      <w:ins w:id="529" w:author="AgileWriter" w:date="2026-04-07T15:12:02Z">
        <w:r>
          <w:rPr>
            <w:color w:val="000000"/>
            <w:sz w:val="18"/>
          </w:rPr>
          <w:t>X</w:t>
        </w:r>
      </w:ins>
      <w:ins w:id="530" w:author="AgileWriter" w:date="2026-04-07T15:12:02Z">
        <w:r>
          <w:rPr>
            <w:color w:val="000000"/>
            <w:sz w:val="18"/>
          </w:rPr>
          <w:t>X</w:t>
        </w:r>
      </w:ins>
      <w:ins w:id="531" w:author="AgileWriter" w:date="2026-04-07T15:12:02Z">
        <w:r>
          <w:rPr>
            <w:color w:val="000000"/>
            <w:sz w:val="18"/>
          </w:rPr>
          <w:t>X</w:t>
        </w:r>
      </w:ins>
      <w:ins w:id="532" w:author="AgileWriter" w:date="2026-04-07T15:12:02Z">
        <w:r>
          <w:rPr>
            <w:color w:val="000000"/>
            <w:sz w:val="18"/>
          </w:rPr>
          <w:t>X</w:t>
        </w:r>
      </w:ins>
      <w:ins w:id="533" w:author="AgileWriter" w:date="2026-04-07T15:12:02Z">
        <w:r>
          <w:rPr>
            <w:color w:val="000000"/>
            <w:sz w:val="18"/>
          </w:rPr>
          <w:t>X</w:t>
        </w:r>
      </w:ins>
      <w:ins w:id="534" w:author="AgileWriter" w:date="2026-04-07T15:12:02Z">
        <w:r>
          <w:rPr>
            <w:color w:val="000000"/>
            <w:sz w:val="18"/>
          </w:rPr>
          <w:t>X</w:t>
        </w:r>
      </w:ins>
      <w:ins w:id="535" w:author="AgileWriter" w:date="2026-04-07T15:12:02Z">
        <w:r>
          <w:rPr>
            <w:color w:val="000000"/>
            <w:sz w:val="18"/>
          </w:rPr>
          <w:t>X</w:t>
        </w:r>
      </w:ins>
      <w:ins w:id="536" w:author="AgileWriter" w:date="2026-04-07T15:12:02Z">
        <w:r>
          <w:rPr/>
          <w:t xml:space="preserve"> </w:t>
        </w:r>
      </w:ins>
      <w:ins w:id="537" w:author="AgileWriter" w:date="2026-04-07T15:12:02Z">
        <w:r>
          <w:rPr>
            <w:color w:val="000000"/>
            <w:sz w:val="18"/>
          </w:rPr>
          <w:t>X</w:t>
        </w:r>
      </w:ins>
      <w:ins w:id="538" w:author="AgileWriter" w:date="2026-04-07T15:12:02Z">
        <w:r>
          <w:rPr>
            <w:color w:val="000000"/>
            <w:sz w:val="18"/>
          </w:rPr>
          <w:t>X</w:t>
        </w:r>
      </w:ins>
      <w:ins w:id="539" w:author="AgileWriter" w:date="2026-04-07T15:12:02Z">
        <w:r>
          <w:rPr>
            <w:color w:val="000000"/>
            <w:sz w:val="18"/>
          </w:rPr>
          <w:t>X</w:t>
        </w:r>
      </w:ins>
      <w:ins w:id="540" w:author="AgileWriter" w:date="2026-04-07T15:12:02Z">
        <w:r>
          <w:rPr>
            <w:color w:val="000000"/>
            <w:sz w:val="18"/>
          </w:rPr>
          <w:t>X</w:t>
        </w:r>
      </w:ins>
      <w:ins w:id="541" w:author="AgileWriter" w:date="2026-04-07T15:12:02Z">
        <w:r>
          <w:rPr>
            <w:color w:val="000000"/>
            <w:sz w:val="18"/>
          </w:rPr>
          <w:t>X</w:t>
        </w:r>
      </w:ins>
      <w:ins w:id="542" w:author="AgileWriter" w:date="2026-04-07T15:12:02Z">
        <w:r>
          <w:rPr>
            <w:color w:val="000000"/>
            <w:sz w:val="18"/>
          </w:rPr>
          <w:t>X</w:t>
        </w:r>
      </w:ins>
      <w:ins w:id="543" w:author="AgileWriter" w:date="2026-04-07T15:12:02Z">
        <w:r>
          <w:rPr>
            <w:color w:val="000000"/>
            <w:sz w:val="18"/>
          </w:rPr>
          <w:t>X</w:t>
        </w:r>
      </w:ins>
      <w:ins w:id="544" w:author="AgileWriter" w:date="2026-04-07T15:12:02Z">
        <w:r>
          <w:rPr/>
          <w:t xml:space="preserve"> </w:t>
        </w:r>
      </w:ins>
      <w:ins w:id="545" w:author="AgileWriter" w:date="2026-04-07T15:12:02Z">
        <w:r>
          <w:rPr>
            <w:color w:val="000000"/>
            <w:sz w:val="18"/>
          </w:rPr>
          <w:t>X</w:t>
        </w:r>
      </w:ins>
      <w:ins w:id="546" w:author="AgileWriter" w:date="2026-04-07T15:12:02Z">
        <w:r>
          <w:rPr/>
          <w:t xml:space="preserve"> </w:t>
        </w:r>
      </w:ins>
      <w:ins w:id="547" w:author="AgileWriter" w:date="2026-04-07T15:12:02Z">
        <w:r>
          <w:rPr/>
          <w:t xml:space="preserve"> </w:t>
        </w:r>
      </w:ins>
      <w:ins w:id="548" w:author="AgileWriter" w:date="2026-04-07T15:12:02Z">
        <w:r>
          <w:rPr>
            <w:color w:val="000000"/>
            <w:sz w:val="18"/>
          </w:rPr>
          <w:t>X</w:t>
        </w:r>
      </w:ins>
      <w:ins w:id="549" w:author="AgileWriter" w:date="2026-04-07T15:12:02Z">
        <w:r>
          <w:rPr>
            <w:color w:val="000000"/>
            <w:sz w:val="18"/>
          </w:rPr>
          <w:t>X</w:t>
        </w:r>
      </w:ins>
      <w:ins w:id="550" w:author="AgileWriter" w:date="2026-04-07T15:12:02Z">
        <w:r>
          <w:rPr>
            <w:color w:val="000000"/>
            <w:sz w:val="18"/>
          </w:rPr>
          <w:t>Body temperature</w:t>
        </w:r>
      </w:ins>
      <w:ins w:id="551" w:author="AgileWriter" w:date="2026-04-07T15:12:02Z">
        <w:r>
          <w:rPr>
            <w:color w:val="000000"/>
            <w:sz w:val="18"/>
          </w:rPr>
          <w:t>X</w:t>
        </w:r>
      </w:ins>
      <w:ins w:id="552" w:author="AgileWriter" w:date="2026-04-07T15:12:02Z">
        <w:r>
          <w:rPr>
            <w:color w:val="000000"/>
            <w:sz w:val="18"/>
          </w:rPr>
          <w:t>X</w:t>
        </w:r>
      </w:ins>
      <w:ins w:id="553" w:author="AgileWriter" w:date="2026-04-07T15:12:02Z">
        <w:r>
          <w:rPr>
            <w:color w:val="000000"/>
            <w:sz w:val="18"/>
          </w:rPr>
          <w:t>X</w:t>
        </w:r>
      </w:ins>
      <w:ins w:id="554" w:author="AgileWriter" w:date="2026-04-07T15:12:02Z">
        <w:r>
          <w:rPr>
            <w:color w:val="000000"/>
            <w:sz w:val="18"/>
          </w:rPr>
          <w:t>X</w:t>
        </w:r>
      </w:ins>
      <w:ins w:id="555" w:author="AgileWriter" w:date="2026-04-07T15:12:02Z">
        <w:r>
          <w:rPr>
            <w:color w:val="000000"/>
            <w:sz w:val="18"/>
          </w:rPr>
          <w:t>X</w:t>
        </w:r>
      </w:ins>
      <w:ins w:id="556" w:author="AgileWriter" w:date="2026-04-07T15:12:02Z">
        <w:r>
          <w:rPr>
            <w:color w:val="000000"/>
            <w:sz w:val="18"/>
          </w:rPr>
          <w:t>X</w:t>
        </w:r>
      </w:ins>
      <w:ins w:id="557" w:author="AgileWriter" w:date="2026-04-07T15:12:02Z">
        <w:r>
          <w:rPr>
            <w:color w:val="000000"/>
            <w:sz w:val="18"/>
          </w:rPr>
          <w:t>X</w:t>
        </w:r>
      </w:ins>
      <w:ins w:id="558" w:author="AgileWriter" w:date="2026-04-07T15:12:02Z">
        <w:r>
          <w:rPr>
            <w:color w:val="000000"/>
            <w:sz w:val="18"/>
          </w:rPr>
          <w:t>X</w:t>
        </w:r>
      </w:ins>
      <w:ins w:id="559" w:author="AgileWriter" w:date="2026-04-07T15:12:02Z">
        <w:r>
          <w:rPr>
            <w:color w:val="000000"/>
            <w:sz w:val="18"/>
          </w:rPr>
          <w:t>X</w:t>
        </w:r>
      </w:ins>
      <w:ins w:id="560" w:author="AgileWriter" w:date="2026-04-07T15:12:02Z">
        <w:r>
          <w:rPr/>
          <w:t xml:space="preserve"> </w:t>
        </w:r>
      </w:ins>
      <w:ins w:id="561" w:author="AgileWriter" w:date="2026-04-07T15:12:02Z">
        <w:r>
          <w:rPr>
            <w:color w:val="000000"/>
            <w:sz w:val="18"/>
          </w:rPr>
          <w:t>X</w:t>
        </w:r>
      </w:ins>
      <w:ins w:id="562" w:author="AgileWriter" w:date="2026-04-07T15:12:02Z">
        <w:r>
          <w:rPr>
            <w:color w:val="000000"/>
            <w:sz w:val="18"/>
          </w:rPr>
          <w:t>X</w:t>
        </w:r>
      </w:ins>
      <w:ins w:id="563" w:author="AgileWriter" w:date="2026-04-07T15:12:02Z">
        <w:r>
          <w:rPr>
            <w:color w:val="000000"/>
            <w:sz w:val="18"/>
          </w:rPr>
          <w:t>X</w:t>
        </w:r>
      </w:ins>
      <w:ins w:id="564" w:author="AgileWriter" w:date="2026-04-07T15:12:02Z">
        <w:r>
          <w:rPr>
            <w:color w:val="000000"/>
            <w:sz w:val="18"/>
          </w:rPr>
          <w:t>X</w:t>
        </w:r>
      </w:ins>
      <w:ins w:id="565" w:author="AgileWriter" w:date="2026-04-07T15:12:02Z">
        <w:r>
          <w:rPr>
            <w:color w:val="000000"/>
            <w:sz w:val="18"/>
          </w:rPr>
          <w:t>X</w:t>
        </w:r>
      </w:ins>
      <w:ins w:id="566" w:author="AgileWriter" w:date="2026-04-07T15:12:02Z">
        <w:r>
          <w:rPr>
            <w:color w:val="000000"/>
            <w:sz w:val="18"/>
          </w:rPr>
          <w:t>X</w:t>
        </w:r>
      </w:ins>
      <w:ins w:id="567" w:author="AgileWriter" w:date="2026-04-07T15:12:02Z">
        <w:r>
          <w:rPr>
            <w:color w:val="000000"/>
            <w:sz w:val="18"/>
          </w:rPr>
          <w:t>X</w:t>
        </w:r>
      </w:ins>
      <w:ins w:id="568" w:author="AgileWriter" w:date="2026-04-07T15:12:02Z">
        <w:r>
          <w:rPr/>
          <w:t xml:space="preserve"> </w:t>
        </w:r>
      </w:ins>
      <w:ins w:id="569" w:author="AgileWriter" w:date="2026-04-07T15:12:02Z">
        <w:r>
          <w:rPr>
            <w:color w:val="000000"/>
            <w:sz w:val="18"/>
          </w:rPr>
          <w:t>X</w:t>
        </w:r>
      </w:ins>
      <w:ins w:id="570" w:author="AgileWriter" w:date="2026-04-07T15:12:02Z">
        <w:r>
          <w:rPr/>
          <w:t xml:space="preserve"> </w:t>
        </w:r>
      </w:ins>
      <w:ins w:id="571" w:author="AgileWriter" w:date="2026-04-07T15:12:02Z">
        <w:r>
          <w:rPr/>
          <w:t xml:space="preserve"> </w:t>
        </w:r>
      </w:ins>
      <w:ins w:id="572" w:author="AgileWriter" w:date="2026-04-07T15:12:02Z">
        <w:r>
          <w:rPr>
            <w:color w:val="000000"/>
            <w:sz w:val="18"/>
          </w:rPr>
          <w:t>X</w:t>
        </w:r>
      </w:ins>
      <w:ins w:id="573" w:author="AgileWriter" w:date="2026-04-07T15:12:02Z">
        <w:r>
          <w:rPr>
            <w:color w:val="000000"/>
            <w:sz w:val="18"/>
          </w:rPr>
          <w:t>X</w:t>
        </w:r>
      </w:ins>
      <w:ins w:id="574" w:author="AgileWriter" w:date="2026-04-07T15:12:02Z">
        <w:r>
          <w:rPr>
            <w:color w:val="000000"/>
            <w:sz w:val="18"/>
          </w:rPr>
          <w:t>Single safety 12-lead ECG</w:t>
        </w:r>
      </w:ins>
      <w:ins w:id="575" w:author="AgileWriter" w:date="2026-04-07T15:12:02Z">
        <w:r>
          <w:rPr>
            <w:color w:val="000000"/>
            <w:sz w:val="18"/>
          </w:rPr>
          <w:t>X</w:t>
        </w:r>
      </w:ins>
      <w:ins w:id="576" w:author="AgileWriter" w:date="2026-04-07T15:12:02Z">
        <w:r>
          <w:rPr>
            <w:color w:val="000000"/>
            <w:sz w:val="18"/>
          </w:rPr>
          <w:t>X</w:t>
        </w:r>
      </w:ins>
      <w:ins w:id="577" w:author="AgileWriter" w:date="2026-04-07T15:12:02Z">
        <w:r>
          <w:rPr/>
          <w:t xml:space="preserve"> </w:t>
        </w:r>
      </w:ins>
      <w:ins w:id="578" w:author="AgileWriter" w:date="2026-04-07T15:12:02Z">
        <w:r>
          <w:rPr/>
          <w:t xml:space="preserve"> </w:t>
        </w:r>
      </w:ins>
      <w:ins w:id="579" w:author="AgileWriter" w:date="2026-04-07T15:12:02Z">
        <w:r>
          <w:rPr/>
          <w:t xml:space="preserve"> </w:t>
        </w:r>
      </w:ins>
      <w:ins w:id="580" w:author="AgileWriter" w:date="2026-04-07T15:12:02Z">
        <w:r>
          <w:rPr/>
          <w:t xml:space="preserve"> </w:t>
        </w:r>
      </w:ins>
      <w:ins w:id="581" w:author="AgileWriter" w:date="2026-04-07T15:12:02Z">
        <w:r>
          <w:rPr/>
          <w:t xml:space="preserve"> </w:t>
        </w:r>
      </w:ins>
      <w:ins w:id="582" w:author="AgileWriter" w:date="2026-04-07T15:12:02Z">
        <w:r>
          <w:rPr/>
          <w:t xml:space="preserve"> </w:t>
        </w:r>
      </w:ins>
      <w:ins w:id="583" w:author="AgileWriter" w:date="2026-04-07T15:12:02Z">
        <w:r>
          <w:rPr/>
          <w:t xml:space="preserve"> </w:t>
        </w:r>
      </w:ins>
      <w:ins w:id="584" w:author="AgileWriter" w:date="2026-04-07T15:12:02Z">
        <w:r>
          <w:rPr/>
          <w:t xml:space="preserve"> </w:t>
        </w:r>
      </w:ins>
      <w:ins w:id="585" w:author="AgileWriter" w:date="2026-04-07T15:12:02Z">
        <w:r>
          <w:rPr/>
          <w:t xml:space="preserve"> </w:t>
        </w:r>
      </w:ins>
      <w:ins w:id="586" w:author="AgileWriter" w:date="2026-04-07T15:12:02Z">
        <w:r>
          <w:rPr/>
          <w:t xml:space="preserve"> </w:t>
        </w:r>
      </w:ins>
      <w:ins w:id="587" w:author="AgileWriter" w:date="2026-04-07T15:12:02Z">
        <w:r>
          <w:rPr/>
          <w:t xml:space="preserve"> </w:t>
        </w:r>
      </w:ins>
      <w:ins w:id="588" w:author="AgileWriter" w:date="2026-04-07T15:12:02Z">
        <w:r>
          <w:rPr/>
          <w:t xml:space="preserve"> </w:t>
        </w:r>
      </w:ins>
      <w:ins w:id="589" w:author="AgileWriter" w:date="2026-04-07T15:12:02Z">
        <w:r>
          <w:rPr/>
          <w:t xml:space="preserve"> </w:t>
        </w:r>
      </w:ins>
      <w:ins w:id="590" w:author="AgileWriter" w:date="2026-04-07T15:12:02Z">
        <w:r>
          <w:rPr/>
          <w:t xml:space="preserve"> </w:t>
        </w:r>
      </w:ins>
      <w:ins w:id="591" w:author="AgileWriter" w:date="2026-04-07T15:12:02Z">
        <w:r>
          <w:rPr/>
          <w:t xml:space="preserve"> </w:t>
        </w:r>
      </w:ins>
      <w:ins w:id="592" w:author="AgileWriter" w:date="2026-04-07T15:12:02Z">
        <w:r>
          <w:rPr/>
          <w:t xml:space="preserve"> </w:t>
        </w:r>
      </w:ins>
      <w:ins w:id="593" w:author="AgileWriter" w:date="2026-04-07T15:12:02Z">
        <w:r>
          <w:rPr/>
          <w:t xml:space="preserve"> </w:t>
        </w:r>
      </w:ins>
      <w:ins w:id="594" w:author="AgileWriter" w:date="2026-04-07T15:12:02Z">
        <w:r>
          <w:rPr/>
          <w:t xml:space="preserve"> </w:t>
        </w:r>
      </w:ins>
      <w:ins w:id="595" w:author="AgileWriter" w:date="2026-04-07T15:12:02Z">
        <w:r>
          <w:rPr/>
          <w:t xml:space="preserve"> </w:t>
        </w:r>
      </w:ins>
      <w:ins w:id="596" w:author="AgileWriter" w:date="2026-04-07T15:12:02Z">
        <w:r>
          <w:rPr/>
          <w:t xml:space="preserve"> </w:t>
        </w:r>
      </w:ins>
      <w:ins w:id="597" w:author="AgileWriter" w:date="2026-04-07T15:12:02Z">
        <w:r>
          <w:rPr/>
          <w:t xml:space="preserve"> </w:t>
        </w:r>
      </w:ins>
      <w:ins w:id="598" w:author="AgileWriter" w:date="2026-04-07T15:12:02Z">
        <w:r>
          <w:rPr/>
          <w:t xml:space="preserve"> </w:t>
        </w:r>
      </w:ins>
      <w:ins w:id="599" w:author="AgileWriter" w:date="2026-04-07T15:12:02Z">
        <w:r>
          <w:rPr>
            <w:color w:val="000000"/>
            <w:sz w:val="18"/>
          </w:rPr>
          <w:t>Triplicate 12-lead ECG</w:t>
        </w:r>
      </w:ins>
      <w:ins w:id="600" w:author="AgileWriter" w:date="2026-04-07T15:12:02Z">
        <w:r>
          <w:rPr>
            <w:color w:val="000000"/>
            <w:sz w:val="18"/>
          </w:rPr>
          <w:t>X</w:t>
        </w:r>
      </w:ins>
      <w:ins w:id="601" w:author="AgileWriter" w:date="2026-04-07T15:12:02Z">
        <w:r>
          <w:rPr>
            <w:color w:val="000000"/>
            <w:sz w:val="18"/>
          </w:rPr>
          <w:t>X</w:t>
        </w:r>
      </w:ins>
      <w:ins w:id="602" w:author="AgileWriter" w:date="2026-04-07T15:12:02Z">
        <w:r>
          <w:rPr>
            <w:color w:val="000000"/>
            <w:sz w:val="18"/>
          </w:rPr>
          <w:t>X</w:t>
        </w:r>
      </w:ins>
      <w:ins w:id="603" w:author="AgileWriter" w:date="2026-04-07T15:12:02Z">
        <w:r>
          <w:rPr>
            <w:color w:val="000000"/>
            <w:sz w:val="18"/>
          </w:rPr>
          <w:t>X</w:t>
        </w:r>
      </w:ins>
      <w:ins w:id="604" w:author="AgileWriter" w:date="2026-04-07T15:12:02Z">
        <w:r>
          <w:rPr>
            <w:color w:val="000000"/>
            <w:sz w:val="18"/>
          </w:rPr>
          <w:t>X</w:t>
        </w:r>
      </w:ins>
      <w:ins w:id="605" w:author="AgileWriter" w:date="2026-04-07T15:12:02Z">
        <w:r>
          <w:rPr>
            <w:color w:val="000000"/>
            <w:sz w:val="18"/>
          </w:rPr>
          <w:t>X</w:t>
        </w:r>
      </w:ins>
      <w:ins w:id="606" w:author="AgileWriter" w:date="2026-04-07T15:12:02Z">
        <w:r>
          <w:rPr>
            <w:color w:val="000000"/>
            <w:sz w:val="18"/>
          </w:rPr>
          <w:t>X</w:t>
        </w:r>
      </w:ins>
      <w:ins w:id="607" w:author="AgileWriter" w:date="2026-04-07T15:12:02Z">
        <w:r>
          <w:rPr/>
          <w:t xml:space="preserve"> </w:t>
        </w:r>
      </w:ins>
      <w:ins w:id="608" w:author="AgileWriter" w:date="2026-04-07T15:12:02Z">
        <w:r>
          <w:rPr>
            <w:color w:val="000000"/>
            <w:sz w:val="18"/>
          </w:rPr>
          <w:t>X</w:t>
        </w:r>
      </w:ins>
      <w:ins w:id="609" w:author="AgileWriter" w:date="2026-04-07T15:12:02Z">
        <w:r>
          <w:rPr>
            <w:color w:val="000000"/>
            <w:sz w:val="18"/>
          </w:rPr>
          <w:t>X</w:t>
        </w:r>
      </w:ins>
      <w:ins w:id="610" w:author="AgileWriter" w:date="2026-04-07T15:12:02Z">
        <w:r>
          <w:rPr>
            <w:color w:val="000000"/>
            <w:sz w:val="18"/>
          </w:rPr>
          <w:t>X</w:t>
        </w:r>
      </w:ins>
      <w:ins w:id="611" w:author="AgileWriter" w:date="2026-04-07T15:12:02Z">
        <w:r>
          <w:rPr>
            <w:color w:val="000000"/>
            <w:sz w:val="18"/>
          </w:rPr>
          <w:t>X</w:t>
        </w:r>
      </w:ins>
      <w:ins w:id="612" w:author="AgileWriter" w:date="2026-04-07T15:12:02Z">
        <w:r>
          <w:rPr>
            <w:color w:val="000000"/>
            <w:sz w:val="18"/>
          </w:rPr>
          <w:t>X</w:t>
        </w:r>
      </w:ins>
      <w:ins w:id="613" w:author="AgileWriter" w:date="2026-04-07T15:12:02Z">
        <w:r>
          <w:rPr>
            <w:color w:val="000000"/>
            <w:sz w:val="18"/>
          </w:rPr>
          <w:t>X</w:t>
        </w:r>
      </w:ins>
      <w:ins w:id="614" w:author="AgileWriter" w:date="2026-04-07T15:12:02Z">
        <w:r>
          <w:rPr>
            <w:color w:val="000000"/>
            <w:sz w:val="18"/>
          </w:rPr>
          <w:t>X</w:t>
        </w:r>
      </w:ins>
      <w:ins w:id="615" w:author="AgileWriter" w:date="2026-04-07T15:12:02Z">
        <w:r>
          <w:rPr/>
          <w:t xml:space="preserve"> </w:t>
        </w:r>
      </w:ins>
      <w:ins w:id="616" w:author="AgileWriter" w:date="2026-04-07T15:12:02Z">
        <w:r>
          <w:rPr>
            <w:color w:val="000000"/>
            <w:sz w:val="18"/>
          </w:rPr>
          <w:t>X</w:t>
        </w:r>
      </w:ins>
      <w:ins w:id="617" w:author="AgileWriter" w:date="2026-04-07T15:12:02Z">
        <w:r>
          <w:rPr/>
          <w:t xml:space="preserve"> </w:t>
        </w:r>
      </w:ins>
      <w:ins w:id="618" w:author="AgileWriter" w:date="2026-04-07T15:12:02Z">
        <w:r>
          <w:rPr/>
          <w:t xml:space="preserve"> </w:t>
        </w:r>
      </w:ins>
      <w:ins w:id="619" w:author="AgileWriter" w:date="2026-04-07T15:12:02Z">
        <w:r>
          <w:rPr>
            <w:color w:val="000000"/>
            <w:sz w:val="18"/>
          </w:rPr>
          <w:t>X</w:t>
        </w:r>
      </w:ins>
      <w:ins w:id="620" w:author="AgileWriter" w:date="2026-04-07T15:12:02Z">
        <w:r>
          <w:rPr>
            <w:color w:val="000000"/>
            <w:sz w:val="18"/>
          </w:rPr>
          <w:t>X</w:t>
        </w:r>
      </w:ins>
      <w:ins w:id="621" w:author="AgileWriter" w:date="2026-04-07T15:12:02Z">
        <w:r>
          <w:rPr>
            <w:color w:val="000000"/>
            <w:sz w:val="18"/>
          </w:rPr>
          <w:t>Physical examination</w:t>
        </w:r>
      </w:ins>
      <w:ins w:id="622" w:author="AgileWriter" w:date="2026-04-07T15:12:02Z">
        <w:r>
          <w:rPr>
            <w:color w:val="000000"/>
            <w:sz w:val="18"/>
          </w:rPr>
          <w:t>X</w:t>
        </w:r>
      </w:ins>
      <w:ins w:id="623" w:author="AgileWriter" w:date="2026-04-07T15:12:02Z">
        <w:r>
          <w:rPr>
            <w:color w:val="000000"/>
            <w:sz w:val="18"/>
          </w:rPr>
          <w:t>X</w:t>
        </w:r>
      </w:ins>
      <w:ins w:id="624" w:author="AgileWriter" w:date="2026-04-07T15:12:02Z">
        <w:r>
          <w:rPr>
            <w:color w:val="000000"/>
            <w:sz w:val="18"/>
          </w:rPr>
          <w:t>X</w:t>
        </w:r>
      </w:ins>
      <w:ins w:id="625" w:author="AgileWriter" w:date="2026-04-07T15:12:02Z">
        <w:r>
          <w:rPr>
            <w:color w:val="000000"/>
            <w:sz w:val="18"/>
          </w:rPr>
          <w:t>X</w:t>
        </w:r>
      </w:ins>
      <w:ins w:id="626" w:author="AgileWriter" w:date="2026-04-07T15:12:02Z">
        <w:r>
          <w:rPr>
            <w:color w:val="000000"/>
            <w:sz w:val="18"/>
          </w:rPr>
          <w:t>X</w:t>
        </w:r>
      </w:ins>
      <w:ins w:id="627" w:author="AgileWriter" w:date="2026-04-07T15:12:02Z">
        <w:r>
          <w:rPr>
            <w:color w:val="000000"/>
            <w:sz w:val="18"/>
          </w:rPr>
          <w:t>X</w:t>
        </w:r>
      </w:ins>
      <w:ins w:id="628" w:author="AgileWriter" w:date="2026-04-07T15:12:02Z">
        <w:r>
          <w:rPr>
            <w:color w:val="000000"/>
            <w:sz w:val="18"/>
          </w:rPr>
          <w:t>X</w:t>
        </w:r>
      </w:ins>
      <w:ins w:id="629" w:author="AgileWriter" w:date="2026-04-07T15:12:02Z">
        <w:r>
          <w:rPr>
            <w:color w:val="000000"/>
            <w:sz w:val="18"/>
          </w:rPr>
          <w:t>X</w:t>
        </w:r>
      </w:ins>
      <w:ins w:id="630" w:author="AgileWriter" w:date="2026-04-07T15:12:02Z">
        <w:r>
          <w:rPr>
            <w:color w:val="000000"/>
            <w:sz w:val="18"/>
          </w:rPr>
          <w:t>X</w:t>
        </w:r>
      </w:ins>
      <w:ins w:id="631" w:author="AgileWriter" w:date="2026-04-07T15:12:02Z">
        <w:r>
          <w:rPr/>
          <w:t xml:space="preserve"> </w:t>
        </w:r>
      </w:ins>
      <w:ins w:id="632" w:author="AgileWriter" w:date="2026-04-07T15:12:02Z">
        <w:r>
          <w:rPr>
            <w:color w:val="000000"/>
            <w:sz w:val="18"/>
          </w:rPr>
          <w:t>X</w:t>
        </w:r>
      </w:ins>
      <w:ins w:id="633" w:author="AgileWriter" w:date="2026-04-07T15:12:02Z">
        <w:r>
          <w:rPr>
            <w:color w:val="000000"/>
            <w:sz w:val="18"/>
          </w:rPr>
          <w:t>X</w:t>
        </w:r>
      </w:ins>
      <w:ins w:id="634" w:author="AgileWriter" w:date="2026-04-07T15:12:02Z">
        <w:r>
          <w:rPr>
            <w:color w:val="000000"/>
            <w:sz w:val="18"/>
          </w:rPr>
          <w:t>X</w:t>
        </w:r>
      </w:ins>
      <w:ins w:id="635" w:author="AgileWriter" w:date="2026-04-07T15:12:02Z">
        <w:r>
          <w:rPr>
            <w:color w:val="000000"/>
            <w:sz w:val="18"/>
          </w:rPr>
          <w:t>X</w:t>
        </w:r>
      </w:ins>
      <w:ins w:id="636" w:author="AgileWriter" w:date="2026-04-07T15:12:02Z">
        <w:r>
          <w:rPr>
            <w:color w:val="000000"/>
            <w:sz w:val="18"/>
          </w:rPr>
          <w:t>X</w:t>
        </w:r>
      </w:ins>
      <w:ins w:id="637" w:author="AgileWriter" w:date="2026-04-07T15:12:02Z">
        <w:r>
          <w:rPr>
            <w:color w:val="000000"/>
            <w:sz w:val="18"/>
          </w:rPr>
          <w:t>X</w:t>
        </w:r>
      </w:ins>
      <w:ins w:id="638" w:author="AgileWriter" w:date="2026-04-07T15:12:02Z">
        <w:r>
          <w:rPr>
            <w:color w:val="000000"/>
            <w:sz w:val="18"/>
          </w:rPr>
          <w:t>X</w:t>
        </w:r>
      </w:ins>
      <w:ins w:id="639" w:author="AgileWriter" w:date="2026-04-07T15:12:02Z">
        <w:r>
          <w:rPr/>
          <w:t xml:space="preserve"> </w:t>
        </w:r>
      </w:ins>
      <w:ins w:id="640" w:author="AgileWriter" w:date="2026-04-07T15:12:02Z">
        <w:r>
          <w:rPr>
            <w:color w:val="000000"/>
            <w:sz w:val="18"/>
          </w:rPr>
          <w:t>X</w:t>
        </w:r>
      </w:ins>
      <w:ins w:id="641" w:author="AgileWriter" w:date="2026-04-07T15:12:02Z">
        <w:r>
          <w:rPr/>
          <w:t xml:space="preserve"> </w:t>
        </w:r>
      </w:ins>
      <w:ins w:id="642" w:author="AgileWriter" w:date="2026-04-07T15:12:02Z">
        <w:r>
          <w:rPr/>
          <w:t xml:space="preserve"> </w:t>
        </w:r>
      </w:ins>
      <w:ins w:id="643" w:author="AgileWriter" w:date="2026-04-07T15:12:02Z">
        <w:r>
          <w:rPr>
            <w:color w:val="000000"/>
            <w:sz w:val="18"/>
          </w:rPr>
          <w:t>X</w:t>
        </w:r>
      </w:ins>
      <w:ins w:id="644" w:author="AgileWriter" w:date="2026-04-07T15:12:02Z">
        <w:r>
          <w:rPr>
            <w:color w:val="000000"/>
            <w:sz w:val="18"/>
          </w:rPr>
          <w:t>X</w:t>
        </w:r>
      </w:ins>
    </w:p>
    <w:p>
      <w:pPr>
        <w:sectPr>
          <w:headerReference w:type="default" r:id="rId17"/>
          <w:footerReference w:type="default" r:id="rId18"/>
          <w:pgSz w:w="20160" w:h="12240" w:orient="landscape"/>
          <w:pgMar w:top="1440" w:right="1440" w:bottom="1440" w:left="1440" w:header="720" w:footer="720" w:gutter="0"/>
          <w:cols w:space="720"/>
          <w:docGrid w:linePitch="360"/>
        </w:sectPr>
      </w:pPr>
    </w:p>
    <w:p>
      <w:pPr>
        <w:pStyle w:val="Q-Heading2"/>
        <w:jc w:val="left"/>
      </w:pPr>
      <w:bookmarkStart w:id="22" w:name="_Heading_2_Discussion_of_the_Study_Design_Including"/>
      <w:r>
        <w:rPr/>
        <w:t>Discussion of the Study Design, Including the Choice of Control Groups</w:t>
      </w:r>
      <w:bookmarkEnd w:id="22"/>
    </w:p>
    <w:p>
      <w:pPr>
        <w:pStyle w:val="Q-Heading3"/>
        <w:jc w:val="left"/>
      </w:pPr>
      <w:bookmarkStart w:id="23" w:name="_Heading_3_Study_Design_Justification"/>
      <w:r>
        <w:rPr/>
        <w:t xml:space="preserve">Study Design Justification </w:t>
      </w:r>
      <w:bookmarkEnd w:id="23"/>
    </w:p>
    <w:p>
      <w:pPr>
        <w:pStyle w:val="Q-BodyText"/>
        <w:jc w:val="left"/>
      </w:pPr>
      <w:del w:id="645" w:author="AgileWriter" w:date="2026-04-07T15:12:02Z">
        <w:r>
          <w:rPr/>
          <w:delText xml:space="preserve">&lt;Study Design Justification&gt;</w:delText>
        </w:r>
      </w:del>
      <w:commentRangeStart w:id="19"/>
      <w:ins w:id="646" w:author="AgileWriter" w:date="2026-04-07T15:12:02Z">
        <w:r>
          <w:rPr/>
          <w:t>The study design is justified by its double-blind, randomized, placebo-controlled approach, featuring a single ascending dose (SAD) escalation component in healthy volunteers and a repeat-dose component in participants with boneitis. This structure enables thorough assessment of safety, tolerability, pharmacokinetics, immunogenicity, and exploratory pharmacodynamic parameters. The design also allows for the identification of potential blorp activity, participant selection criteria, and differential response biomarkers, ensuring robust evaluation in a single Phase 1 unit. Adherence to these requirements is essential for appropriate study conduct.</w:t>
        </w:r>
      </w:ins>
      <w:commentRangeEnd w:id="19"/>
      <w:r>
        <w:rPr>
          <w:rStyle w:val="CommentReference"/>
        </w:rPr>
        <w:commentReference w:id="19"/>
      </w:r>
    </w:p>
    <w:p>
      <w:pPr>
        <w:pStyle w:val="Q-Heading3"/>
        <w:jc w:val="left"/>
      </w:pPr>
      <w:bookmarkStart w:id="24" w:name="_Heading_3_Dose_Justification"/>
      <w:r>
        <w:rPr/>
        <w:t xml:space="preserve">Dose Justification </w:t>
      </w:r>
      <w:bookmarkEnd w:id="24"/>
    </w:p>
    <w:p>
      <w:pPr>
        <w:pStyle w:val="Q-BodyText"/>
        <w:jc w:val="left"/>
      </w:pPr>
      <w:del w:id="647" w:author="AgileWriter" w:date="2026-04-07T15:12:02Z">
        <w:r>
          <w:rPr/>
          <w:delText xml:space="preserve">&lt;Dose Justification&gt;</w:delText>
        </w:r>
      </w:del>
      <w:commentRangeStart w:id="20"/>
      <w:ins w:id="648" w:author="AgileWriter" w:date="2026-04-07T15:12:02Z">
        <w:r>
          <w:rPr/>
          <w:t>The planned clinical starting dose for ABC-123 in healthy volunteers is a single subcutaneous injection of 5 mg, with a maximum dose of 600 mg. The starting dose is determined using an integrated approach based on GLP toxicology studies, minimal cytokine change, expected receptor occupancy at maximum serum concentration, and the minimal anticipated biological effect level (MABEL) derived from the IC</w:t>
        </w:r>
      </w:ins>
      <w:commentRangeEnd w:id="20"/>
      <w:r>
        <w:rPr>
          <w:rStyle w:val="CommentReference"/>
        </w:rPr>
        <w:commentReference w:id="20"/>
      </w:r>
      <w:ins w:id="649" w:author="AgileWriter" w:date="2026-04-07T15:12:02Z">
        <w:r>
          <w:rPr>
            <w:vertAlign w:val="subscript"/>
          </w:rPr>
          <w:t>50</w:t>
        </w:r>
      </w:ins>
      <w:ins w:id="650" w:author="AgileWriter" w:date="2026-04-07T15:12:02Z">
        <w:r>
          <w:rPr/>
          <w:t xml:space="preserve"> of ABC-123. Toxicology studies in cynomolgus monkeys identified a NOAEL of 300 mg/kg, with the human equivalent dose calculated as 265.5 mg/kg. Applying a safety factor of 10 yields a maximum recommended starting dose of 26.5 mg/kg. The selected 5 mg dose is 318-fold lower than the dose supported by toxicology and ensures thorough safety, pharmacokinetic, and pharmacodynamic characterization.</w:t>
        </w:r>
      </w:ins>
    </w:p>
    <w:p>
      <w:pPr>
        <w:pStyle w:val="Q-Heading2"/>
        <w:jc w:val="left"/>
      </w:pPr>
      <w:bookmarkStart w:id="25" w:name="_Heading_2_Selection_of_Study_Population"/>
      <w:r>
        <w:rPr/>
        <w:t>Selection of Study Population</w:t>
      </w:r>
      <w:bookmarkEnd w:id="25"/>
    </w:p>
    <w:p>
      <w:pPr>
        <w:pStyle w:val="Q-Heading3"/>
        <w:jc w:val="left"/>
      </w:pPr>
      <w:bookmarkStart w:id="26" w:name="_Heading_3_Inclusion_Criteria"/>
      <w:r>
        <w:rPr/>
        <w:t>Inclusion Criteria</w:t>
      </w:r>
      <w:bookmarkEnd w:id="26"/>
    </w:p>
    <w:p>
      <w:pPr>
        <w:pStyle w:val="Q-BodyText"/>
        <w:jc w:val="left"/>
      </w:pPr>
      <w:r>
        <w:rPr/>
        <w:t>In order to be eligible to participate in this study, participants must have met all of the following criteria:</w:t>
      </w:r>
    </w:p>
    <w:p>
      <w:pPr>
        <w:pStyle w:val="Q-BodyText"/>
        <w:jc w:val="left"/>
      </w:pPr>
      <w:del w:id="651" w:author="AgileWriter" w:date="2026-04-07T15:12:02Z">
        <w:r>
          <w:rPr/>
          <w:delText xml:space="preserve">&lt;Number list of inclusion criteria&gt;</w:delText>
          <w:tab/>
        </w:r>
      </w:del>
    </w:p>
    <w:p>
      <w:pPr>
        <w:pStyle w:val="Q-List1-2-3"/>
        <w:jc w:val="left"/>
        <w:numPr>
          <w:ilvl w:val="0"/>
          <w:numId w:val="21"/>
        </w:numPr>
      </w:pPr>
      <w:commentRangeStart w:id="21"/>
      <w:ins w:id="652" w:author="AgileWriter" w:date="2026-04-07T15:12:02Z">
        <w:r>
          <w:rPr/>
          <w:t>Understands study procedures and voluntarily provides written informed consent.</w:t>
        </w:r>
      </w:ins>
      <w:commentRangeEnd w:id="21"/>
      <w:r>
        <w:rPr>
          <w:rStyle w:val="CommentReference"/>
        </w:rPr>
        <w:commentReference w:id="21"/>
      </w:r>
    </w:p>
    <w:p>
      <w:pPr>
        <w:pStyle w:val="Q-List1-2-3"/>
        <w:jc w:val="left"/>
        <w:numPr>
          <w:ilvl w:val="0"/>
          <w:numId w:val="21"/>
        </w:numPr>
      </w:pPr>
      <w:ins w:id="653" w:author="AgileWriter" w:date="2026-04-07T15:12:02Z">
        <w:r>
          <w:rPr/>
          <w:t>Willing and able to abide by the study restrictions, including lifestyle considerations.</w:t>
        </w:r>
      </w:ins>
    </w:p>
    <w:p>
      <w:pPr>
        <w:pStyle w:val="Q-List1-2-3"/>
        <w:jc w:val="left"/>
        <w:numPr>
          <w:ilvl w:val="0"/>
          <w:numId w:val="21"/>
        </w:numPr>
      </w:pPr>
      <w:ins w:id="654" w:author="AgileWriter" w:date="2026-04-07T15:12:02Z">
        <w:r>
          <w:rPr/>
          <w:t>Willing and able to complete all study visits, in-residence requirements, and procedures.</w:t>
        </w:r>
      </w:ins>
    </w:p>
    <w:p>
      <w:pPr>
        <w:pStyle w:val="Q-List1-2-3"/>
        <w:jc w:val="left"/>
        <w:numPr>
          <w:ilvl w:val="0"/>
          <w:numId w:val="21"/>
        </w:numPr>
      </w:pPr>
      <w:ins w:id="655" w:author="AgileWriter" w:date="2026-04-07T15:12:02Z">
        <w:r>
          <w:rPr/>
          <w:t>18 to 65 years of age at the time of signing informed consent.</w:t>
        </w:r>
      </w:ins>
    </w:p>
    <w:p>
      <w:pPr>
        <w:pStyle w:val="Q-List1-2-3"/>
        <w:jc w:val="left"/>
        <w:numPr>
          <w:ilvl w:val="0"/>
          <w:numId w:val="21"/>
        </w:numPr>
      </w:pPr>
      <w:ins w:id="656" w:author="AgileWriter" w:date="2026-04-07T15:12:02Z">
        <w:r>
          <w:rPr/>
          <w:t>Body mass index (BMI) between 18.0 and 35.0 kg/m</w:t>
        </w:r>
      </w:ins>
      <w:ins w:id="657" w:author="AgileWriter" w:date="2026-04-07T15:12:02Z">
        <w:r>
          <w:rPr>
            <w:vertAlign w:val="superscript"/>
          </w:rPr>
          <w:t>2</w:t>
        </w:r>
      </w:ins>
      <w:ins w:id="658" w:author="AgileWriter" w:date="2026-04-07T15:12:02Z">
        <w:r>
          <w:rPr/>
          <w:t>, inclusive, at Screening.</w:t>
        </w:r>
      </w:ins>
    </w:p>
    <w:p>
      <w:pPr>
        <w:pStyle w:val="Q-List1-2-3"/>
        <w:jc w:val="left"/>
        <w:numPr>
          <w:ilvl w:val="0"/>
          <w:numId w:val="21"/>
        </w:numPr>
      </w:pPr>
      <w:ins w:id="659" w:author="AgileWriter" w:date="2026-04-07T15:12:02Z">
        <w:r>
          <w:rPr/>
          <w:t>Female participants will be of non-childbearing potential (refer to protocol for definition).</w:t>
        </w:r>
      </w:ins>
    </w:p>
    <w:p>
      <w:pPr>
        <w:pStyle w:val="Q-List1-2-3"/>
        <w:jc w:val="left"/>
        <w:numPr>
          <w:ilvl w:val="0"/>
          <w:numId w:val="21"/>
        </w:numPr>
      </w:pPr>
      <w:ins w:id="660" w:author="AgileWriter" w:date="2026-04-07T15:12:02Z">
        <w:r>
          <w:rPr/>
          <w:t>Male participants will agree to use contraception while on study intervention and for at least 6 months after the last dose of study intervention.</w:t>
        </w:r>
      </w:ins>
    </w:p>
    <w:p>
      <w:pPr>
        <w:pStyle w:val="Q-List1-2-3"/>
        <w:jc w:val="left"/>
        <w:numPr>
          <w:ilvl w:val="0"/>
          <w:numId w:val="21"/>
        </w:numPr>
      </w:pPr>
      <w:ins w:id="661" w:author="AgileWriter" w:date="2026-04-07T15:12:02Z">
        <w:r>
          <w:rPr/>
          <w:t>SAD cohorts only: Participants must be in good health, determined by no clinically significant findings from medical history, physical examination, 12-lead ECG, vital signs measurements, and clinical laboratory evaluations at Screening as assessed by the Investigator.</w:t>
        </w:r>
      </w:ins>
    </w:p>
    <w:p>
      <w:pPr>
        <w:pStyle w:val="Q-List1-2-3"/>
        <w:jc w:val="left"/>
        <w:numPr>
          <w:ilvl w:val="0"/>
          <w:numId w:val="21"/>
        </w:numPr>
      </w:pPr>
      <w:ins w:id="662" w:author="AgileWriter" w:date="2026-04-07T15:12:02Z">
        <w:r>
          <w:rPr/>
          <w:t>Repeat-dose cohort only: boneitis treated with Zammoxin or myrnestristoate and in otherwise good health except for well-controlled conditions.</w:t>
        </w:r>
      </w:ins>
    </w:p>
    <w:p>
      <w:pPr>
        <w:pStyle w:val="Q-Heading3"/>
        <w:jc w:val="left"/>
      </w:pPr>
      <w:bookmarkStart w:id="27" w:name="_Heading_3_Exclusion_Criteria"/>
      <w:r>
        <w:rPr/>
        <w:t>Exclusion Criteria</w:t>
      </w:r>
      <w:bookmarkEnd w:id="27"/>
    </w:p>
    <w:p>
      <w:pPr>
        <w:pStyle w:val="Q-BodyText"/>
        <w:jc w:val="left"/>
      </w:pPr>
      <w:r>
        <w:rPr/>
        <w:t xml:space="preserve">Participants who met any of the following criteria were excluded from the study: </w:t>
      </w:r>
    </w:p>
    <w:p>
      <w:pPr>
        <w:pStyle w:val="Q-BodyText"/>
        <w:jc w:val="left"/>
      </w:pPr>
      <w:del w:id="663" w:author="AgileWriter" w:date="2026-04-07T15:12:02Z">
        <w:r>
          <w:rPr/>
          <w:delText xml:space="preserve">&lt;Number list of exclusion criteria&gt;</w:delText>
          <w:tab/>
        </w:r>
      </w:del>
    </w:p>
    <w:p>
      <w:pPr>
        <w:pStyle w:val="Q-List1-2-3"/>
        <w:jc w:val="left"/>
        <w:numPr>
          <w:ilvl w:val="0"/>
          <w:numId w:val="22"/>
        </w:numPr>
      </w:pPr>
      <w:commentRangeStart w:id="22"/>
      <w:ins w:id="664" w:author="AgileWriter" w:date="2026-04-07T15:12:02Z">
        <w:r>
          <w:rPr/>
          <w:t>History of, or treatment for, rock-joint, including clunge or brain wobbles within 5 years of the Screening visit.</w:t>
        </w:r>
      </w:ins>
      <w:commentRangeEnd w:id="22"/>
      <w:r>
        <w:rPr>
          <w:rStyle w:val="CommentReference"/>
        </w:rPr>
        <w:commentReference w:id="22"/>
      </w:r>
    </w:p>
    <w:p>
      <w:pPr>
        <w:pStyle w:val="Q-List1-2-3"/>
        <w:jc w:val="left"/>
        <w:numPr>
          <w:ilvl w:val="0"/>
          <w:numId w:val="22"/>
        </w:numPr>
      </w:pPr>
      <w:ins w:id="665" w:author="AgileWriter" w:date="2026-04-07T15:12:02Z">
        <w:r>
          <w:rPr/>
          <w:t>History of spontaneous combustion.</w:t>
        </w:r>
      </w:ins>
    </w:p>
    <w:p>
      <w:pPr>
        <w:pStyle w:val="Q-List1-2-3"/>
        <w:jc w:val="left"/>
        <w:numPr>
          <w:ilvl w:val="0"/>
          <w:numId w:val="22"/>
        </w:numPr>
      </w:pPr>
      <w:ins w:id="666" w:author="AgileWriter" w:date="2026-04-07T15:12:02Z">
        <w:r>
          <w:rPr/>
          <w:t>Blood pressure &gt;155 mmHg systolic or &gt;95 mmHg diastolic.</w:t>
        </w:r>
      </w:ins>
    </w:p>
    <w:p>
      <w:pPr>
        <w:pStyle w:val="Q-List1-2-3"/>
        <w:jc w:val="left"/>
        <w:numPr>
          <w:ilvl w:val="0"/>
          <w:numId w:val="22"/>
        </w:numPr>
      </w:pPr>
      <w:ins w:id="667" w:author="AgileWriter" w:date="2026-04-07T15:12:02Z">
        <w:r>
          <w:rPr/>
          <w:t>Known heart disease or clinically significant abnormalities identified in the 12-lead ECG at Screening.</w:t>
        </w:r>
      </w:ins>
    </w:p>
    <w:p>
      <w:pPr>
        <w:pStyle w:val="Q-List1-2-3"/>
        <w:jc w:val="left"/>
        <w:numPr>
          <w:ilvl w:val="0"/>
          <w:numId w:val="22"/>
        </w:numPr>
      </w:pPr>
      <w:ins w:id="668" w:author="AgileWriter" w:date="2026-04-07T15:12:02Z">
        <w:r>
          <w:rPr/>
          <w:t>QT interval corrected for heart rate using Fridericia’s method (QTcF) &gt;450 msec (males) or &gt;470 msec (females) confirmed by calculating the mean of the original value and 2 repeats.</w:t>
        </w:r>
      </w:ins>
    </w:p>
    <w:p>
      <w:pPr>
        <w:pStyle w:val="Q-List1-2-3"/>
        <w:jc w:val="left"/>
        <w:numPr>
          <w:ilvl w:val="0"/>
          <w:numId w:val="22"/>
        </w:numPr>
      </w:pPr>
      <w:ins w:id="669" w:author="AgileWriter" w:date="2026-04-07T15:12:02Z">
        <w:r>
          <w:rPr/>
          <w:t>QRS duration &gt;120 msec confirmed by calculating the mean of the original value and 2 repeats.</w:t>
        </w:r>
      </w:ins>
    </w:p>
    <w:p>
      <w:pPr>
        <w:pStyle w:val="Q-List1-2-3"/>
        <w:jc w:val="left"/>
        <w:numPr>
          <w:ilvl w:val="0"/>
          <w:numId w:val="22"/>
        </w:numPr>
      </w:pPr>
      <w:ins w:id="670" w:author="AgileWriter" w:date="2026-04-07T15:12:02Z">
        <w:r>
          <w:rPr/>
          <w:t>PR interval &gt;220 msec confirmed by calculating the mean of the original value and 2 repeats.</w:t>
        </w:r>
      </w:ins>
    </w:p>
    <w:p>
      <w:pPr>
        <w:pStyle w:val="Q-List1-2-3"/>
        <w:jc w:val="left"/>
        <w:numPr>
          <w:ilvl w:val="0"/>
          <w:numId w:val="22"/>
        </w:numPr>
      </w:pPr>
      <w:ins w:id="671" w:author="AgileWriter" w:date="2026-04-07T15:12:02Z">
        <w:r>
          <w:rPr/>
          <w:t>Findings that would make corrected QT (QTc) measurements difficult or QTc data uninterpretable.</w:t>
        </w:r>
      </w:ins>
    </w:p>
    <w:p>
      <w:pPr>
        <w:pStyle w:val="Q-List1-2-3"/>
        <w:jc w:val="left"/>
        <w:numPr>
          <w:ilvl w:val="0"/>
          <w:numId w:val="22"/>
        </w:numPr>
      </w:pPr>
      <w:ins w:id="672" w:author="AgileWriter" w:date="2026-04-07T15:12:02Z">
        <w:r>
          <w:rPr/>
          <w:t>Family history of long QT syndrome.</w:t>
        </w:r>
      </w:ins>
    </w:p>
    <w:p>
      <w:pPr>
        <w:pStyle w:val="Q-List1-2-3"/>
        <w:jc w:val="left"/>
        <w:numPr>
          <w:ilvl w:val="0"/>
          <w:numId w:val="22"/>
        </w:numPr>
      </w:pPr>
      <w:ins w:id="673" w:author="AgileWriter" w:date="2026-04-07T15:12:02Z">
        <w:r>
          <w:rPr/>
          <w:t>Female participant with a positive pregnancy test or who is lactating at Screening.</w:t>
        </w:r>
      </w:ins>
    </w:p>
    <w:p>
      <w:pPr>
        <w:pStyle w:val="Q-List1-2-3"/>
        <w:jc w:val="left"/>
        <w:numPr>
          <w:ilvl w:val="0"/>
          <w:numId w:val="22"/>
        </w:numPr>
      </w:pPr>
      <w:ins w:id="674" w:author="AgileWriter" w:date="2026-04-07T15:12:02Z">
        <w:r>
          <w:rPr/>
          <w:t>History of alcoholism or drug/chemical abuse within 2 years prior to Screening.</w:t>
        </w:r>
      </w:ins>
    </w:p>
    <w:p>
      <w:pPr>
        <w:pStyle w:val="Q-List1-2-3"/>
        <w:jc w:val="left"/>
        <w:numPr>
          <w:ilvl w:val="0"/>
          <w:numId w:val="22"/>
        </w:numPr>
      </w:pPr>
      <w:ins w:id="675" w:author="AgileWriter" w:date="2026-04-07T15:12:02Z">
        <w:r>
          <w:rPr/>
          <w:t>Prior exposure to ABC-123 or any other blorp induction therapy.</w:t>
        </w:r>
      </w:ins>
    </w:p>
    <w:p>
      <w:pPr>
        <w:pStyle w:val="Q-List1-2-3"/>
        <w:jc w:val="left"/>
        <w:numPr>
          <w:ilvl w:val="0"/>
          <w:numId w:val="22"/>
        </w:numPr>
      </w:pPr>
      <w:ins w:id="676" w:author="AgileWriter" w:date="2026-04-07T15:12:02Z">
        <w:r>
          <w:rPr/>
          <w:t>Participation in a clinical study involving administration of an investigational drug (new chemical entity) in the past 30 days or 5 half-lives of last dose (whichever is longer) prior to first dosing.</w:t>
        </w:r>
      </w:ins>
    </w:p>
    <w:p>
      <w:pPr>
        <w:pStyle w:val="Q-Heading3"/>
        <w:jc w:val="left"/>
      </w:pPr>
      <w:bookmarkStart w:id="28" w:name="_Heading_3_Removal_of_Patients_from_Therapy_or_Asse"/>
      <w:r>
        <w:rPr/>
        <w:t>Removal of Patients from Therapy or Assessment</w:t>
      </w:r>
      <w:bookmarkEnd w:id="28"/>
    </w:p>
    <w:p>
      <w:pPr>
        <w:pStyle w:val="Q-BodyText"/>
        <w:jc w:val="left"/>
      </w:pPr>
      <w:r>
        <w:rPr/>
        <w:t>&lt;Removal of Patients from Therapy or Assessment&gt;</w:t>
      </w:r>
    </w:p>
    <w:p>
      <w:pPr>
        <w:pStyle w:val="Q-Heading4"/>
        <w:jc w:val="left"/>
      </w:pPr>
      <w:bookmarkStart w:id="29" w:name="_Heading_4_Criteria_for_Discontinuation_Withdrawal"/>
      <w:r>
        <w:rPr/>
        <w:t xml:space="preserve">Criteria for Discontinuation/Withdrawal From the Study </w:t>
      </w:r>
      <w:bookmarkEnd w:id="29"/>
    </w:p>
    <w:p>
      <w:pPr>
        <w:pStyle w:val="Q-BodyText"/>
        <w:jc w:val="left"/>
      </w:pPr>
      <w:del w:id="677" w:author="AgileWriter" w:date="2026-04-07T15:12:02Z">
        <w:r>
          <w:rPr/>
          <w:delText xml:space="preserve">&lt;Criteria for Discontinuation/Withdrawal From the Study&gt;</w:delText>
        </w:r>
      </w:del>
      <w:commentRangeStart w:id="23"/>
      <w:ins w:id="678" w:author="AgileWriter" w:date="2026-04-07T15:12:02Z">
        <w:r>
          <w:rPr/>
          <w:t>Participants may discontinue or withdraw from the study intervention at any time for any reason, including scheduling difficulties, dissatisfaction with study requirements or treatment, adverse events, progressive disease, or medical necessity. Liver test abnormalities meeting specific criteria may also necessitate permanent discontinuation. Upon permanent discontinuation, an early discontinuation visit will be conducted, and the reason for treatment discontinuation will be recorded in the electronic case report form (eCRF). The participant will be encouraged to complete the remaining study visits. Refer to the Schedule of Activities (Section 1.3) for data collection procedures at the time of intervention discontinuation and follow-up.</w:t>
        </w:r>
      </w:ins>
      <w:commentRangeEnd w:id="23"/>
      <w:r>
        <w:rPr>
          <w:rStyle w:val="CommentReference"/>
        </w:rPr>
        <w:commentReference w:id="23"/>
      </w:r>
    </w:p>
    <w:p>
      <w:pPr>
        <w:pStyle w:val="Q-Heading4"/>
        <w:jc w:val="left"/>
      </w:pPr>
      <w:bookmarkStart w:id="30" w:name="_Heading_4_Lost_to_Follow_Up"/>
      <w:r>
        <w:rPr/>
        <w:t xml:space="preserve">Lost to Follow-Up </w:t>
      </w:r>
      <w:bookmarkEnd w:id="30"/>
    </w:p>
    <w:p>
      <w:pPr>
        <w:pStyle w:val="Q-BodyText"/>
        <w:jc w:val="left"/>
      </w:pPr>
      <w:del w:id="679" w:author="AgileWriter" w:date="2026-04-07T15:12:02Z">
        <w:r>
          <w:rPr/>
          <w:delText xml:space="preserve">&lt;Lost to Follow-Up&gt;</w:delText>
        </w:r>
      </w:del>
      <w:commentRangeStart w:id="24"/>
      <w:ins w:id="680" w:author="AgileWriter" w:date="2026-04-07T15:12:02Z">
        <w:r>
          <w:rPr/>
          <w:t>A participant is considered lost to follow-up if they repeatedly fail to return for scheduled visits and cannot be contacted by the study site. Prior to being deemed lost to follow-up, the Investigator or designee must make every effort to re-establish contact, including at least three telephone calls and, if necessary, sending a certified letter to the participant’s last known address or using local equivalent methods. All contact attempts should be documented in the participant’s medical record.</w:t>
        </w:r>
      </w:ins>
      <w:commentRangeEnd w:id="24"/>
      <w:r>
        <w:rPr>
          <w:rStyle w:val="CommentReference"/>
        </w:rPr>
        <w:commentReference w:id="24"/>
      </w:r>
    </w:p>
    <w:p>
      <w:pPr>
        <w:pStyle w:val="Q-Heading2"/>
        <w:jc w:val="left"/>
      </w:pPr>
      <w:bookmarkStart w:id="31" w:name="_Heading_2_Treatments"/>
      <w:r>
        <w:rPr/>
        <w:t>Treatments</w:t>
      </w:r>
      <w:bookmarkEnd w:id="31"/>
    </w:p>
    <w:p>
      <w:pPr>
        <w:pStyle w:val="Q-Heading3"/>
        <w:jc w:val="left"/>
      </w:pPr>
      <w:bookmarkStart w:id="32" w:name="_Heading_3_Treatments_Administered"/>
      <w:r>
        <w:rPr/>
        <w:t>Treatments Administered</w:t>
      </w:r>
      <w:bookmarkEnd w:id="32"/>
    </w:p>
    <w:p>
      <w:pPr>
        <w:pStyle w:val="Q-BodyText"/>
        <w:jc w:val="left"/>
      </w:pPr>
      <w:del w:id="681" w:author="AgileWriter" w:date="2026-04-07T15:12:02Z">
        <w:r>
          <w:rPr/>
          <w:delText xml:space="preserve">&lt;Treatments Administered&gt;</w:delText>
        </w:r>
      </w:del>
      <w:commentRangeStart w:id="25"/>
      <w:ins w:id="682" w:author="AgileWriter" w:date="2026-04-07T15:12:02Z">
        <w:r>
          <w:rPr/>
          <w:t>Participants in the study received either ABC-123 or placebo. Healthy volunteers were administered a single dose of 5 mg ABC-123 via subcutaneous injection, with the planned maximum dose being 600 mg. In the repeat-dose cohort, participants continued their usual boneitis treatment throughout the study, and concomitant medications for lurgi, sporadic invisibility, and Fink-Nottle syndrome were required to be stable for at least 30 days prior to screening and maintained until the end of the study unless deemed acceptable by the Investigator. Saline, lidocaine, and paracetamol/acetaminophen (up to 2 g/day for three consecutive days) were permitted as needed.</w:t>
        </w:r>
      </w:ins>
      <w:commentRangeEnd w:id="25"/>
      <w:r>
        <w:rPr>
          <w:rStyle w:val="CommentReference"/>
        </w:rPr>
        <w:commentReference w:id="25"/>
      </w:r>
    </w:p>
    <w:p>
      <w:pPr>
        <w:pStyle w:val="Q-Heading3"/>
        <w:jc w:val="left"/>
      </w:pPr>
      <w:bookmarkStart w:id="33" w:name="_Heading_3_Identity_of_Investigational_Product_s"/>
      <w:r>
        <w:rPr/>
        <w:t>Identity of Investigational Product(s)</w:t>
      </w:r>
      <w:bookmarkEnd w:id="33"/>
    </w:p>
    <w:p>
      <w:pPr>
        <w:pStyle w:val="Q-BodyText"/>
        <w:jc w:val="left"/>
      </w:pPr>
      <w:r>
        <w:rPr/>
        <w:t xml:space="preserve">A summary of the Investigational drug product, </w:t>
      </w:r>
      <w:del w:id="683" w:author="AgileWriter" w:date="2026-04-07T15:12:02Z">
        <w:r>
          <w:rPr/>
          <w:delText xml:space="preserve">&lt;Investigational drug Name&gt;</w:delText>
        </w:r>
      </w:del>
      <w:commentRangeStart w:id="26"/>
      <w:ins w:id="684" w:author="AgileWriter" w:date="2026-04-07T15:12:02Z">
        <w:r>
          <w:rPr/>
          <w:t>ABC-123</w:t>
        </w:r>
      </w:ins>
      <w:commentRangeEnd w:id="26"/>
      <w:r>
        <w:rPr>
          <w:rStyle w:val="CommentReference"/>
        </w:rPr>
        <w:commentReference w:id="26"/>
      </w:r>
      <w:r>
        <w:rPr/>
        <w:t xml:space="preserve"> is presented in </w:t>
      </w:r>
      <w:r>
        <w:fldChar w:fldCharType="begin"/>
      </w:r>
      <w:r>
        <w:instrText xml:space="preserve"> \* MERGEFORMAT </w:instrText>
      </w:r>
      <w:r>
        <w:fldChar w:fldCharType="separate"/>
      </w:r>
      <w:hyperlink w:anchor="_Table_4">
        <w:r>
          <w:rPr>
            <w:noProof/>
            <w:color w:val="0000FF"/>
          </w:rPr>
          <w:t xml:space="preserve">Table 4</w:t>
        </w:r>
      </w:hyperlink>
      <w:r>
        <w:fldChar w:fldCharType="end"/>
      </w:r>
      <w:r>
        <w:rPr/>
        <w:t>.</w:t>
      </w:r>
    </w:p>
    <w:p>
      <w:pPr>
        <w:pStyle w:val="Q-CaptionContd"/>
        <w:jc w:val="left"/>
      </w:pPr>
      <w:bookmarkStart w:id="34" w:name="_Table_4"/>
      <w:r>
        <w:t xml:space="preserve">Table </w:t>
      </w:r>
      <w:r>
        <w:fldChar w:fldCharType="begin"/>
      </w:r>
      <w:r>
        <w:instrText xml:space="preserve"> SEQ Table \* ARABIC </w:instrText>
      </w:r>
      <w:r>
        <w:fldChar w:fldCharType="separate"/>
      </w:r>
      <w:r>
        <w:rPr>
          <w:noProof/>
        </w:rPr>
        <w:t xml:space="preserve">4</w:t>
      </w:r>
      <w:r>
        <w:fldChar w:fldCharType="end"/>
      </w:r>
      <w:r>
        <w:t>: Investigational Drug</w:t>
      </w:r>
      <w:bookmarkEnd w:id="34"/>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Pr>
                <w:b/>
                <w:sz w:val="20"/>
              </w:rPr>
              <w:t xml:space="preserve">Name </w:t>
            </w:r>
          </w:p>
        </w:tc>
        <w:tc>
          <w:tcPr>
            <w:tcW w:type="dxa" w:w="4680"/>
          </w:tcPr>
          <w:p>
            <w:pPr>
              <w:pStyle w:val="Q-BodyText"/>
              <w:jc w:val="left"/>
            </w:pPr>
            <w:r>
              <w:rPr/>
              <w:t>&lt;Name &gt;</w:t>
            </w:r>
          </w:p>
        </w:tc>
      </w:tr>
      <w:tr>
        <w:tc>
          <w:tcPr>
            <w:tcW w:type="dxa" w:w="4680"/>
          </w:tcPr>
          <w:p>
            <w:pPr>
              <w:pStyle w:val="Q-BodyText"/>
              <w:jc w:val="left"/>
            </w:pPr>
            <w:r>
              <w:rPr>
                <w:b/>
                <w:sz w:val="20"/>
              </w:rPr>
              <w:t>Dosage Formulation</w:t>
            </w:r>
          </w:p>
        </w:tc>
        <w:tc>
          <w:tcPr>
            <w:tcW w:type="dxa" w:w="4680"/>
          </w:tcPr>
          <w:p>
            <w:pPr>
              <w:pStyle w:val="Q-BodyText"/>
              <w:jc w:val="left"/>
            </w:pPr>
            <w:r>
              <w:rPr/>
              <w:t>&lt;Dosage Formulation&gt;</w:t>
            </w:r>
          </w:p>
        </w:tc>
      </w:tr>
      <w:tr>
        <w:tc>
          <w:tcPr>
            <w:tcW w:type="dxa" w:w="4680"/>
          </w:tcPr>
          <w:p>
            <w:pPr>
              <w:pStyle w:val="Q-BodyText"/>
              <w:jc w:val="left"/>
            </w:pPr>
            <w:r>
              <w:rPr>
                <w:b/>
                <w:sz w:val="20"/>
              </w:rPr>
              <w:t>Unit Dose strength (s)</w:t>
            </w:r>
          </w:p>
        </w:tc>
        <w:tc>
          <w:tcPr>
            <w:tcW w:type="dxa" w:w="4680"/>
          </w:tcPr>
          <w:p>
            <w:pPr>
              <w:pStyle w:val="Q-BodyText"/>
              <w:jc w:val="left"/>
            </w:pPr>
            <w:r>
              <w:rPr/>
              <w:t>&lt;Unit Dose strength (s)&gt;</w:t>
            </w:r>
          </w:p>
        </w:tc>
      </w:tr>
      <w:tr>
        <w:tc>
          <w:tcPr>
            <w:tcW w:type="dxa" w:w="4680"/>
          </w:tcPr>
          <w:p>
            <w:pPr>
              <w:pStyle w:val="Q-BodyText"/>
              <w:jc w:val="left"/>
            </w:pPr>
            <w:r>
              <w:rPr>
                <w:b/>
                <w:sz w:val="20"/>
              </w:rPr>
              <w:t>Dose level</w:t>
            </w:r>
          </w:p>
        </w:tc>
        <w:tc>
          <w:tcPr>
            <w:tcW w:type="dxa" w:w="4680"/>
          </w:tcPr>
          <w:p>
            <w:pPr>
              <w:pStyle w:val="Q-BodyText"/>
              <w:jc w:val="left"/>
            </w:pPr>
            <w:del w:id="685" w:author="AgileWriter" w:date="2026-04-07T15:12:02Z">
              <w:r>
                <w:rPr/>
                <w:delText xml:space="preserve">&lt;Dose level&gt;</w:delText>
              </w:r>
            </w:del>
            <w:commentRangeStart w:id="27"/>
            <w:ins w:id="686" w:author="AgileWriter" w:date="2026-04-07T15:12:02Z">
              <w:r>
                <w:rPr/>
                <w:t>5 mg (proposed starting dose level for SAD), with approximate half-log escalations.</w:t>
              </w:r>
            </w:ins>
            <w:commentRangeEnd w:id="27"/>
            <w:r>
              <w:rPr>
                <w:rStyle w:val="CommentReference"/>
              </w:rPr>
              <w:commentReference w:id="27"/>
            </w:r>
          </w:p>
        </w:tc>
      </w:tr>
      <w:tr>
        <w:tc>
          <w:tcPr>
            <w:tcW w:type="dxa" w:w="4680"/>
          </w:tcPr>
          <w:p>
            <w:pPr>
              <w:pStyle w:val="Q-BodyText"/>
              <w:jc w:val="left"/>
            </w:pPr>
            <w:r>
              <w:rPr>
                <w:b/>
                <w:sz w:val="20"/>
              </w:rPr>
              <w:t xml:space="preserve">Route of Administration </w:t>
            </w:r>
          </w:p>
        </w:tc>
        <w:tc>
          <w:tcPr>
            <w:tcW w:type="dxa" w:w="4680"/>
          </w:tcPr>
          <w:p>
            <w:pPr>
              <w:pStyle w:val="Q-BodyText"/>
              <w:jc w:val="left"/>
            </w:pPr>
            <w:r>
              <w:rPr/>
              <w:t>&lt;Route of Administration &gt;</w:t>
            </w:r>
          </w:p>
        </w:tc>
      </w:tr>
      <w:tr>
        <w:tc>
          <w:tcPr>
            <w:tcW w:type="dxa" w:w="4680"/>
          </w:tcPr>
          <w:p>
            <w:pPr>
              <w:pStyle w:val="Q-BodyText"/>
              <w:jc w:val="left"/>
            </w:pPr>
            <w:r>
              <w:rPr>
                <w:b/>
                <w:sz w:val="20"/>
              </w:rPr>
              <w:t xml:space="preserve">Number of injections and volume </w:t>
            </w:r>
          </w:p>
        </w:tc>
        <w:tc>
          <w:tcPr>
            <w:tcW w:type="dxa" w:w="4680"/>
          </w:tcPr>
          <w:p>
            <w:pPr>
              <w:pStyle w:val="Q-BodyText"/>
              <w:jc w:val="left"/>
            </w:pPr>
            <w:r>
              <w:rPr/>
              <w:t>&lt;Number of injections and volume &gt;</w:t>
            </w:r>
          </w:p>
        </w:tc>
      </w:tr>
      <w:tr>
        <w:tc>
          <w:tcPr>
            <w:tcW w:type="dxa" w:w="4680"/>
          </w:tcPr>
          <w:p>
            <w:pPr>
              <w:pStyle w:val="Q-BodyText"/>
              <w:jc w:val="left"/>
            </w:pPr>
            <w:r>
              <w:rPr>
                <w:b/>
                <w:sz w:val="20"/>
              </w:rPr>
              <w:t>Packaging and Labelling</w:t>
            </w:r>
          </w:p>
        </w:tc>
        <w:tc>
          <w:tcPr>
            <w:tcW w:type="dxa" w:w="4680"/>
          </w:tcPr>
          <w:p>
            <w:pPr>
              <w:pStyle w:val="Q-BodyText"/>
              <w:jc w:val="left"/>
            </w:pPr>
            <w:r>
              <w:rPr/>
              <w:t>&lt;Packaging and Labelling&gt;</w:t>
            </w:r>
          </w:p>
        </w:tc>
      </w:tr>
      <w:tr>
        <w:tc>
          <w:tcPr>
            <w:tcW w:type="dxa" w:w="4680"/>
          </w:tcPr>
          <w:p>
            <w:pPr>
              <w:pStyle w:val="Q-BodyText"/>
              <w:jc w:val="left"/>
            </w:pPr>
            <w:r>
              <w:rPr>
                <w:b/>
                <w:sz w:val="20"/>
              </w:rPr>
              <w:t>Lot Number</w:t>
            </w:r>
          </w:p>
        </w:tc>
        <w:tc>
          <w:tcPr>
            <w:tcW w:type="dxa" w:w="4680"/>
          </w:tcPr>
          <w:p>
            <w:pPr>
              <w:pStyle w:val="Q-BodyText"/>
              <w:jc w:val="left"/>
            </w:pPr>
            <w:r>
              <w:rPr/>
              <w:t>&lt;Lot Number&gt;</w:t>
            </w:r>
          </w:p>
        </w:tc>
      </w:tr>
      <w:tr>
        <w:tc>
          <w:tcPr>
            <w:tcW w:type="dxa" w:w="4680"/>
          </w:tcPr>
          <w:p>
            <w:pPr>
              <w:pStyle w:val="Q-BodyText"/>
              <w:jc w:val="left"/>
            </w:pPr>
            <w:r>
              <w:rPr>
                <w:b/>
                <w:sz w:val="20"/>
              </w:rPr>
              <w:t>Manufacturer</w:t>
            </w:r>
          </w:p>
        </w:tc>
        <w:tc>
          <w:tcPr>
            <w:tcW w:type="dxa" w:w="4680"/>
          </w:tcPr>
          <w:p>
            <w:pPr>
              <w:pStyle w:val="Q-BodyText"/>
              <w:jc w:val="left"/>
            </w:pPr>
            <w:r>
              <w:rPr/>
              <w:t>&lt;Manufacturer&gt;</w:t>
            </w:r>
          </w:p>
        </w:tc>
      </w:tr>
      <w:tr>
        <w:tc>
          <w:tcPr>
            <w:tcW w:type="dxa" w:w="4680"/>
          </w:tcPr>
          <w:p>
            <w:pPr>
              <w:pStyle w:val="Q-BodyText"/>
              <w:jc w:val="left"/>
            </w:pPr>
            <w:r>
              <w:rPr>
                <w:b/>
                <w:sz w:val="20"/>
              </w:rPr>
              <w:t>Storage</w:t>
            </w:r>
          </w:p>
        </w:tc>
        <w:tc>
          <w:tcPr>
            <w:tcW w:type="dxa" w:w="4680"/>
          </w:tcPr>
          <w:p>
            <w:pPr>
              <w:pStyle w:val="Q-BodyText"/>
              <w:jc w:val="left"/>
            </w:pPr>
            <w:r>
              <w:rPr/>
              <w:t>&lt;Storage&gt;</w:t>
            </w:r>
          </w:p>
        </w:tc>
      </w:tr>
    </w:tbl>
    <w:p>
      <w:pPr>
        <w:pStyle w:val="Q-Table-Footnote"/>
        <w:jc w:val="left"/>
      </w:pPr>
      <w:r>
        <w:rPr/>
        <w:t>Abbreviation: &lt;Abbreviations&gt;</w:t>
      </w:r>
    </w:p>
    <w:p>
      <w:pPr>
        <w:pStyle w:val="Q-Table-Footnote"/>
        <w:jc w:val="left"/>
      </w:pPr>
      <w:r>
        <w:rPr/>
        <w:t xml:space="preserve">Source: </w:t>
      </w:r>
      <w:del w:id="687" w:author="AgileWriter" w:date="2026-04-07T15:12:02Z">
        <w:r>
          <w:rPr/>
          <w:delText xml:space="preserve">&lt;Protocol Number&gt;</w:delText>
        </w:r>
      </w:del>
      <w:commentRangeStart w:id="28"/>
      <w:ins w:id="688" w:author="AgileWriter" w:date="2026-04-07T15:12:02Z">
        <w:r>
          <w:rPr/>
          <w:t>SKY-2000-101</w:t>
        </w:r>
      </w:ins>
      <w:commentRangeEnd w:id="28"/>
      <w:r>
        <w:rPr>
          <w:rStyle w:val="CommentReference"/>
        </w:rPr>
        <w:commentReference w:id="28"/>
      </w:r>
      <w:r>
        <w:rPr/>
        <w:t xml:space="preserve"> Clinical Study Protocol, &lt;Version X.0&gt; (</w:t>
      </w:r>
      <w:r>
        <w:rPr>
          <w:color w:val="0000FF"/>
        </w:rPr>
        <w:t>Appendix 16.1.1</w:t>
      </w:r>
      <w:r>
        <w:rPr/>
        <w:t>); Certificate of Analysis</w:t>
      </w:r>
    </w:p>
    <w:p>
      <w:pPr>
        <w:pStyle w:val="Q-Heading3"/>
        <w:jc w:val="left"/>
      </w:pPr>
      <w:bookmarkStart w:id="35" w:name="_Heading_3_Method_of_Assigning_Patients_to_Treatmen"/>
      <w:r>
        <w:rPr/>
        <w:t>Method of Assigning Patients to Treatment Groups</w:t>
      </w:r>
      <w:bookmarkEnd w:id="35"/>
    </w:p>
    <w:p>
      <w:pPr>
        <w:pStyle w:val="Q-BodyText"/>
        <w:jc w:val="left"/>
      </w:pPr>
      <w:r>
        <w:rPr/>
        <w:t>&lt;Method of Assigning Patients to Treatment Groups&gt;</w:t>
      </w:r>
    </w:p>
    <w:p>
      <w:pPr>
        <w:pStyle w:val="Q-Heading3"/>
        <w:jc w:val="left"/>
      </w:pPr>
      <w:bookmarkStart w:id="36" w:name="_Heading_3_Selection_of_Doses_in_the_Study"/>
      <w:r>
        <w:rPr/>
        <w:t>Selection of Doses in the Study</w:t>
      </w:r>
      <w:bookmarkEnd w:id="36"/>
    </w:p>
    <w:p>
      <w:pPr>
        <w:pStyle w:val="Q-BodyText"/>
        <w:jc w:val="left"/>
      </w:pPr>
      <w:r>
        <w:rPr/>
        <w:t>&lt;Selection of Doses in the Study&gt;</w:t>
      </w:r>
    </w:p>
    <w:p>
      <w:pPr>
        <w:pStyle w:val="Q-Heading3"/>
        <w:jc w:val="left"/>
      </w:pPr>
      <w:bookmarkStart w:id="37" w:name="_Heading_3_Selection_and_Timing_of_Dose_for_Each_Pa"/>
      <w:r>
        <w:rPr/>
        <w:t>Selection and Timing of Dose for Each Participant</w:t>
      </w:r>
      <w:bookmarkEnd w:id="37"/>
    </w:p>
    <w:p>
      <w:pPr>
        <w:pStyle w:val="Q-BodyText"/>
        <w:jc w:val="left"/>
      </w:pPr>
      <w:del w:id="689" w:author="AgileWriter" w:date="2026-04-07T15:12:02Z">
        <w:r>
          <w:rPr/>
          <w:delText xml:space="preserve">&lt;Selection and Timing of Dose for Each Participant&gt;</w:delText>
        </w:r>
      </w:del>
      <w:commentRangeStart w:id="29"/>
      <w:ins w:id="690" w:author="AgileWriter" w:date="2026-04-07T15:12:02Z">
        <w:r>
          <w:rPr/>
          <w:t>Dose selection for each participant in this study will be based on available clinical, laboratory safety, and pharmacokinetic data from the current and previous cohorts. During the single ascending dose (SAD) phase, dose increments will not exceed half-log (approximately 3.3-fold) increases. Further details on dose selection and modifications are provided in the protocol. The study includes both healthy volunteers for the SAD escalation component and participants with boneitis for the repeat-dose component, with dosing decisions informed by ongoing safety and PK assessments.</w:t>
        </w:r>
      </w:ins>
      <w:commentRangeEnd w:id="29"/>
      <w:r>
        <w:rPr>
          <w:rStyle w:val="CommentReference"/>
        </w:rPr>
        <w:commentReference w:id="29"/>
      </w:r>
    </w:p>
    <w:p>
      <w:pPr>
        <w:pStyle w:val="Q-Heading3"/>
        <w:jc w:val="left"/>
      </w:pPr>
      <w:bookmarkStart w:id="38" w:name="_Heading_3_Blinding"/>
      <w:r>
        <w:rPr/>
        <w:t>Blinding</w:t>
      </w:r>
      <w:bookmarkEnd w:id="38"/>
    </w:p>
    <w:p>
      <w:pPr>
        <w:pStyle w:val="Q-BodyText"/>
        <w:jc w:val="left"/>
      </w:pPr>
      <w:del w:id="691" w:author="AgileWriter" w:date="2026-04-07T15:12:02Z">
        <w:r>
          <w:rPr/>
          <w:delText xml:space="preserve">&lt;Blinding&gt;</w:delText>
        </w:r>
      </w:del>
      <w:commentRangeStart w:id="30"/>
      <w:ins w:id="692" w:author="AgileWriter" w:date="2026-04-07T15:12:02Z">
        <w:r>
          <w:rPr/>
          <w:t>The study is conducted in a double-blind manner, with participants assigned to either active treatment or placebo based on a randomization schedule prepared by an unblinded statistician. Blinding is maintained throughout the study, and treatment assignments are only unblinded in emergencies when knowledge of the intervention is necessary for clinical management or to assess dose-limiting toxicity. Any unblinding outside these circumstances is considered a protocol deviation, and the Sponsor must be notified within 24 hours if the blind is broken.</w:t>
        </w:r>
      </w:ins>
      <w:commentRangeEnd w:id="30"/>
      <w:r>
        <w:rPr>
          <w:rStyle w:val="CommentReference"/>
        </w:rPr>
        <w:commentReference w:id="30"/>
      </w:r>
    </w:p>
    <w:p>
      <w:pPr>
        <w:pStyle w:val="Q-Heading3"/>
        <w:jc w:val="left"/>
      </w:pPr>
      <w:bookmarkStart w:id="39" w:name="_Heading_3_Prior_and_Concomitant_Therapy"/>
      <w:r>
        <w:rPr/>
        <w:t>Prior and Concomitant Therapy</w:t>
      </w:r>
      <w:bookmarkEnd w:id="39"/>
    </w:p>
    <w:p>
      <w:pPr>
        <w:pStyle w:val="Q-Heading4"/>
        <w:jc w:val="left"/>
      </w:pPr>
      <w:bookmarkStart w:id="40" w:name="_Heading_4_Prohibited_Medication"/>
      <w:r>
        <w:rPr/>
        <w:t xml:space="preserve">Prohibited Medication </w:t>
      </w:r>
      <w:bookmarkEnd w:id="40"/>
    </w:p>
    <w:p>
      <w:pPr>
        <w:pStyle w:val="Q-BodyText"/>
        <w:jc w:val="left"/>
      </w:pPr>
      <w:del w:id="693" w:author="AgileWriter" w:date="2026-04-07T15:12:03Z">
        <w:r>
          <w:rPr/>
          <w:delText xml:space="preserve">&lt;Prohibited Medication&gt;</w:delText>
        </w:r>
      </w:del>
      <w:commentRangeStart w:id="31"/>
      <w:ins w:id="694" w:author="AgileWriter" w:date="2026-04-07T15:12:03Z">
        <w:r>
          <w:rPr/>
          <w:t>The use of any prescription or nonprescription medications, nutritional products including vitamins (except for ongoing multivitamin supplements), minerals, and phytotherapeutic/herbal/plant-derived preparations is prohibited from Screening until the end of the study in the SAD Cohorts, unless deemed acceptable by the Investigator. Saline, lidocaine, or other medications required by study procedures are permitted at the Investigator’s discretion. Paracetamol/acetaminophen (up to 2 g/day for up to 3 consecutive days) is allowed as needed. For Repeat-Dose Cohorts, participants may continue their usual boneitis treatment, but concomitant medications for lurgi, sporadic invisibility, and Fink-Nottle syndrome must be stable for at least 30 days prior to Screening and may not be changed during the study unless approved by the Investigator.</w:t>
        </w:r>
      </w:ins>
      <w:commentRangeEnd w:id="31"/>
      <w:r>
        <w:rPr>
          <w:rStyle w:val="CommentReference"/>
        </w:rPr>
        <w:commentReference w:id="31"/>
      </w:r>
    </w:p>
    <w:p>
      <w:pPr>
        <w:pStyle w:val="Q-Heading4"/>
        <w:jc w:val="left"/>
      </w:pPr>
      <w:bookmarkStart w:id="41" w:name="_Heading_4_Concomitant_Medication"/>
      <w:r>
        <w:rPr/>
        <w:t xml:space="preserve">Concomitant Medication </w:t>
      </w:r>
      <w:bookmarkEnd w:id="41"/>
    </w:p>
    <w:p>
      <w:pPr>
        <w:pStyle w:val="Q-BodyText"/>
        <w:jc w:val="left"/>
      </w:pPr>
      <w:del w:id="695" w:author="AgileWriter" w:date="2026-04-07T15:12:03Z">
        <w:r>
          <w:rPr/>
          <w:delText xml:space="preserve">&lt;Concomitant Medication&gt;</w:delText>
        </w:r>
      </w:del>
      <w:commentRangeStart w:id="32"/>
      <w:ins w:id="696" w:author="AgileWriter" w:date="2026-04-07T15:12:03Z">
        <w:r>
          <w:rPr/>
          <w:t>All medications or vaccines, including over-the-counter or prescription drugs, vitamins, or herbal supplements, that participants are receiving at enrollment or during the study must be documented. This includes the reason for use, dates of administration (start and end), and dosage information (dose and frequency). Concomitant medication use will be monitored throughout the study, and any changes must be recorded as per protocol.</w:t>
        </w:r>
      </w:ins>
      <w:commentRangeEnd w:id="32"/>
      <w:r>
        <w:rPr>
          <w:rStyle w:val="CommentReference"/>
        </w:rPr>
        <w:commentReference w:id="32"/>
      </w:r>
    </w:p>
    <w:p>
      <w:pPr>
        <w:pStyle w:val="Q-Heading4"/>
        <w:jc w:val="left"/>
      </w:pPr>
      <w:bookmarkStart w:id="42" w:name="_Heading_4_Rescue_Medication"/>
      <w:r>
        <w:rPr/>
        <w:t xml:space="preserve">Rescue Medication </w:t>
      </w:r>
      <w:bookmarkEnd w:id="42"/>
    </w:p>
    <w:p>
      <w:pPr>
        <w:pStyle w:val="Q-BodyText"/>
        <w:jc w:val="left"/>
      </w:pPr>
      <w:del w:id="697" w:author="AgileWriter" w:date="2026-04-07T15:12:03Z">
        <w:r>
          <w:rPr/>
          <w:delText xml:space="preserve">&lt;Rescue Medication&gt;</w:delText>
        </w:r>
      </w:del>
      <w:commentRangeStart w:id="33"/>
      <w:ins w:id="698" w:author="AgileWriter" w:date="2026-04-07T15:12:03Z">
        <w:r>
          <w:rPr/>
          <w:t>Rescue medication is not applicable for this study.</w:t>
        </w:r>
      </w:ins>
      <w:commentRangeEnd w:id="33"/>
      <w:r>
        <w:rPr>
          <w:rStyle w:val="CommentReference"/>
        </w:rPr>
        <w:commentReference w:id="33"/>
      </w:r>
    </w:p>
    <w:p>
      <w:pPr>
        <w:pStyle w:val="Q-Heading3"/>
        <w:jc w:val="left"/>
      </w:pPr>
      <w:bookmarkStart w:id="43" w:name="_Heading_3_Treatment_Compliance"/>
      <w:r>
        <w:rPr/>
        <w:t>Treatment Compliance</w:t>
      </w:r>
      <w:bookmarkEnd w:id="43"/>
    </w:p>
    <w:p>
      <w:pPr>
        <w:pStyle w:val="Q-BodyText"/>
        <w:jc w:val="left"/>
      </w:pPr>
      <w:del w:id="699" w:author="AgileWriter" w:date="2026-04-07T15:12:03Z">
        <w:r>
          <w:rPr/>
          <w:delText xml:space="preserve">&lt;Treatment Compliance&gt;</w:delText>
        </w:r>
      </w:del>
      <w:commentRangeStart w:id="34"/>
      <w:ins w:id="700" w:author="AgileWriter" w:date="2026-04-07T15:12:03Z">
        <w:r>
          <w:rPr/>
          <w:t>To maintain treatment compliance and study integrity, participants receive their assigned treatment (active drug or placebo) based on a randomization schedule prepared by an unblinded statistician. The Investigator and site staff remain blinded to treatment assignments unless unblinding is required for emergency clinical management or to assess dose-limiting toxicity. Study participants in the Repeat-Dose Cohort continue their usual boneitis treatment throughout the study, with concomitant medications required to be stable for at least 30 days prior to Screening and not changed during the study unless approved by the Investigator.</w:t>
        </w:r>
      </w:ins>
      <w:commentRangeEnd w:id="34"/>
      <w:r>
        <w:rPr>
          <w:rStyle w:val="CommentReference"/>
        </w:rPr>
        <w:commentReference w:id="34"/>
      </w:r>
    </w:p>
    <w:p>
      <w:pPr>
        <w:pStyle w:val="Q-Heading3"/>
        <w:jc w:val="left"/>
      </w:pPr>
      <w:bookmarkStart w:id="44" w:name="_Heading_3_Specific_Restrictions_and_Requirements"/>
      <w:r>
        <w:rPr/>
        <w:t>Specific Restrictions and Requirements</w:t>
      </w:r>
      <w:bookmarkEnd w:id="44"/>
    </w:p>
    <w:p>
      <w:pPr>
        <w:pStyle w:val="Q-Heading4"/>
        <w:jc w:val="left"/>
      </w:pPr>
      <w:bookmarkStart w:id="45" w:name="_Heading_4_Insert_Applicable_Restriction_s_Applica"/>
      <w:del w:id="701" w:author="AgileWriter" w:date="2026-04-07T15:12:03Z">
        <w:r>
          <w:rPr/>
          <w:delText xml:space="preserve">&lt;Insert Applicable Restriction(s)&gt;</w:delText>
        </w:r>
      </w:del>
      <w:commentRangeStart w:id="35"/>
      <w:ins w:id="702" w:author="AgileWriter" w:date="2026-04-07T15:12:03Z">
        <w:r>
          <w:rPr/>
          <w:t>Applicable Laws, Regulations, and Guidelines</w:t>
        </w:r>
      </w:ins>
      <w:commentRangeEnd w:id="35"/>
      <w:r>
        <w:rPr>
          <w:rStyle w:val="CommentReference"/>
        </w:rPr>
        <w:commentReference w:id="35"/>
      </w:r>
      <w:bookmarkEnd w:id="45"/>
    </w:p>
    <w:p>
      <w:pPr>
        <w:pStyle w:val="Q-Heading2"/>
        <w:jc w:val="left"/>
      </w:pPr>
      <w:bookmarkStart w:id="46" w:name="_Heading_2_Study_Assessments_and_Procedures"/>
      <w:r>
        <w:rPr/>
        <w:t>Study Assessments and Procedures</w:t>
      </w:r>
      <w:bookmarkEnd w:id="46"/>
    </w:p>
    <w:p>
      <w:pPr>
        <w:pStyle w:val="Q-BodyText"/>
        <w:jc w:val="left"/>
      </w:pPr>
      <w:r>
        <w:rPr/>
        <w:t xml:space="preserve">The Schedule of Assessments is provided in </w:t>
      </w:r>
      <w:del w:id="703" w:author="AgileWriter" w:date="2026-04-07T15:12:03Z">
        <w:r>
          <w:rPr/>
          <w:delText xml:space="preserve">&lt;Table X&gt;</w:delText>
        </w:r>
      </w:del>
      <w:commentRangeStart w:id="36"/>
      <w:ins w:id="704" w:author="AgileWriter" w:date="2026-04-07T15:12:03Z">
        <w:r>
          <w:rPr/>
          <w:t>Table 14.1.1</w:t>
        </w:r>
      </w:ins>
      <w:commentRangeEnd w:id="36"/>
      <w:r>
        <w:rPr>
          <w:rStyle w:val="CommentReference"/>
        </w:rPr>
        <w:commentReference w:id="36"/>
      </w:r>
      <w:r>
        <w:rPr/>
        <w:t>.</w:t>
      </w:r>
    </w:p>
    <w:p>
      <w:pPr>
        <w:pStyle w:val="Q-Heading3"/>
        <w:jc w:val="left"/>
      </w:pPr>
      <w:bookmarkStart w:id="47" w:name="_Heading_3_Informed_Consent"/>
      <w:r>
        <w:rPr/>
        <w:t>Informed Consent</w:t>
      </w:r>
      <w:bookmarkEnd w:id="47"/>
    </w:p>
    <w:p>
      <w:pPr>
        <w:pStyle w:val="Q-BodyText"/>
        <w:jc w:val="left"/>
      </w:pPr>
      <w:del w:id="705" w:author="AgileWriter" w:date="2026-04-07T15:12:03Z">
        <w:r>
          <w:rPr/>
          <w:delText xml:space="preserve">&lt;Informed Consent&gt;</w:delText>
        </w:r>
      </w:del>
      <w:commentRangeStart w:id="37"/>
      <w:ins w:id="706" w:author="AgileWriter" w:date="2026-04-07T15:12:03Z">
        <w:r>
          <w:rPr/>
          <w:t>Participants must be informed that their participation in the study is voluntary. Informed consent must be obtained by having the participant or their legally authorized representative sign a statement that complies with 21 CFR 50, local regulations, ICH guidelines, HIPAA requirements (where applicable), and IRB/IEC or study center requirements. The medical record must document that written informed consent was obtained before enrollment, including the date of consent and the signature of the authorized person obtaining consent. Participants must be re-consented to the most current version of the informed consent form (ICF) during the study, and a copy of the ICF must be provided to the participant or their representative. Participants must also be informed about the use and disclosure of their personal study-related data in accordance with local data protection laws and must consent to this use as described in the informed consent.</w:t>
        </w:r>
      </w:ins>
      <w:commentRangeEnd w:id="37"/>
      <w:r>
        <w:rPr>
          <w:rStyle w:val="CommentReference"/>
        </w:rPr>
        <w:commentReference w:id="37"/>
      </w:r>
    </w:p>
    <w:p>
      <w:pPr>
        <w:pStyle w:val="Q-Heading3"/>
        <w:jc w:val="left"/>
      </w:pPr>
      <w:bookmarkStart w:id="48" w:name="_Heading_3_Demographics"/>
      <w:r>
        <w:rPr/>
        <w:t>Demographics</w:t>
      </w:r>
      <w:bookmarkEnd w:id="48"/>
    </w:p>
    <w:p>
      <w:pPr>
        <w:pStyle w:val="Q-BodyText"/>
        <w:jc w:val="left"/>
      </w:pPr>
      <w:del w:id="707" w:author="AgileWriter" w:date="2026-04-07T15:12:03Z">
        <w:r>
          <w:rPr/>
          <w:delText xml:space="preserve">&lt;Demographics&gt;</w:delText>
        </w:r>
      </w:del>
      <w:commentRangeStart w:id="38"/>
      <w:ins w:id="708" w:author="AgileWriter" w:date="2026-04-07T15:12:03Z">
        <w:r>
          <w:rPr/>
          <w:t>Demographics information is summarized in Table 14.2.2 (Full Analysis Set).</w:t>
        </w:r>
      </w:ins>
      <w:commentRangeEnd w:id="38"/>
      <w:r>
        <w:rPr>
          <w:rStyle w:val="CommentReference"/>
        </w:rPr>
        <w:commentReference w:id="38"/>
      </w:r>
    </w:p>
    <w:p>
      <w:pPr>
        <w:pStyle w:val="Q-Heading3"/>
        <w:jc w:val="left"/>
      </w:pPr>
      <w:bookmarkStart w:id="49" w:name="_Heading_3_Medical_and_Medication_History"/>
      <w:r>
        <w:rPr/>
        <w:t>Medical and Medication History</w:t>
      </w:r>
      <w:bookmarkEnd w:id="49"/>
    </w:p>
    <w:p>
      <w:pPr>
        <w:pStyle w:val="Q-BodyText"/>
        <w:jc w:val="left"/>
      </w:pPr>
      <w:del w:id="709" w:author="AgileWriter" w:date="2026-04-07T15:12:03Z">
        <w:r>
          <w:rPr/>
          <w:delText xml:space="preserve">&lt;Medical and Medication History&gt;</w:delText>
        </w:r>
      </w:del>
      <w:commentRangeStart w:id="39"/>
      <w:ins w:id="710" w:author="AgileWriter" w:date="2026-04-07T15:12:03Z">
        <w:r>
          <w:rPr/>
          <w:t>Medical and medication history will be documented through review of the participant’s medical records, medical examination, or medical history interview conducted by site personnel. Medical occurrences that begin before signing the informed consent form (ICF) are recorded in the Medical History/Current Medical Conditions section of the eCRF, while any worsening after signing the ICF is reported as an adverse event (AE). Reasons unrelated to medical condition should be detailed and AE history reviewed with the participant.</w:t>
        </w:r>
      </w:ins>
      <w:commentRangeEnd w:id="39"/>
      <w:r>
        <w:rPr>
          <w:rStyle w:val="CommentReference"/>
        </w:rPr>
        <w:commentReference w:id="39"/>
      </w:r>
    </w:p>
    <w:p>
      <w:pPr>
        <w:pStyle w:val="Q-Heading3"/>
        <w:jc w:val="left"/>
      </w:pPr>
      <w:bookmarkStart w:id="50" w:name="_Heading_3_Pharmacokinetic_Assessment"/>
      <w:r>
        <w:rPr/>
        <w:t>Pharmacokinetic Assessment</w:t>
      </w:r>
      <w:bookmarkEnd w:id="50"/>
    </w:p>
    <w:p>
      <w:pPr>
        <w:pStyle w:val="Q-Heading4"/>
        <w:jc w:val="left"/>
      </w:pPr>
      <w:bookmarkStart w:id="51" w:name="_Heading_4_Sampling_Collection_and_Processing"/>
      <w:r>
        <w:rPr/>
        <w:t>Sampling Collection and Processing</w:t>
      </w:r>
      <w:bookmarkEnd w:id="51"/>
    </w:p>
    <w:p>
      <w:pPr>
        <w:pStyle w:val="Q-BodyText"/>
        <w:jc w:val="left"/>
      </w:pPr>
      <w:del w:id="711" w:author="AgileWriter" w:date="2026-04-07T15:12:03Z">
        <w:r>
          <w:rPr/>
          <w:delText xml:space="preserve">&lt;Sampling Collection and Processing&gt;</w:delText>
        </w:r>
      </w:del>
      <w:commentRangeStart w:id="40"/>
      <w:ins w:id="712" w:author="AgileWriter" w:date="2026-04-07T15:12:03Z">
        <w:r>
          <w:rPr/>
          <w:t>Blood samples for pharmacokinetics (PK) and biomarkers will be collected by venipuncture or cannulation at times specified in the Schedule of Activities (SoA). Up to three additional blood samples may be taken from each participant per treatment period. Procedures for collection, processing, and shipping of PK blood samples will be detailed in a separate document. Any changes to scheduled assessment times will be agreed with the Sponsor and documented in the Trial Master File (TMF).</w:t>
        </w:r>
      </w:ins>
      <w:commentRangeEnd w:id="40"/>
      <w:r>
        <w:rPr>
          <w:rStyle w:val="CommentReference"/>
        </w:rPr>
        <w:commentReference w:id="40"/>
      </w:r>
    </w:p>
    <w:p>
      <w:pPr>
        <w:pStyle w:val="Q-Heading4"/>
        <w:jc w:val="left"/>
      </w:pPr>
      <w:bookmarkStart w:id="52" w:name="_Heading_4_Analytical_Methodology"/>
      <w:r>
        <w:rPr/>
        <w:t>Analytical Methodology</w:t>
      </w:r>
      <w:bookmarkEnd w:id="52"/>
    </w:p>
    <w:p>
      <w:pPr>
        <w:pStyle w:val="Q-BodyText"/>
        <w:jc w:val="left"/>
      </w:pPr>
      <w:del w:id="713" w:author="AgileWriter" w:date="2026-04-07T15:12:03Z">
        <w:r>
          <w:rPr/>
          <w:delText xml:space="preserve">&lt;Analytical Methodology&gt;</w:delText>
        </w:r>
      </w:del>
      <w:commentRangeStart w:id="41"/>
      <w:ins w:id="714" w:author="AgileWriter" w:date="2026-04-07T15:12:03Z">
        <w:r>
          <w:rPr/>
          <w:t>Serum concentrations of ABC-123 will be determined using validated analytical procedures. Specifics of the analytical methods will be provided in separate documents.</w:t>
        </w:r>
      </w:ins>
      <w:commentRangeEnd w:id="41"/>
      <w:r>
        <w:rPr>
          <w:rStyle w:val="CommentReference"/>
        </w:rPr>
        <w:commentReference w:id="41"/>
      </w:r>
    </w:p>
    <w:p>
      <w:pPr>
        <w:pStyle w:val="Q-Heading3"/>
        <w:jc w:val="left"/>
      </w:pPr>
      <w:bookmarkStart w:id="53" w:name="_Heading_3_Pharmacodynamic_Assessments"/>
      <w:r>
        <w:rPr/>
        <w:t>Pharmacodynamic Assessments</w:t>
      </w:r>
      <w:bookmarkEnd w:id="53"/>
    </w:p>
    <w:p>
      <w:pPr>
        <w:pStyle w:val="Q-BodyText"/>
        <w:jc w:val="left"/>
      </w:pPr>
      <w:del w:id="715" w:author="AgileWriter" w:date="2026-04-07T15:12:03Z">
        <w:r>
          <w:rPr/>
          <w:delText xml:space="preserve">&lt;Pharmacodynamic Assessments&gt;</w:delText>
        </w:r>
      </w:del>
      <w:commentRangeStart w:id="42"/>
      <w:ins w:id="716" w:author="AgileWriter" w:date="2026-04-07T15:12:03Z">
        <w:r>
          <w:rPr/>
          <w:t>This study will collect samples for biomarker assessments, including whole blood, serum, and plasma, from all enrolled participants where permitted by local regulations. These pharmacodynamic assessments will help inform dose selection, monitor baseline and post-treatment responses, and further characterize the mechanism of action or identify potential prognostic and predictive biomarkers for ABC-123 and boneitis. Analyses will be conducted by the Sponsor or designee, and sample collection may be adjusted based on emerging data or operational considerations.</w:t>
        </w:r>
      </w:ins>
      <w:commentRangeEnd w:id="42"/>
      <w:r>
        <w:rPr>
          <w:rStyle w:val="CommentReference"/>
        </w:rPr>
        <w:commentReference w:id="42"/>
      </w:r>
    </w:p>
    <w:p>
      <w:pPr>
        <w:pStyle w:val="Q-Heading4"/>
        <w:jc w:val="left"/>
      </w:pPr>
      <w:bookmarkStart w:id="54" w:name="_Heading_4_Exploratory_Biomarkers"/>
      <w:r>
        <w:rPr/>
        <w:t>Exploratory Biomarkers</w:t>
      </w:r>
      <w:bookmarkEnd w:id="54"/>
    </w:p>
    <w:p>
      <w:pPr>
        <w:pStyle w:val="Q-BodyText"/>
        <w:jc w:val="left"/>
      </w:pPr>
      <w:del w:id="717" w:author="AgileWriter" w:date="2026-04-07T15:12:03Z">
        <w:r>
          <w:rPr/>
          <w:delText xml:space="preserve">&lt;Exploratory Biomarkers&gt;</w:delText>
        </w:r>
      </w:del>
      <w:commentRangeStart w:id="43"/>
      <w:ins w:id="718" w:author="AgileWriter" w:date="2026-04-07T15:12:03Z">
        <w:r>
          <w:rPr/>
          <w:t>Blood sampling will be conducted to analyze exploratory pharmacodynamic (PD) and safety biomarkers. The timing of all PD assessments during the study is detailed in the Schedule of Assessments and may be adjusted based on ongoing data review. Up to three additional blood samples may be collected from each participant per treatment period if needed. Any changes to the scheduled times for PD assessments will be agreed upon with the Sponsor and documented in the Trial Master File (TMF).</w:t>
        </w:r>
      </w:ins>
      <w:commentRangeEnd w:id="43"/>
      <w:r>
        <w:rPr>
          <w:rStyle w:val="CommentReference"/>
        </w:rPr>
        <w:commentReference w:id="43"/>
      </w:r>
    </w:p>
    <w:p>
      <w:pPr>
        <w:pStyle w:val="Q-Heading3"/>
        <w:jc w:val="left"/>
      </w:pPr>
      <w:bookmarkStart w:id="55" w:name="_Heading_3_Immunogenicity_Assessments"/>
      <w:r>
        <w:rPr/>
        <w:t>Immunogenicity Assessments</w:t>
      </w:r>
      <w:bookmarkEnd w:id="55"/>
    </w:p>
    <w:p>
      <w:pPr>
        <w:pStyle w:val="Q-BodyText"/>
        <w:jc w:val="left"/>
      </w:pPr>
      <w:del w:id="719" w:author="AgileWriter" w:date="2026-04-07T15:12:03Z">
        <w:r>
          <w:rPr/>
          <w:delText xml:space="preserve">&lt;Immunogenicity Assessment&gt;</w:delText>
        </w:r>
      </w:del>
      <w:commentRangeStart w:id="44"/>
      <w:ins w:id="720" w:author="AgileWriter" w:date="2026-04-07T15:12:03Z">
        <w:r>
          <w:rPr/>
          <w:t>Antibodies to ABC-123 will be evaluated in serum samples collected from all participants as specified in the Schedule of Assessments. Serum samples from participants who discontinue or withdraw will also be collected at the final visit. These samples will be tested for antibodies binding to ABC-123, and titers of confirmed positive samples will be reported. Additional analyses may be performed to further characterize immunogenicity or verify antibody stability. All testing will use a validated assay method under Sponsor supervision, and samples may be stored for at least 3 years (or per local regulations) to enable further immune response analysis.</w:t>
        </w:r>
      </w:ins>
      <w:commentRangeEnd w:id="44"/>
      <w:r>
        <w:rPr>
          <w:rStyle w:val="CommentReference"/>
        </w:rPr>
        <w:commentReference w:id="44"/>
      </w:r>
    </w:p>
    <w:p>
      <w:pPr>
        <w:pStyle w:val="Q-Heading3"/>
        <w:jc w:val="left"/>
      </w:pPr>
      <w:bookmarkStart w:id="56" w:name="_Heading_3_Pharmacogenomics"/>
      <w:r>
        <w:rPr/>
        <w:t>Pharmacogenomics</w:t>
      </w:r>
      <w:bookmarkEnd w:id="56"/>
    </w:p>
    <w:p>
      <w:pPr>
        <w:pStyle w:val="Q-BodyText"/>
        <w:jc w:val="left"/>
      </w:pPr>
      <w:del w:id="721" w:author="AgileWriter" w:date="2026-04-07T15:12:03Z">
        <w:r>
          <w:rPr/>
          <w:delText xml:space="preserve">&lt;Pharmacogenomics&gt;</w:delText>
        </w:r>
      </w:del>
      <w:commentRangeStart w:id="45"/>
      <w:ins w:id="722" w:author="AgileWriter" w:date="2026-04-07T15:12:03Z">
        <w:r>
          <w:rPr/>
          <w:t>A blood sample may be collected for genetic analysis, where permitted by local laws and regulations, to investigate how genetic variation influences the safety, efficacy, and pharmacokinetics of ABC-123 and related therapies. This research may also advance understanding of drug response and the genetics of blorp induction, boneitis, lurgi, and other framtophrenic disorders. Results from these analyses are for research purposes only and will not be shared with participants or investigators. Samples will be coded for confidentiality and stored securely for up to 30 years or until exhausted or destroyed at the Sponsor's request.</w:t>
        </w:r>
      </w:ins>
      <w:commentRangeEnd w:id="45"/>
      <w:r>
        <w:rPr>
          <w:rStyle w:val="CommentReference"/>
        </w:rPr>
        <w:commentReference w:id="45"/>
      </w:r>
    </w:p>
    <w:p>
      <w:pPr>
        <w:pStyle w:val="Q-Heading3"/>
        <w:jc w:val="left"/>
      </w:pPr>
      <w:bookmarkStart w:id="57" w:name="_Heading_3_Safety_Assessments"/>
      <w:r>
        <w:rPr/>
        <w:t>Safety Assessments</w:t>
      </w:r>
      <w:bookmarkEnd w:id="57"/>
    </w:p>
    <w:p>
      <w:pPr>
        <w:pStyle w:val="Q-BodyText"/>
        <w:jc w:val="left"/>
      </w:pPr>
      <w:r>
        <w:rPr/>
        <w:t>&lt;Safety Assessments&gt;</w:t>
      </w:r>
    </w:p>
    <w:p>
      <w:pPr>
        <w:pStyle w:val="Q-Heading3"/>
        <w:jc w:val="left"/>
      </w:pPr>
      <w:bookmarkStart w:id="58" w:name="_Heading_3_Appropriateness_of_Measurements"/>
      <w:r>
        <w:rPr/>
        <w:t>Appropriateness of Measurements</w:t>
      </w:r>
      <w:bookmarkEnd w:id="58"/>
    </w:p>
    <w:p>
      <w:pPr>
        <w:pStyle w:val="Q-BodyText"/>
        <w:jc w:val="left"/>
      </w:pPr>
      <w:del w:id="723" w:author="AgileWriter" w:date="2026-04-07T15:12:03Z">
        <w:r>
          <w:rPr/>
          <w:delText xml:space="preserve">&lt;Appropriateness of Measurements&gt;</w:delText>
        </w:r>
      </w:del>
      <w:commentRangeStart w:id="46"/>
      <w:ins w:id="724" w:author="AgileWriter" w:date="2026-04-07T15:12:03Z">
        <w:r>
          <w:rPr/>
          <w:t>The measurements selected for the study are appropriate and comprehensive, encompassing 12-lead ECG, vital sign monitoring (including blood pressure, pulse rate, respiratory rate, and body temperature), clinical laboratory tests (chemistry, hematology, lipid profile, cytokine assessments), physical examinations, and mental health assessments. These measurements are obtained at specific time points according to the Schedule of Activities (SoA) and are designed to ensure participant safety and monitor health status throughout the study. Additional procedures, such as rest periods before vital sign assessments and repeat laboratory evaluations when necessary, further support the reliability and appropriateness of these measurements.</w:t>
        </w:r>
      </w:ins>
      <w:commentRangeEnd w:id="46"/>
      <w:r>
        <w:rPr>
          <w:rStyle w:val="CommentReference"/>
        </w:rPr>
        <w:commentReference w:id="46"/>
      </w:r>
    </w:p>
    <w:p>
      <w:pPr>
        <w:pStyle w:val="Q-Heading2"/>
        <w:jc w:val="left"/>
      </w:pPr>
      <w:bookmarkStart w:id="59" w:name="_Heading_2_Data_Quality_Assurance"/>
      <w:r>
        <w:rPr/>
        <w:t>Data Quality Assurance</w:t>
      </w:r>
      <w:bookmarkEnd w:id="59"/>
    </w:p>
    <w:p>
      <w:pPr>
        <w:pStyle w:val="Q-BodyText"/>
        <w:jc w:val="left"/>
      </w:pPr>
      <w:r>
        <w:rPr/>
        <w:t>&lt;Data Quality Assurance&gt;</w:t>
      </w:r>
    </w:p>
    <w:p>
      <w:pPr>
        <w:pStyle w:val="Q-Heading2"/>
        <w:jc w:val="left"/>
      </w:pPr>
      <w:bookmarkStart w:id="60" w:name="_Heading_2_Statistical_Methods_Planned_in_the_Proto"/>
      <w:r>
        <w:rPr/>
        <w:t>Statistical Methods Planned in the Protocol and Determination of Sample Size</w:t>
      </w:r>
      <w:bookmarkEnd w:id="60"/>
    </w:p>
    <w:p>
      <w:pPr>
        <w:pStyle w:val="Q-Heading3"/>
        <w:jc w:val="left"/>
      </w:pPr>
      <w:bookmarkStart w:id="61" w:name="_Heading_3_Statistical_and_Analytical_Plans"/>
      <w:r>
        <w:rPr/>
        <w:t>Statistical and Analytical Plans</w:t>
      </w:r>
      <w:bookmarkEnd w:id="61"/>
    </w:p>
    <w:p>
      <w:pPr>
        <w:pStyle w:val="Q-BodyText"/>
        <w:jc w:val="left"/>
      </w:pPr>
      <w:del w:id="725" w:author="AgileWriter" w:date="2026-04-07T15:12:03Z">
        <w:r>
          <w:rPr/>
          <w:delText xml:space="preserve">&lt;Statistical and Analytical Plans&gt;</w:delText>
        </w:r>
      </w:del>
      <w:commentRangeStart w:id="47"/>
      <w:ins w:id="726" w:author="AgileWriter" w:date="2026-04-07T15:12:03Z">
        <w:r>
          <w:rPr/>
          <w:t>Pharmacodynamic parameters will be summarized using descriptive statistics, with no formal statistical analysis of PD data planned. The association between pharmacokinetics (PK) and pharmacodynamics (PD) will be evaluated using appropriate statistical methods, as detailed in the Statistical Analysis Plan (SAP). Serum concentrations of ABC-123 will be determined using validated analytical procedures, with specifics provided in separate documents. These analyses, combined with PK and safety data, will help inform future study design, including dose selection and identification of populations that may benefit from ABC-123 treatment.</w:t>
        </w:r>
      </w:ins>
      <w:commentRangeEnd w:id="47"/>
      <w:r>
        <w:rPr>
          <w:rStyle w:val="CommentReference"/>
        </w:rPr>
        <w:commentReference w:id="47"/>
      </w:r>
    </w:p>
    <w:p>
      <w:pPr>
        <w:pStyle w:val="Q-Heading4"/>
        <w:jc w:val="left"/>
      </w:pPr>
      <w:bookmarkStart w:id="62" w:name="_Heading_4_Analysis_Population"/>
      <w:r>
        <w:rPr/>
        <w:t>Analysis Population</w:t>
      </w:r>
      <w:bookmarkEnd w:id="62"/>
    </w:p>
    <w:p>
      <w:pPr>
        <w:pStyle w:val="Q-BodyText"/>
        <w:jc w:val="left"/>
      </w:pPr>
      <w:del w:id="727" w:author="AgileWriter" w:date="2026-04-07T15:12:03Z">
        <w:r>
          <w:rPr/>
          <w:delText xml:space="preserve">&lt;Analysis Population&gt;</w:delText>
        </w:r>
      </w:del>
      <w:commentRangeStart w:id="48"/>
      <w:ins w:id="728" w:author="AgileWriter" w:date="2026-04-07T15:12:03Z">
        <w:r>
          <w:rPr/>
          <w:t>The analysis populations for this study included the following groups: the Full Analysis Set (all participants who signed informed consent and were randomized), the Safety Analysis Set (all randomized participants who received at least one dose of study intervention, analyzed as treated), the Pharmacokinetics (PK) Analysis Set (all participants who received at least one dose of ABC-123 and had post-baseline concentration data without major protocol deviations), and the Pharmacodynamics (PD) Analysis Set (all participants who received at least one dose of study intervention and had at least one PD measurement without major protocol deviations). These populations were used to evaluate efficacy, safety, and pharmacokinetic/pharmacodynamic outcomes.</w:t>
        </w:r>
      </w:ins>
      <w:commentRangeEnd w:id="48"/>
      <w:r>
        <w:rPr>
          <w:rStyle w:val="CommentReference"/>
        </w:rPr>
        <w:commentReference w:id="48"/>
      </w:r>
    </w:p>
    <w:p>
      <w:pPr>
        <w:pStyle w:val="Q-Heading3"/>
        <w:jc w:val="left"/>
      </w:pPr>
      <w:bookmarkStart w:id="63" w:name="_Heading_3_Determination_of_Sample_Size"/>
      <w:r>
        <w:rPr/>
        <w:t>Determination of Sample Size</w:t>
      </w:r>
      <w:bookmarkEnd w:id="63"/>
    </w:p>
    <w:p>
      <w:pPr>
        <w:pStyle w:val="Q-BodyText"/>
        <w:jc w:val="left"/>
      </w:pPr>
      <w:del w:id="729" w:author="AgileWriter" w:date="2026-04-07T15:12:03Z">
        <w:r>
          <w:rPr/>
          <w:delText xml:space="preserve">&lt;Determination of Sample Size&gt;</w:delText>
        </w:r>
      </w:del>
      <w:commentRangeStart w:id="49"/>
      <w:ins w:id="730" w:author="AgileWriter" w:date="2026-04-07T15:12:03Z">
        <w:r>
          <w:rPr>
            <w:sz w:val="24"/>
            <w:u w:val="single"/>
          </w:rPr>
          <w:t>Single Ascending Dose</w:t>
        </w:r>
      </w:ins>
      <w:commentRangeEnd w:id="49"/>
      <w:r>
        <w:rPr>
          <w:rStyle w:val="CommentReference"/>
        </w:rPr>
        <w:commentReference w:id="49"/>
      </w:r>
      <w:ins w:id="731" w:author="AgileWriter" w:date="2026-04-07T15:12:03Z">
        <w:r>
          <w:rPr/>
          <w:t>: 6 cohorts of 8 participants per cohort are planned; however, enrollment of up to 56 participants will be permitted, including replacements.</w:t>
        </w:r>
      </w:ins>
      <w:ins w:id="732" w:author="AgileWriter" w:date="2026-04-07T15:12:03Z">
        <w:r>
          <w:rPr>
            <w:sz w:val="24"/>
            <w:u w:val="single"/>
          </w:rPr>
          <w:t>Repeat-dose</w:t>
        </w:r>
      </w:ins>
      <w:ins w:id="733" w:author="AgileWriter" w:date="2026-04-07T15:12:03Z">
        <w:r>
          <w:rPr/>
          <w:t>: 8 participants in a single cohort are planned; however, enrollment of up to 10 participants will be permitted, including replacements.</w:t>
        </w:r>
      </w:ins>
      <w:ins w:id="734" w:author="AgileWriter" w:date="2026-04-07T15:12:03Z">
        <w:r>
          <w:rPr/>
          <w:t>For this early development study, formal statistical calculations of sample size are not appropriate. The number of participants per cohort is the customary sample size employed in early development studies, which is expected to allow clinical judgment of safety and tolerability and assessment of the PK profile. If an AE occurs at the rate of 1% or 10%, then the chance of observing such an AE among 6 participants receiving that dose of active study intervention will be 6% or 47%, respectively. If no AE of a given type is observed in any of the participants at a given dose of active study intervention, then with 80% (90%) confidence the true incidence of the AEs at that dose is at most 24% (32%).</w:t>
        </w:r>
      </w:ins>
    </w:p>
    <w:p>
      <w:pPr>
        <w:pStyle w:val="Q-Heading4"/>
        <w:jc w:val="left"/>
      </w:pPr>
      <w:bookmarkStart w:id="64" w:name="_Heading_4_Details_of_Statistical_Estimations"/>
      <w:r>
        <w:rPr/>
        <w:t>Details of Statistical Estimations</w:t>
      </w:r>
      <w:bookmarkEnd w:id="64"/>
    </w:p>
    <w:p>
      <w:pPr>
        <w:pStyle w:val="Q-BodyText"/>
        <w:jc w:val="left"/>
      </w:pPr>
      <w:r>
        <w:rPr/>
        <w:t>&lt;Details of Statistical Estimations&gt;</w:t>
      </w:r>
    </w:p>
    <w:p>
      <w:pPr>
        <w:pStyle w:val="Q-Heading2"/>
        <w:jc w:val="left"/>
      </w:pPr>
      <w:bookmarkStart w:id="65" w:name="_Heading_2_Changes_in_the_Conduct_of_the_Study_or_P"/>
      <w:r>
        <w:rPr/>
        <w:t>Changes in the Conduct of the Study or Planned Analyses</w:t>
      </w:r>
      <w:bookmarkEnd w:id="65"/>
    </w:p>
    <w:p>
      <w:pPr>
        <w:pStyle w:val="Q-Heading3"/>
        <w:jc w:val="left"/>
      </w:pPr>
      <w:bookmarkStart w:id="66" w:name="_Heading_3_Change_in_the_Conduct_of_the_Study"/>
      <w:r>
        <w:rPr/>
        <w:t>Change in the Conduct of the Study</w:t>
      </w:r>
      <w:bookmarkEnd w:id="66"/>
    </w:p>
    <w:p>
      <w:pPr>
        <w:pStyle w:val="Q-BodyText"/>
        <w:jc w:val="left"/>
      </w:pPr>
      <w:r>
        <w:rPr/>
        <w:t xml:space="preserve">The original protocol was submitted to </w:t>
      </w:r>
      <w:del w:id="735" w:author="AgileWriter" w:date="2026-04-07T15:12:03Z">
        <w:r>
          <w:rPr/>
          <w:delText xml:space="preserve">&lt;IND Number&gt;</w:delText>
        </w:r>
      </w:del>
      <w:commentRangeStart w:id="50"/>
      <w:ins w:id="736" w:author="AgileWriter" w:date="2026-04-07T15:12:03Z">
        <w:r>
          <w:rPr/>
          <w:t>IND: 123456</w:t>
        </w:r>
      </w:ins>
      <w:commentRangeEnd w:id="50"/>
      <w:r>
        <w:rPr>
          <w:rStyle w:val="CommentReference"/>
        </w:rPr>
        <w:commentReference w:id="50"/>
      </w:r>
      <w:r>
        <w:rPr/>
        <w:t xml:space="preserve"> in the original submission </w:t>
      </w:r>
      <w:del w:id="737" w:author="AgileWriter" w:date="2026-04-07T15:12:03Z">
        <w:r>
          <w:rPr/>
          <w:delText xml:space="preserve">&lt;Protocol Identification (Code or Number)&gt;</w:delText>
        </w:r>
      </w:del>
      <w:commentRangeStart w:id="51"/>
      <w:ins w:id="738" w:author="AgileWriter" w:date="2026-04-07T15:12:03Z">
        <w:r>
          <w:rPr/>
          <w:t>SKY-2000-101</w:t>
        </w:r>
      </w:ins>
      <w:commentRangeEnd w:id="51"/>
      <w:r>
        <w:rPr>
          <w:rStyle w:val="CommentReference"/>
        </w:rPr>
        <w:commentReference w:id="51"/>
      </w:r>
      <w:r>
        <w:rPr/>
        <w:t xml:space="preserve">. The protocol, dated </w:t>
      </w:r>
      <w:del w:id="739" w:author="AgileWriter" w:date="2026-04-07T15:12:03Z">
        <w:r>
          <w:rPr/>
          <w:delText xml:space="preserve">&lt;DD Month YYYY&gt;</w:delText>
        </w:r>
      </w:del>
      <w:commentRangeStart w:id="52"/>
      <w:ins w:id="740" w:author="AgileWriter" w:date="2026-04-07T15:12:03Z">
        <w:r>
          <w:rPr/>
          <w:t>DD MM YYYY</w:t>
        </w:r>
      </w:ins>
      <w:commentRangeEnd w:id="52"/>
      <w:r>
        <w:rPr>
          <w:rStyle w:val="CommentReference"/>
        </w:rPr>
        <w:commentReference w:id="52"/>
      </w:r>
      <w:r>
        <w:rPr/>
        <w:t xml:space="preserve">, represents the only version used for the conduct of this study and is provided in </w:t>
      </w:r>
      <w:r>
        <w:rPr>
          <w:color w:val="0000FF"/>
        </w:rPr>
        <w:t>Appendix 16.1.1.</w:t>
      </w:r>
      <w:r>
        <w:rPr/>
        <w:t xml:space="preserve"> No amendments to the protocol were made during the course of the study. </w:t>
      </w:r>
    </w:p>
    <w:p>
      <w:pPr>
        <w:pStyle w:val="Q-Heading3"/>
        <w:jc w:val="left"/>
      </w:pPr>
      <w:bookmarkStart w:id="67" w:name="_Heading_3_Changes_in_the_Planned_Analyses"/>
      <w:r>
        <w:rPr/>
        <w:t>Changes in the Planned Analyses</w:t>
      </w:r>
      <w:bookmarkEnd w:id="67"/>
    </w:p>
    <w:p>
      <w:pPr>
        <w:pStyle w:val="Q-BodyText"/>
        <w:jc w:val="left"/>
      </w:pPr>
      <w:r>
        <w:rPr/>
        <w:t>The study was conducted as planned, and all analyses were performed according to the predefined specifications in the protocol and Statistical Analysis Plan. No modifications were made to the statistical methods or planned endpoints after study initiation.</w:t>
      </w:r>
    </w:p>
    <w:p>
      <w:pPr>
        <w:pStyle w:val="Q-Heading1"/>
        <w:jc w:val="left"/>
      </w:pPr>
      <w:bookmarkStart w:id="68" w:name="_Heading_1_Study_Participants"/>
      <w:r>
        <w:rPr/>
        <w:t>Study Participants</w:t>
      </w:r>
      <w:bookmarkEnd w:id="68"/>
    </w:p>
    <w:p>
      <w:pPr>
        <w:pStyle w:val="Q-Heading2"/>
        <w:jc w:val="left"/>
      </w:pPr>
      <w:bookmarkStart w:id="69" w:name="_Heading_2_Disposition_of_Participants"/>
      <w:r>
        <w:rPr/>
        <w:t>Disposition of Participants</w:t>
      </w:r>
      <w:bookmarkEnd w:id="69"/>
    </w:p>
    <w:p>
      <w:pPr>
        <w:pStyle w:val="Q-BodyText"/>
        <w:jc w:val="left"/>
      </w:pPr>
      <w:r>
        <w:rPr/>
        <w:t>&lt;Summary of Table Disposition of Participants&gt;</w:t>
      </w:r>
    </w:p>
    <w:p>
      <w:pPr>
        <w:pStyle w:val="Q-BodyText"/>
        <w:jc w:val="left"/>
      </w:pPr>
      <w:r>
        <w:rPr/>
        <w:t xml:space="preserve">Subject disposition is summarized in </w:t>
      </w:r>
      <w:hyperlink w:anchor="_Table_5">
        <w:r>
          <w:rPr>
            <w:color w:val="0000FF"/>
          </w:rPr>
          <w:t xml:space="preserve">Table 5</w:t>
        </w:r>
      </w:hyperlink>
      <w:r>
        <w:rPr>
          <w:color w:val="0000FF"/>
        </w:rPr>
        <w:t xml:space="preserve">.</w:t>
      </w:r>
    </w:p>
    <w:p>
      <w:pPr>
        <w:pStyle w:val="Q-BodyText"/>
        <w:jc w:val="left"/>
      </w:pPr>
      <w:del w:id="741" w:author="AgileWriter" w:date="2026-04-07T15:12:03Z">
        <w:r>
          <w:rPr>
            <w:color w:val="000000"/>
          </w:rPr>
          <w:delText xml:space="preserve">&lt;Table Summary of Participant Disposition&gt;</w:delText>
        </w:r>
      </w:del>
      <w:del w:id="742" w:author="AgileWriter" w:date="2026-04-07T15:12:03Z">
        <w:r>
          <w:rPr/>
          <w:tab/>
          <w:tab/>
        </w:r>
      </w:del>
    </w:p>
    <w:p>
      <w:pPr>
        <w:pStyle w:val="Q-CaptionContd"/>
        <w:jc w:val="left"/>
      </w:pPr>
      <w:bookmarkStart w:id="70" w:name="_Table_5"/>
      <w:ins w:id="743" w:author="AgileWriter" w:date="2026-04-07T15:12:03Z">
        <w:commentRangeStart w:id="53"/>
        <w:r>
          <w:t xml:space="preserve">Table </w:t>
        </w:r>
        <w:commentRangeEnd w:id="53"/>
        <w:r>
          <w:rPr>
            <w:rStyle w:val="CommentReference"/>
          </w:rPr>
          <w:commentReference w:id="53"/>
        </w:r>
        <w:r>
          <w:fldChar w:fldCharType="begin"/>
        </w:r>
        <w:r>
          <w:instrText xml:space="preserve"> SEQ Table \* ARABIC </w:instrText>
        </w:r>
        <w:r>
          <w:fldChar w:fldCharType="separate"/>
        </w:r>
        <w:r>
          <w:rPr>
            <w:noProof/>
          </w:rPr>
          <w:t xml:space="preserve">5</w:t>
        </w:r>
        <w:r>
          <w:fldChar w:fldCharType="end"/>
        </w:r>
        <w:r>
          <w:t>: Summary of Participant Disposition (Full Analysis Seta)</w:t>
        </w:r>
      </w:ins>
      <w:bookmarkEnd w:id="70"/>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ins w:id="744" w:author="AgileWriter" w:date="2026-04-07T15:12:03Z">
              <w:r>
                <w:rPr>
                  <w:b/>
                </w:rPr>
                <w:t>Parameter</w:t>
              </w:r>
            </w:ins>
          </w:p>
        </w:tc>
        <w:tc>
          <w:tcPr>
            <w:tcW w:type="dxa" w:w="1872"/>
          </w:tcPr>
          <w:p>
            <w:pPr>
              <w:pStyle w:val="Q-BodyText"/>
              <w:jc w:val="left"/>
            </w:pPr>
            <w:ins w:id="745" w:author="AgileWriter" w:date="2026-04-07T15:12:03Z">
              <w:r>
                <w:rPr>
                  <w:b/>
                </w:rPr>
                <w:t>Statistics</w:t>
              </w:r>
            </w:ins>
          </w:p>
        </w:tc>
        <w:tc>
          <w:tcPr>
            <w:tcW w:type="dxa" w:w="1872"/>
          </w:tcPr>
          <w:p>
            <w:pPr>
              <w:pStyle w:val="Q-BodyText"/>
              <w:jc w:val="left"/>
            </w:pPr>
            <w:ins w:id="746" w:author="AgileWriter" w:date="2026-04-07T15:12:03Z">
              <w:r>
                <w:rPr>
                  <w:b/>
                </w:rPr>
                <w:t>Treatment</w:t>
              </w:r>
            </w:ins>
          </w:p>
        </w:tc>
        <w:tc>
          <w:tcPr>
            <w:tcW w:type="dxa" w:w="1872"/>
          </w:tcPr>
          <w:p>
            <w:pPr>
              <w:pStyle w:val="Q-BodyText"/>
              <w:jc w:val="left"/>
            </w:pPr>
            <w:ins w:id="747" w:author="AgileWriter" w:date="2026-04-07T15:12:03Z">
              <w:r>
                <w:rPr>
                  <w:b/>
                </w:rPr>
                <w:t>Placebo</w:t>
              </w:r>
            </w:ins>
          </w:p>
        </w:tc>
        <w:tc>
          <w:tcPr>
            <w:tcW w:type="dxa" w:w="1872"/>
          </w:tcPr>
          <w:p>
            <w:pPr>
              <w:pStyle w:val="Q-BodyText"/>
              <w:jc w:val="left"/>
            </w:pPr>
            <w:ins w:id="748" w:author="AgileWriter" w:date="2026-04-07T15:12:03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749" w:author="AgileWriter" w:date="2026-04-07T15:12:03Z">
              <w:r>
                <w:rPr>
                  <w:b/>
                </w:rPr>
                <w:t>N=24</w:t>
              </w:r>
            </w:ins>
          </w:p>
        </w:tc>
        <w:tc>
          <w:tcPr>
            <w:tcW w:type="dxa" w:w="1872"/>
          </w:tcPr>
          <w:p>
            <w:pPr>
              <w:pStyle w:val="Q-BodyText"/>
              <w:jc w:val="left"/>
            </w:pPr>
            <w:ins w:id="750" w:author="AgileWriter" w:date="2026-04-07T15:12:03Z">
              <w:r>
                <w:rPr>
                  <w:b/>
                </w:rPr>
                <w:t>N=12</w:t>
              </w:r>
            </w:ins>
          </w:p>
        </w:tc>
        <w:tc>
          <w:tcPr>
            <w:tcW w:type="dxa" w:w="1872"/>
          </w:tcPr>
          <w:p>
            <w:pPr>
              <w:pStyle w:val="Q-BodyText"/>
              <w:jc w:val="left"/>
            </w:pPr>
            <w:ins w:id="751" w:author="AgileWriter" w:date="2026-04-07T15:12:03Z">
              <w:r>
                <w:rPr>
                  <w:b/>
                </w:rPr>
                <w:t>N=36</w:t>
              </w:r>
            </w:ins>
          </w:p>
        </w:tc>
      </w:tr>
      <w:tr>
        <w:tc>
          <w:tcPr>
            <w:tcW w:type="dxa" w:w="1872"/>
          </w:tcPr>
          <w:p>
            <w:pPr>
              <w:pStyle w:val="Q-BodyText"/>
              <w:jc w:val="left"/>
            </w:pPr>
            <w:ins w:id="752" w:author="AgileWriter" w:date="2026-04-07T15:12:03Z">
              <w:r>
                <w:rPr>
                  <w:b/>
                </w:rPr>
                <w:t>Treatment Status</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753" w:author="AgileWriter" w:date="2026-04-07T15:12:03Z">
              <w:r>
                <w:rPr>
                  <w:b/>
                </w:rPr>
                <w:t xml:space="preserve"> Ongoing</w:t>
              </w:r>
            </w:ins>
          </w:p>
        </w:tc>
        <w:tc>
          <w:tcPr>
            <w:tcW w:type="dxa" w:w="1872"/>
          </w:tcPr>
          <w:p>
            <w:pPr>
              <w:pStyle w:val="Q-BodyText"/>
              <w:jc w:val="left"/>
            </w:pPr>
            <w:ins w:id="754" w:author="AgileWriter" w:date="2026-04-07T15:12:03Z">
              <w:r>
                <w:rPr>
                  <w:b/>
                </w:rPr>
                <w:t>n (%)</w:t>
              </w:r>
            </w:ins>
          </w:p>
        </w:tc>
        <w:tc>
          <w:tcPr>
            <w:tcW w:type="dxa" w:w="1872"/>
          </w:tcPr>
          <w:p>
            <w:pPr>
              <w:pStyle w:val="Q-BodyText"/>
              <w:jc w:val="left"/>
            </w:pPr>
            <w:ins w:id="755" w:author="AgileWriter" w:date="2026-04-07T15:12:03Z">
              <w:r>
                <w:rPr>
                  <w:b/>
                </w:rPr>
                <w:t>21 (87.5)</w:t>
              </w:r>
            </w:ins>
          </w:p>
        </w:tc>
        <w:tc>
          <w:tcPr>
            <w:tcW w:type="dxa" w:w="1872"/>
          </w:tcPr>
          <w:p>
            <w:pPr>
              <w:pStyle w:val="Q-BodyText"/>
              <w:jc w:val="left"/>
            </w:pPr>
            <w:ins w:id="756" w:author="AgileWriter" w:date="2026-04-07T15:12:03Z">
              <w:r>
                <w:rPr>
                  <w:b/>
                </w:rPr>
                <w:t>10 (83.3)</w:t>
              </w:r>
            </w:ins>
          </w:p>
        </w:tc>
        <w:tc>
          <w:tcPr>
            <w:tcW w:type="dxa" w:w="1872"/>
          </w:tcPr>
          <w:p>
            <w:pPr>
              <w:pStyle w:val="Q-BodyText"/>
              <w:jc w:val="left"/>
            </w:pPr>
            <w:ins w:id="757" w:author="AgileWriter" w:date="2026-04-07T15:12:03Z">
              <w:r>
                <w:rPr>
                  <w:b/>
                </w:rPr>
                <w:t>31 (86.1)</w:t>
              </w:r>
            </w:ins>
          </w:p>
        </w:tc>
      </w:tr>
      <w:tr>
        <w:tc>
          <w:tcPr>
            <w:tcW w:type="dxa" w:w="1872"/>
          </w:tcPr>
          <w:p>
            <w:pPr>
              <w:pStyle w:val="Q-BodyText"/>
              <w:jc w:val="left"/>
            </w:pPr>
            <w:ins w:id="758" w:author="AgileWriter" w:date="2026-04-07T15:12:03Z">
              <w:r>
                <w:rPr>
                  <w:b/>
                </w:rPr>
                <w:t xml:space="preserve"> Discontinued from treatment</w:t>
              </w:r>
            </w:ins>
          </w:p>
        </w:tc>
        <w:tc>
          <w:tcPr>
            <w:tcW w:type="dxa" w:w="1872"/>
          </w:tcPr>
          <w:p>
            <w:pPr>
              <w:pStyle w:val="Q-BodyText"/>
              <w:jc w:val="left"/>
            </w:pPr>
            <w:ins w:id="759" w:author="AgileWriter" w:date="2026-04-07T15:12:03Z">
              <w:r>
                <w:rPr>
                  <w:b/>
                </w:rPr>
                <w:t>n (%)</w:t>
              </w:r>
            </w:ins>
          </w:p>
        </w:tc>
        <w:tc>
          <w:tcPr>
            <w:tcW w:type="dxa" w:w="1872"/>
          </w:tcPr>
          <w:p>
            <w:pPr>
              <w:pStyle w:val="Q-BodyText"/>
              <w:jc w:val="left"/>
            </w:pPr>
            <w:ins w:id="760" w:author="AgileWriter" w:date="2026-04-07T15:12:03Z">
              <w:r>
                <w:rPr>
                  <w:b/>
                </w:rPr>
                <w:t>3 (12.5)</w:t>
              </w:r>
            </w:ins>
          </w:p>
        </w:tc>
        <w:tc>
          <w:tcPr>
            <w:tcW w:type="dxa" w:w="1872"/>
          </w:tcPr>
          <w:p>
            <w:pPr>
              <w:pStyle w:val="Q-BodyText"/>
              <w:jc w:val="left"/>
            </w:pPr>
            <w:ins w:id="761" w:author="AgileWriter" w:date="2026-04-07T15:12:03Z">
              <w:r>
                <w:rPr>
                  <w:b/>
                </w:rPr>
                <w:t>2 (16.7)</w:t>
              </w:r>
            </w:ins>
          </w:p>
        </w:tc>
        <w:tc>
          <w:tcPr>
            <w:tcW w:type="dxa" w:w="1872"/>
          </w:tcPr>
          <w:p>
            <w:pPr>
              <w:pStyle w:val="Q-BodyText"/>
              <w:jc w:val="left"/>
            </w:pPr>
            <w:ins w:id="762" w:author="AgileWriter" w:date="2026-04-07T15:12:03Z">
              <w:r>
                <w:rPr>
                  <w:b/>
                </w:rPr>
                <w:t>5 (13.9)</w:t>
              </w:r>
            </w:ins>
          </w:p>
        </w:tc>
      </w:tr>
      <w:tr>
        <w:tc>
          <w:tcPr>
            <w:tcW w:type="dxa" w:w="1872"/>
          </w:tcPr>
          <w:p>
            <w:pPr>
              <w:pStyle w:val="Q-BodyText"/>
              <w:jc w:val="left"/>
            </w:pPr>
            <w:ins w:id="763" w:author="AgileWriter" w:date="2026-04-07T15:12:03Z">
              <w:r>
                <w:rPr>
                  <w:b/>
                </w:rPr>
                <w:t>Reason for treatment discontinuation</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764" w:author="AgileWriter" w:date="2026-04-07T15:12:03Z">
              <w:r>
                <w:rPr>
                  <w:b/>
                </w:rPr>
                <w:t xml:space="preserve"> Patient Withdrawal of Informed Consent</w:t>
              </w:r>
            </w:ins>
          </w:p>
        </w:tc>
        <w:tc>
          <w:tcPr>
            <w:tcW w:type="dxa" w:w="1872"/>
          </w:tcPr>
          <w:p>
            <w:pPr>
              <w:pStyle w:val="Q-BodyText"/>
              <w:jc w:val="left"/>
            </w:pPr>
            <w:ins w:id="765" w:author="AgileWriter" w:date="2026-04-07T15:12:03Z">
              <w:r>
                <w:rPr>
                  <w:b/>
                </w:rPr>
                <w:t>n (%)</w:t>
              </w:r>
            </w:ins>
          </w:p>
        </w:tc>
        <w:tc>
          <w:tcPr>
            <w:tcW w:type="dxa" w:w="1872"/>
          </w:tcPr>
          <w:p>
            <w:pPr>
              <w:pStyle w:val="Q-BodyText"/>
              <w:jc w:val="left"/>
            </w:pPr>
            <w:ins w:id="766" w:author="AgileWriter" w:date="2026-04-07T15:12:03Z">
              <w:r>
                <w:rPr>
                  <w:b/>
                </w:rPr>
                <w:t>0</w:t>
              </w:r>
            </w:ins>
          </w:p>
        </w:tc>
        <w:tc>
          <w:tcPr>
            <w:tcW w:type="dxa" w:w="1872"/>
          </w:tcPr>
          <w:p>
            <w:pPr>
              <w:pStyle w:val="Q-BodyText"/>
              <w:jc w:val="left"/>
            </w:pPr>
            <w:ins w:id="767" w:author="AgileWriter" w:date="2026-04-07T15:12:03Z">
              <w:r>
                <w:rPr>
                  <w:b/>
                </w:rPr>
                <w:t>1 (8.3)</w:t>
              </w:r>
            </w:ins>
          </w:p>
        </w:tc>
        <w:tc>
          <w:tcPr>
            <w:tcW w:type="dxa" w:w="1872"/>
          </w:tcPr>
          <w:p>
            <w:pPr>
              <w:pStyle w:val="Q-BodyText"/>
              <w:jc w:val="left"/>
            </w:pPr>
            <w:ins w:id="768" w:author="AgileWriter" w:date="2026-04-07T15:12:03Z">
              <w:r>
                <w:rPr>
                  <w:b/>
                </w:rPr>
                <w:t>1 (2.8)</w:t>
              </w:r>
            </w:ins>
          </w:p>
        </w:tc>
      </w:tr>
      <w:tr>
        <w:tc>
          <w:tcPr>
            <w:tcW w:type="dxa" w:w="1872"/>
          </w:tcPr>
          <w:p>
            <w:pPr>
              <w:pStyle w:val="Q-BodyText"/>
              <w:jc w:val="left"/>
            </w:pPr>
            <w:ins w:id="769" w:author="AgileWriter" w:date="2026-04-07T15:12:03Z">
              <w:r>
                <w:rPr>
                  <w:b/>
                </w:rPr>
                <w:t xml:space="preserve"> Progressive Disease</w:t>
              </w:r>
            </w:ins>
          </w:p>
        </w:tc>
        <w:tc>
          <w:tcPr>
            <w:tcW w:type="dxa" w:w="1872"/>
          </w:tcPr>
          <w:p>
            <w:pPr>
              <w:pStyle w:val="Q-BodyText"/>
              <w:jc w:val="left"/>
            </w:pPr>
            <w:ins w:id="770" w:author="AgileWriter" w:date="2026-04-07T15:12:03Z">
              <w:r>
                <w:rPr>
                  <w:b/>
                </w:rPr>
                <w:t>n (%)</w:t>
              </w:r>
            </w:ins>
          </w:p>
        </w:tc>
        <w:tc>
          <w:tcPr>
            <w:tcW w:type="dxa" w:w="1872"/>
          </w:tcPr>
          <w:p>
            <w:pPr>
              <w:pStyle w:val="Q-BodyText"/>
              <w:jc w:val="left"/>
            </w:pPr>
            <w:ins w:id="771" w:author="AgileWriter" w:date="2026-04-07T15:12:03Z">
              <w:r>
                <w:rPr>
                  <w:b/>
                </w:rPr>
                <w:t>1 (4.2)</w:t>
              </w:r>
            </w:ins>
          </w:p>
        </w:tc>
        <w:tc>
          <w:tcPr>
            <w:tcW w:type="dxa" w:w="1872"/>
          </w:tcPr>
          <w:p>
            <w:pPr>
              <w:pStyle w:val="Q-BodyText"/>
              <w:jc w:val="left"/>
            </w:pPr>
            <w:ins w:id="772" w:author="AgileWriter" w:date="2026-04-07T15:12:03Z">
              <w:r>
                <w:rPr>
                  <w:b/>
                </w:rPr>
                <w:t>0</w:t>
              </w:r>
            </w:ins>
          </w:p>
        </w:tc>
        <w:tc>
          <w:tcPr>
            <w:tcW w:type="dxa" w:w="1872"/>
          </w:tcPr>
          <w:p>
            <w:pPr>
              <w:pStyle w:val="Q-BodyText"/>
              <w:jc w:val="left"/>
            </w:pPr>
            <w:ins w:id="773" w:author="AgileWriter" w:date="2026-04-07T15:12:03Z">
              <w:r>
                <w:rPr>
                  <w:b/>
                </w:rPr>
                <w:t>1 (2.8)</w:t>
              </w:r>
            </w:ins>
          </w:p>
        </w:tc>
      </w:tr>
      <w:tr>
        <w:tc>
          <w:tcPr>
            <w:tcW w:type="dxa" w:w="1872"/>
          </w:tcPr>
          <w:p>
            <w:pPr>
              <w:pStyle w:val="Q-BodyText"/>
              <w:jc w:val="left"/>
            </w:pPr>
            <w:ins w:id="774" w:author="AgileWriter" w:date="2026-04-07T15:12:03Z">
              <w:r>
                <w:rPr>
                  <w:b/>
                </w:rPr>
                <w:t xml:space="preserve"> Adverse Event</w:t>
              </w:r>
            </w:ins>
          </w:p>
        </w:tc>
        <w:tc>
          <w:tcPr>
            <w:tcW w:type="dxa" w:w="1872"/>
          </w:tcPr>
          <w:p>
            <w:pPr>
              <w:pStyle w:val="Q-BodyText"/>
              <w:jc w:val="left"/>
            </w:pPr>
            <w:ins w:id="775" w:author="AgileWriter" w:date="2026-04-07T15:12:03Z">
              <w:r>
                <w:rPr>
                  <w:b/>
                </w:rPr>
                <w:t>n (%)</w:t>
              </w:r>
            </w:ins>
          </w:p>
        </w:tc>
        <w:tc>
          <w:tcPr>
            <w:tcW w:type="dxa" w:w="1872"/>
          </w:tcPr>
          <w:p>
            <w:pPr>
              <w:pStyle w:val="Q-BodyText"/>
              <w:jc w:val="left"/>
            </w:pPr>
            <w:ins w:id="776" w:author="AgileWriter" w:date="2026-04-07T15:12:03Z">
              <w:r>
                <w:rPr>
                  <w:b/>
                </w:rPr>
                <w:t>2 (8.3)</w:t>
              </w:r>
            </w:ins>
          </w:p>
        </w:tc>
        <w:tc>
          <w:tcPr>
            <w:tcW w:type="dxa" w:w="1872"/>
          </w:tcPr>
          <w:p>
            <w:pPr>
              <w:pStyle w:val="Q-BodyText"/>
              <w:jc w:val="left"/>
            </w:pPr>
            <w:ins w:id="777" w:author="AgileWriter" w:date="2026-04-07T15:12:03Z">
              <w:r>
                <w:rPr>
                  <w:b/>
                </w:rPr>
                <w:t>0</w:t>
              </w:r>
            </w:ins>
          </w:p>
        </w:tc>
        <w:tc>
          <w:tcPr>
            <w:tcW w:type="dxa" w:w="1872"/>
          </w:tcPr>
          <w:p>
            <w:pPr>
              <w:pStyle w:val="Q-BodyText"/>
              <w:jc w:val="left"/>
            </w:pPr>
            <w:ins w:id="778" w:author="AgileWriter" w:date="2026-04-07T15:12:03Z">
              <w:r>
                <w:rPr>
                  <w:b/>
                </w:rPr>
                <w:t>2 (5.6)</w:t>
              </w:r>
            </w:ins>
          </w:p>
        </w:tc>
      </w:tr>
      <w:tr>
        <w:tc>
          <w:tcPr>
            <w:tcW w:type="dxa" w:w="1872"/>
          </w:tcPr>
          <w:p>
            <w:pPr>
              <w:pStyle w:val="Q-BodyText"/>
              <w:jc w:val="left"/>
            </w:pPr>
            <w:ins w:id="779" w:author="AgileWriter" w:date="2026-04-07T15:12:03Z">
              <w:r>
                <w:rPr>
                  <w:b/>
                </w:rPr>
                <w:t xml:space="preserve"> Other</w:t>
              </w:r>
            </w:ins>
          </w:p>
        </w:tc>
        <w:tc>
          <w:tcPr>
            <w:tcW w:type="dxa" w:w="1872"/>
          </w:tcPr>
          <w:p>
            <w:pPr>
              <w:pStyle w:val="Q-BodyText"/>
              <w:jc w:val="left"/>
            </w:pPr>
            <w:ins w:id="780" w:author="AgileWriter" w:date="2026-04-07T15:12:03Z">
              <w:r>
                <w:rPr>
                  <w:b/>
                </w:rPr>
                <w:t>n (%)</w:t>
              </w:r>
            </w:ins>
          </w:p>
        </w:tc>
        <w:tc>
          <w:tcPr>
            <w:tcW w:type="dxa" w:w="1872"/>
          </w:tcPr>
          <w:p>
            <w:pPr>
              <w:pStyle w:val="Q-BodyText"/>
              <w:jc w:val="left"/>
            </w:pPr>
            <w:ins w:id="781" w:author="AgileWriter" w:date="2026-04-07T15:12:03Z">
              <w:r>
                <w:rPr>
                  <w:b/>
                </w:rPr>
                <w:t>0</w:t>
              </w:r>
            </w:ins>
          </w:p>
        </w:tc>
        <w:tc>
          <w:tcPr>
            <w:tcW w:type="dxa" w:w="1872"/>
          </w:tcPr>
          <w:p>
            <w:pPr>
              <w:pStyle w:val="Q-BodyText"/>
              <w:jc w:val="left"/>
            </w:pPr>
            <w:ins w:id="782" w:author="AgileWriter" w:date="2026-04-07T15:12:03Z">
              <w:r>
                <w:rPr>
                  <w:b/>
                </w:rPr>
                <w:t>1 (8.3)</w:t>
              </w:r>
            </w:ins>
          </w:p>
        </w:tc>
        <w:tc>
          <w:tcPr>
            <w:tcW w:type="dxa" w:w="1872"/>
          </w:tcPr>
          <w:p>
            <w:pPr>
              <w:pStyle w:val="Q-BodyText"/>
              <w:jc w:val="left"/>
            </w:pPr>
            <w:ins w:id="783" w:author="AgileWriter" w:date="2026-04-07T15:12:03Z">
              <w:r>
                <w:rPr>
                  <w:b/>
                </w:rPr>
                <w:t>1 (2.8)</w:t>
              </w:r>
            </w:ins>
          </w:p>
        </w:tc>
      </w:tr>
      <w:tr>
        <w:tc>
          <w:tcPr>
            <w:tcW w:type="dxa" w:w="1872"/>
          </w:tcPr>
          <w:p>
            <w:pPr>
              <w:pStyle w:val="Q-BodyText"/>
              <w:jc w:val="left"/>
            </w:pPr>
            <w:ins w:id="784" w:author="AgileWriter" w:date="2026-04-07T15:12:03Z">
              <w:r>
                <w:rPr>
                  <w:b/>
                </w:rPr>
                <w:t>Study Status</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785" w:author="AgileWriter" w:date="2026-04-07T15:12:03Z">
              <w:r>
                <w:rPr>
                  <w:b/>
                </w:rPr>
                <w:t xml:space="preserve"> Ongoing</w:t>
              </w:r>
            </w:ins>
          </w:p>
        </w:tc>
        <w:tc>
          <w:tcPr>
            <w:tcW w:type="dxa" w:w="1872"/>
          </w:tcPr>
          <w:p>
            <w:pPr>
              <w:pStyle w:val="Q-BodyText"/>
              <w:jc w:val="left"/>
            </w:pPr>
            <w:ins w:id="786" w:author="AgileWriter" w:date="2026-04-07T15:12:03Z">
              <w:r>
                <w:rPr>
                  <w:b/>
                </w:rPr>
                <w:t>n (%)</w:t>
              </w:r>
            </w:ins>
          </w:p>
        </w:tc>
        <w:tc>
          <w:tcPr>
            <w:tcW w:type="dxa" w:w="1872"/>
          </w:tcPr>
          <w:p>
            <w:pPr>
              <w:pStyle w:val="Q-BodyText"/>
              <w:jc w:val="left"/>
            </w:pPr>
            <w:ins w:id="787" w:author="AgileWriter" w:date="2026-04-07T15:12:03Z">
              <w:r>
                <w:rPr>
                  <w:b/>
                </w:rPr>
                <w:t>21 (87.5)</w:t>
              </w:r>
            </w:ins>
          </w:p>
        </w:tc>
        <w:tc>
          <w:tcPr>
            <w:tcW w:type="dxa" w:w="1872"/>
          </w:tcPr>
          <w:p>
            <w:pPr>
              <w:pStyle w:val="Q-BodyText"/>
              <w:jc w:val="left"/>
            </w:pPr>
            <w:ins w:id="788" w:author="AgileWriter" w:date="2026-04-07T15:12:03Z">
              <w:r>
                <w:rPr>
                  <w:b/>
                </w:rPr>
                <w:t>10 (83.3)</w:t>
              </w:r>
            </w:ins>
          </w:p>
        </w:tc>
        <w:tc>
          <w:tcPr>
            <w:tcW w:type="dxa" w:w="1872"/>
          </w:tcPr>
          <w:p>
            <w:pPr>
              <w:pStyle w:val="Q-BodyText"/>
              <w:jc w:val="left"/>
            </w:pPr>
            <w:ins w:id="789" w:author="AgileWriter" w:date="2026-04-07T15:12:03Z">
              <w:r>
                <w:rPr>
                  <w:b/>
                </w:rPr>
                <w:t>31 (86.1)</w:t>
              </w:r>
            </w:ins>
          </w:p>
        </w:tc>
      </w:tr>
      <w:tr>
        <w:tc>
          <w:tcPr>
            <w:tcW w:type="dxa" w:w="1872"/>
          </w:tcPr>
          <w:p>
            <w:pPr>
              <w:pStyle w:val="Q-BodyText"/>
              <w:jc w:val="left"/>
            </w:pPr>
            <w:ins w:id="790" w:author="AgileWriter" w:date="2026-04-07T15:12:03Z">
              <w:r>
                <w:rPr>
                  <w:b/>
                </w:rPr>
                <w:t xml:space="preserve"> Discontinued from Study</w:t>
              </w:r>
            </w:ins>
          </w:p>
        </w:tc>
        <w:tc>
          <w:tcPr>
            <w:tcW w:type="dxa" w:w="1872"/>
          </w:tcPr>
          <w:p>
            <w:pPr>
              <w:pStyle w:val="Q-BodyText"/>
              <w:jc w:val="left"/>
            </w:pPr>
            <w:ins w:id="791" w:author="AgileWriter" w:date="2026-04-07T15:12:03Z">
              <w:r>
                <w:rPr>
                  <w:b/>
                </w:rPr>
                <w:t>n (%)</w:t>
              </w:r>
            </w:ins>
          </w:p>
        </w:tc>
        <w:tc>
          <w:tcPr>
            <w:tcW w:type="dxa" w:w="1872"/>
          </w:tcPr>
          <w:p>
            <w:pPr>
              <w:pStyle w:val="Q-BodyText"/>
              <w:jc w:val="left"/>
            </w:pPr>
            <w:ins w:id="792" w:author="AgileWriter" w:date="2026-04-07T15:12:03Z">
              <w:r>
                <w:rPr>
                  <w:b/>
                </w:rPr>
                <w:t>3 (12.5)</w:t>
              </w:r>
            </w:ins>
          </w:p>
        </w:tc>
        <w:tc>
          <w:tcPr>
            <w:tcW w:type="dxa" w:w="1872"/>
          </w:tcPr>
          <w:p>
            <w:pPr>
              <w:pStyle w:val="Q-BodyText"/>
              <w:jc w:val="left"/>
            </w:pPr>
            <w:ins w:id="793" w:author="AgileWriter" w:date="2026-04-07T15:12:03Z">
              <w:r>
                <w:rPr>
                  <w:b/>
                </w:rPr>
                <w:t>2 (16.7)</w:t>
              </w:r>
            </w:ins>
          </w:p>
        </w:tc>
        <w:tc>
          <w:tcPr>
            <w:tcW w:type="dxa" w:w="1872"/>
          </w:tcPr>
          <w:p>
            <w:pPr>
              <w:pStyle w:val="Q-BodyText"/>
              <w:jc w:val="left"/>
            </w:pPr>
            <w:ins w:id="794" w:author="AgileWriter" w:date="2026-04-07T15:12:03Z">
              <w:r>
                <w:rPr>
                  <w:b/>
                </w:rPr>
                <w:t>5 (13.9)</w:t>
              </w:r>
            </w:ins>
          </w:p>
        </w:tc>
      </w:tr>
      <w:tr>
        <w:tc>
          <w:tcPr>
            <w:tcW w:type="dxa" w:w="1872"/>
          </w:tcPr>
          <w:p>
            <w:pPr>
              <w:pStyle w:val="Q-BodyText"/>
              <w:jc w:val="left"/>
            </w:pPr>
            <w:ins w:id="795" w:author="AgileWriter" w:date="2026-04-07T15:12:03Z">
              <w:r>
                <w:rPr>
                  <w:b/>
                </w:rPr>
                <w:t>Reason for study discontinuation</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796" w:author="AgileWriter" w:date="2026-04-07T15:12:04Z">
              <w:r>
                <w:rPr>
                  <w:b/>
                </w:rPr>
                <w:t xml:space="preserve">  Patient Withdrawal of Informed Consent</w:t>
              </w:r>
            </w:ins>
          </w:p>
        </w:tc>
        <w:tc>
          <w:tcPr>
            <w:tcW w:type="dxa" w:w="1872"/>
          </w:tcPr>
          <w:p>
            <w:pPr>
              <w:pStyle w:val="Q-BodyText"/>
              <w:jc w:val="left"/>
            </w:pPr>
            <w:ins w:id="797" w:author="AgileWriter" w:date="2026-04-07T15:12:04Z">
              <w:r>
                <w:rPr>
                  <w:b/>
                </w:rPr>
                <w:t>n (%)</w:t>
              </w:r>
            </w:ins>
          </w:p>
        </w:tc>
        <w:tc>
          <w:tcPr>
            <w:tcW w:type="dxa" w:w="1872"/>
          </w:tcPr>
          <w:p>
            <w:pPr>
              <w:pStyle w:val="Q-BodyText"/>
              <w:jc w:val="left"/>
            </w:pPr>
            <w:ins w:id="798" w:author="AgileWriter" w:date="2026-04-07T15:12:04Z">
              <w:r>
                <w:rPr>
                  <w:b/>
                </w:rPr>
                <w:t>0</w:t>
              </w:r>
            </w:ins>
          </w:p>
        </w:tc>
        <w:tc>
          <w:tcPr>
            <w:tcW w:type="dxa" w:w="1872"/>
          </w:tcPr>
          <w:p>
            <w:pPr>
              <w:pStyle w:val="Q-BodyText"/>
              <w:jc w:val="left"/>
            </w:pPr>
            <w:ins w:id="799" w:author="AgileWriter" w:date="2026-04-07T15:12:04Z">
              <w:r>
                <w:rPr>
                  <w:b/>
                </w:rPr>
                <w:t>1 (8.3)</w:t>
              </w:r>
            </w:ins>
          </w:p>
        </w:tc>
        <w:tc>
          <w:tcPr>
            <w:tcW w:type="dxa" w:w="1872"/>
          </w:tcPr>
          <w:p>
            <w:pPr>
              <w:pStyle w:val="Q-BodyText"/>
              <w:jc w:val="left"/>
            </w:pPr>
            <w:ins w:id="800" w:author="AgileWriter" w:date="2026-04-07T15:12:04Z">
              <w:r>
                <w:rPr>
                  <w:b/>
                </w:rPr>
                <w:t>1 (2.8)</w:t>
              </w:r>
            </w:ins>
          </w:p>
        </w:tc>
      </w:tr>
      <w:tr>
        <w:tc>
          <w:tcPr>
            <w:tcW w:type="dxa" w:w="1872"/>
          </w:tcPr>
          <w:p>
            <w:pPr>
              <w:pStyle w:val="Q-BodyText"/>
              <w:jc w:val="left"/>
            </w:pPr>
            <w:ins w:id="801" w:author="AgileWriter" w:date="2026-04-07T15:12:04Z">
              <w:r>
                <w:rPr>
                  <w:b/>
                </w:rPr>
                <w:t xml:space="preserve">  Termination of Study by the Sponsor</w:t>
              </w:r>
            </w:ins>
          </w:p>
        </w:tc>
        <w:tc>
          <w:tcPr>
            <w:tcW w:type="dxa" w:w="1872"/>
          </w:tcPr>
          <w:p>
            <w:pPr>
              <w:pStyle w:val="Q-BodyText"/>
              <w:jc w:val="left"/>
            </w:pPr>
            <w:ins w:id="802" w:author="AgileWriter" w:date="2026-04-07T15:12:04Z">
              <w:r>
                <w:rPr>
                  <w:b/>
                </w:rPr>
                <w:t>n (%)</w:t>
              </w:r>
            </w:ins>
          </w:p>
        </w:tc>
        <w:tc>
          <w:tcPr>
            <w:tcW w:type="dxa" w:w="1872"/>
          </w:tcPr>
          <w:p>
            <w:pPr>
              <w:pStyle w:val="Q-BodyText"/>
              <w:jc w:val="left"/>
            </w:pPr>
            <w:ins w:id="803" w:author="AgileWriter" w:date="2026-04-07T15:12:04Z">
              <w:r>
                <w:rPr>
                  <w:b/>
                </w:rPr>
                <w:t>0</w:t>
              </w:r>
            </w:ins>
          </w:p>
        </w:tc>
        <w:tc>
          <w:tcPr>
            <w:tcW w:type="dxa" w:w="1872"/>
          </w:tcPr>
          <w:p>
            <w:pPr>
              <w:pStyle w:val="Q-BodyText"/>
              <w:jc w:val="left"/>
            </w:pPr>
            <w:ins w:id="804" w:author="AgileWriter" w:date="2026-04-07T15:12:04Z">
              <w:r>
                <w:rPr>
                  <w:b/>
                </w:rPr>
                <w:t>0</w:t>
              </w:r>
            </w:ins>
          </w:p>
        </w:tc>
        <w:tc>
          <w:tcPr>
            <w:tcW w:type="dxa" w:w="1872"/>
          </w:tcPr>
          <w:p>
            <w:pPr>
              <w:pStyle w:val="Q-BodyText"/>
              <w:jc w:val="left"/>
            </w:pPr>
            <w:ins w:id="805" w:author="AgileWriter" w:date="2026-04-07T15:12:04Z">
              <w:r>
                <w:rPr>
                  <w:b/>
                </w:rPr>
                <w:t>0</w:t>
              </w:r>
            </w:ins>
          </w:p>
        </w:tc>
      </w:tr>
      <w:tr>
        <w:tc>
          <w:tcPr>
            <w:tcW w:type="dxa" w:w="1872"/>
          </w:tcPr>
          <w:p>
            <w:pPr>
              <w:pStyle w:val="Q-BodyText"/>
              <w:jc w:val="left"/>
            </w:pPr>
            <w:ins w:id="806" w:author="AgileWriter" w:date="2026-04-07T15:12:04Z">
              <w:r>
                <w:rPr>
                  <w:b/>
                </w:rPr>
                <w:t xml:space="preserve"> Lost to Follow Up</w:t>
              </w:r>
            </w:ins>
          </w:p>
        </w:tc>
        <w:tc>
          <w:tcPr>
            <w:tcW w:type="dxa" w:w="1872"/>
          </w:tcPr>
          <w:p>
            <w:pPr>
              <w:pStyle w:val="Q-BodyText"/>
              <w:jc w:val="left"/>
            </w:pPr>
            <w:ins w:id="807" w:author="AgileWriter" w:date="2026-04-07T15:12:04Z">
              <w:r>
                <w:rPr>
                  <w:b/>
                </w:rPr>
                <w:t>n (%)</w:t>
              </w:r>
            </w:ins>
          </w:p>
        </w:tc>
        <w:tc>
          <w:tcPr>
            <w:tcW w:type="dxa" w:w="1872"/>
          </w:tcPr>
          <w:p>
            <w:pPr>
              <w:pStyle w:val="Q-BodyText"/>
              <w:jc w:val="left"/>
            </w:pPr>
            <w:ins w:id="808" w:author="AgileWriter" w:date="2026-04-07T15:12:04Z">
              <w:r>
                <w:rPr>
                  <w:b/>
                </w:rPr>
                <w:t>0</w:t>
              </w:r>
            </w:ins>
          </w:p>
        </w:tc>
        <w:tc>
          <w:tcPr>
            <w:tcW w:type="dxa" w:w="1872"/>
          </w:tcPr>
          <w:p>
            <w:pPr>
              <w:pStyle w:val="Q-BodyText"/>
              <w:jc w:val="left"/>
            </w:pPr>
            <w:ins w:id="809" w:author="AgileWriter" w:date="2026-04-07T15:12:04Z">
              <w:r>
                <w:rPr>
                  <w:b/>
                </w:rPr>
                <w:t>1 (8.3)</w:t>
              </w:r>
            </w:ins>
          </w:p>
        </w:tc>
        <w:tc>
          <w:tcPr>
            <w:tcW w:type="dxa" w:w="1872"/>
          </w:tcPr>
          <w:p>
            <w:pPr>
              <w:pStyle w:val="Q-BodyText"/>
              <w:jc w:val="left"/>
            </w:pPr>
            <w:ins w:id="810" w:author="AgileWriter" w:date="2026-04-07T15:12:04Z">
              <w:r>
                <w:rPr>
                  <w:b/>
                </w:rPr>
                <w:t>1 (2.8)</w:t>
              </w:r>
            </w:ins>
          </w:p>
        </w:tc>
      </w:tr>
      <w:tr>
        <w:tc>
          <w:tcPr>
            <w:tcW w:type="dxa" w:w="1872"/>
          </w:tcPr>
          <w:p>
            <w:pPr>
              <w:pStyle w:val="Q-BodyText"/>
              <w:jc w:val="left"/>
            </w:pPr>
            <w:ins w:id="811" w:author="AgileWriter" w:date="2026-04-07T15:12:04Z">
              <w:r>
                <w:rPr>
                  <w:b/>
                </w:rPr>
                <w:t xml:space="preserve"> Death</w:t>
              </w:r>
            </w:ins>
          </w:p>
        </w:tc>
        <w:tc>
          <w:tcPr>
            <w:tcW w:type="dxa" w:w="1872"/>
          </w:tcPr>
          <w:p>
            <w:pPr>
              <w:pStyle w:val="Q-BodyText"/>
              <w:jc w:val="left"/>
            </w:pPr>
            <w:ins w:id="812" w:author="AgileWriter" w:date="2026-04-07T15:12:04Z">
              <w:r>
                <w:rPr>
                  <w:b/>
                </w:rPr>
                <w:t>n (%)</w:t>
              </w:r>
            </w:ins>
          </w:p>
        </w:tc>
        <w:tc>
          <w:tcPr>
            <w:tcW w:type="dxa" w:w="1872"/>
          </w:tcPr>
          <w:p>
            <w:pPr>
              <w:pStyle w:val="Q-BodyText"/>
              <w:jc w:val="left"/>
            </w:pPr>
            <w:ins w:id="813" w:author="AgileWriter" w:date="2026-04-07T15:12:04Z">
              <w:r>
                <w:rPr>
                  <w:b/>
                </w:rPr>
                <w:t>3 (12.5)</w:t>
              </w:r>
            </w:ins>
          </w:p>
        </w:tc>
        <w:tc>
          <w:tcPr>
            <w:tcW w:type="dxa" w:w="1872"/>
          </w:tcPr>
          <w:p>
            <w:pPr>
              <w:pStyle w:val="Q-BodyText"/>
              <w:jc w:val="left"/>
            </w:pPr>
            <w:ins w:id="814" w:author="AgileWriter" w:date="2026-04-07T15:12:04Z">
              <w:r>
                <w:rPr>
                  <w:b/>
                </w:rPr>
                <w:t>0</w:t>
              </w:r>
            </w:ins>
          </w:p>
        </w:tc>
        <w:tc>
          <w:tcPr>
            <w:tcW w:type="dxa" w:w="1872"/>
          </w:tcPr>
          <w:p>
            <w:pPr>
              <w:pStyle w:val="Q-BodyText"/>
              <w:jc w:val="left"/>
            </w:pPr>
            <w:ins w:id="815" w:author="AgileWriter" w:date="2026-04-07T15:12:04Z">
              <w:r>
                <w:rPr>
                  <w:b/>
                </w:rPr>
                <w:t>3 (8.3)</w:t>
              </w:r>
            </w:ins>
          </w:p>
        </w:tc>
      </w:tr>
      <w:tr>
        <w:tc>
          <w:tcPr>
            <w:tcW w:type="dxa" w:w="1872"/>
          </w:tcPr>
          <w:p>
            <w:pPr>
              <w:pStyle w:val="Q-BodyText"/>
              <w:jc w:val="left"/>
            </w:pPr>
            <w:ins w:id="816" w:author="AgileWriter" w:date="2026-04-07T15:12:04Z">
              <w:r>
                <w:rPr>
                  <w:b/>
                </w:rPr>
                <w:t xml:space="preserve"> Other</w:t>
              </w:r>
            </w:ins>
          </w:p>
        </w:tc>
        <w:tc>
          <w:tcPr>
            <w:tcW w:type="dxa" w:w="1872"/>
          </w:tcPr>
          <w:p>
            <w:pPr>
              <w:pStyle w:val="Q-BodyText"/>
              <w:jc w:val="left"/>
            </w:pPr>
            <w:ins w:id="817" w:author="AgileWriter" w:date="2026-04-07T15:12:04Z">
              <w:r>
                <w:rPr>
                  <w:b/>
                </w:rPr>
                <w:t>n (%)</w:t>
              </w:r>
            </w:ins>
          </w:p>
        </w:tc>
        <w:tc>
          <w:tcPr>
            <w:tcW w:type="dxa" w:w="1872"/>
          </w:tcPr>
          <w:p>
            <w:pPr>
              <w:pStyle w:val="Q-BodyText"/>
              <w:jc w:val="left"/>
            </w:pPr>
            <w:ins w:id="818" w:author="AgileWriter" w:date="2026-04-07T15:12:04Z">
              <w:r>
                <w:rPr>
                  <w:b/>
                </w:rPr>
                <w:t>0</w:t>
              </w:r>
            </w:ins>
          </w:p>
        </w:tc>
        <w:tc>
          <w:tcPr>
            <w:tcW w:type="dxa" w:w="1872"/>
          </w:tcPr>
          <w:p>
            <w:pPr>
              <w:pStyle w:val="Q-BodyText"/>
              <w:jc w:val="left"/>
            </w:pPr>
            <w:ins w:id="819" w:author="AgileWriter" w:date="2026-04-07T15:12:04Z">
              <w:r>
                <w:rPr>
                  <w:b/>
                </w:rPr>
                <w:t>0</w:t>
              </w:r>
            </w:ins>
          </w:p>
        </w:tc>
        <w:tc>
          <w:tcPr>
            <w:tcW w:type="dxa" w:w="1872"/>
          </w:tcPr>
          <w:p>
            <w:pPr>
              <w:pStyle w:val="Q-BodyText"/>
              <w:jc w:val="left"/>
            </w:pPr>
            <w:ins w:id="820" w:author="AgileWriter" w:date="2026-04-07T15:12:04Z">
              <w:r>
                <w:rPr>
                  <w:b/>
                </w:rPr>
                <w:t>0</w:t>
              </w:r>
            </w:ins>
          </w:p>
        </w:tc>
      </w:tr>
    </w:tbl>
    <w:p>
      <w:pPr>
        <w:pStyle w:val="Q-Heading2"/>
        <w:jc w:val="left"/>
      </w:pPr>
      <w:bookmarkStart w:id="71" w:name="_Heading_2_Protocol_Deviations"/>
      <w:r>
        <w:rPr/>
        <w:t xml:space="preserve">Protocol Deviations </w:t>
      </w:r>
      <w:bookmarkEnd w:id="71"/>
    </w:p>
    <w:p>
      <w:pPr>
        <w:pStyle w:val="Q-BodyText"/>
        <w:jc w:val="left"/>
      </w:pPr>
      <w:r>
        <w:rPr/>
        <w:t xml:space="preserve">No major protocol deviations were reported during the study. </w:t>
      </w:r>
    </w:p>
    <w:p>
      <w:pPr>
        <w:pStyle w:val="Q-Heading1"/>
        <w:jc w:val="left"/>
      </w:pPr>
      <w:bookmarkStart w:id="72" w:name="_Heading_1_Pharmacokinetic_and_Pharmacodynamic_Biom"/>
      <w:r>
        <w:rPr/>
        <w:t>Pharmacokinetic and Pharmacodynamic/Biomarker Evaluations</w:t>
      </w:r>
      <w:bookmarkEnd w:id="72"/>
    </w:p>
    <w:p>
      <w:pPr>
        <w:pStyle w:val="Q-Heading2"/>
        <w:jc w:val="left"/>
      </w:pPr>
      <w:bookmarkStart w:id="73" w:name="_Heading_2_Data_Sets_Analyzed"/>
      <w:r>
        <w:rPr/>
        <w:t>Data Sets Analyzed</w:t>
      </w:r>
      <w:bookmarkEnd w:id="73"/>
    </w:p>
    <w:p>
      <w:pPr>
        <w:pStyle w:val="Q-BodyText"/>
        <w:jc w:val="left"/>
      </w:pPr>
      <w:r>
        <w:rPr/>
        <w:t xml:space="preserve">The analysis sets are presented in </w:t>
      </w:r>
      <w:hyperlink w:anchor="_Table_6">
        <w:r>
          <w:rPr>
            <w:color w:val="0000FF"/>
          </w:rPr>
          <w:t xml:space="preserve">Table 6</w:t>
        </w:r>
      </w:hyperlink>
      <w:r>
        <w:rPr/>
        <w:t xml:space="preserve">. </w:t>
      </w:r>
    </w:p>
    <w:p>
      <w:pPr>
        <w:pStyle w:val="Q-BodyText"/>
        <w:jc w:val="left"/>
      </w:pPr>
      <w:del w:id="821" w:author="AgileWriter" w:date="2026-04-07T15:12:04Z">
        <w:r>
          <w:rPr/>
          <w:delText xml:space="preserve">&lt;Table of Analysis Sets &gt;</w:delText>
        </w:r>
      </w:del>
    </w:p>
    <w:p>
      <w:pPr>
        <w:pStyle w:val="Q-CaptionContd"/>
        <w:jc w:val="left"/>
      </w:pPr>
      <w:bookmarkStart w:id="74" w:name="_Table_6"/>
      <w:ins w:id="822" w:author="AgileWriter" w:date="2026-04-07T15:12:04Z">
        <w:commentRangeStart w:id="54"/>
        <w:r>
          <w:t xml:space="preserve">Table </w:t>
        </w:r>
        <w:commentRangeEnd w:id="54"/>
        <w:r>
          <w:rPr>
            <w:rStyle w:val="CommentReference"/>
          </w:rPr>
          <w:commentReference w:id="54"/>
        </w:r>
        <w:r>
          <w:fldChar w:fldCharType="begin"/>
        </w:r>
        <w:r>
          <w:instrText xml:space="preserve"> SEQ Table \* ARABIC </w:instrText>
        </w:r>
        <w:r>
          <w:fldChar w:fldCharType="separate"/>
        </w:r>
        <w:r>
          <w:rPr>
            <w:noProof/>
          </w:rPr>
          <w:t xml:space="preserve">6</w:t>
        </w:r>
        <w:r>
          <w:fldChar w:fldCharType="end"/>
        </w:r>
        <w:r>
          <w:t>: Summary of Analysis Sets</w:t>
        </w:r>
      </w:ins>
      <w:bookmarkEnd w:id="74"/>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ins w:id="823" w:author="AgileWriter" w:date="2026-04-07T15:12:04Z">
              <w:r>
                <w:rPr>
                  <w:b/>
                </w:rPr>
                <w:t>Analysis Sets</w:t>
              </w:r>
            </w:ins>
          </w:p>
        </w:tc>
        <w:tc>
          <w:tcPr>
            <w:tcW w:type="dxa" w:w="1872"/>
          </w:tcPr>
          <w:p>
            <w:pPr>
              <w:pStyle w:val="Q-BodyText"/>
              <w:jc w:val="left"/>
            </w:pPr>
            <w:ins w:id="824" w:author="AgileWriter" w:date="2026-04-07T15:12:04Z">
              <w:r>
                <w:rPr>
                  <w:b/>
                </w:rPr>
                <w:t>Statistics</w:t>
              </w:r>
            </w:ins>
          </w:p>
        </w:tc>
        <w:tc>
          <w:tcPr>
            <w:tcW w:type="dxa" w:w="1872"/>
          </w:tcPr>
          <w:p>
            <w:pPr>
              <w:pStyle w:val="Q-BodyText"/>
              <w:jc w:val="left"/>
            </w:pPr>
            <w:ins w:id="825" w:author="AgileWriter" w:date="2026-04-07T15:12:04Z">
              <w:r>
                <w:rPr>
                  <w:b/>
                </w:rPr>
                <w:t>Treatment</w:t>
              </w:r>
            </w:ins>
          </w:p>
        </w:tc>
        <w:tc>
          <w:tcPr>
            <w:tcW w:type="dxa" w:w="1872"/>
          </w:tcPr>
          <w:p>
            <w:pPr>
              <w:pStyle w:val="Q-BodyText"/>
              <w:jc w:val="left"/>
            </w:pPr>
            <w:ins w:id="826" w:author="AgileWriter" w:date="2026-04-07T15:12:04Z">
              <w:r>
                <w:rPr>
                  <w:b/>
                </w:rPr>
                <w:t>Placebo</w:t>
              </w:r>
            </w:ins>
          </w:p>
        </w:tc>
        <w:tc>
          <w:tcPr>
            <w:tcW w:type="dxa" w:w="1872"/>
          </w:tcPr>
          <w:p>
            <w:pPr>
              <w:pStyle w:val="Q-BodyText"/>
              <w:jc w:val="left"/>
            </w:pPr>
            <w:ins w:id="827" w:author="AgileWriter" w:date="2026-04-07T15:12:04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828" w:author="AgileWriter" w:date="2026-04-07T15:12:04Z">
              <w:r>
                <w:rPr>
                  <w:b/>
                </w:rPr>
                <w:t>N=24</w:t>
              </w:r>
            </w:ins>
          </w:p>
        </w:tc>
        <w:tc>
          <w:tcPr>
            <w:tcW w:type="dxa" w:w="1872"/>
          </w:tcPr>
          <w:p>
            <w:pPr>
              <w:pStyle w:val="Q-BodyText"/>
              <w:jc w:val="left"/>
            </w:pPr>
            <w:ins w:id="829" w:author="AgileWriter" w:date="2026-04-07T15:12:04Z">
              <w:r>
                <w:rPr>
                  <w:b/>
                </w:rPr>
                <w:t>N=12</w:t>
              </w:r>
            </w:ins>
          </w:p>
        </w:tc>
        <w:tc>
          <w:tcPr>
            <w:tcW w:type="dxa" w:w="1872"/>
          </w:tcPr>
          <w:p>
            <w:pPr>
              <w:pStyle w:val="Q-BodyText"/>
              <w:jc w:val="left"/>
            </w:pPr>
            <w:ins w:id="830" w:author="AgileWriter" w:date="2026-04-07T15:12:04Z">
              <w:r>
                <w:rPr>
                  <w:b/>
                </w:rPr>
                <w:t>N=36</w:t>
              </w:r>
            </w:ins>
          </w:p>
        </w:tc>
      </w:tr>
      <w:tr>
        <w:tc>
          <w:tcPr>
            <w:tcW w:type="dxa" w:w="1872"/>
          </w:tcPr>
          <w:p>
            <w:pPr>
              <w:pStyle w:val="Q-BodyText"/>
              <w:jc w:val="left"/>
            </w:pPr>
            <w:ins w:id="831" w:author="AgileWriter" w:date="2026-04-07T15:12:04Z">
              <w:r>
                <w:rPr>
                  <w:b/>
                </w:rPr>
                <w:t>Full Analysis Set</w:t>
              </w:r>
            </w:ins>
          </w:p>
        </w:tc>
        <w:tc>
          <w:tcPr>
            <w:tcW w:type="dxa" w:w="1872"/>
          </w:tcPr>
          <w:p>
            <w:pPr>
              <w:pStyle w:val="Q-BodyText"/>
              <w:jc w:val="left"/>
            </w:pPr>
            <w:ins w:id="832" w:author="AgileWriter" w:date="2026-04-07T15:12:04Z">
              <w:r>
                <w:rPr>
                  <w:b/>
                </w:rPr>
                <w:t>n (%)</w:t>
              </w:r>
            </w:ins>
          </w:p>
        </w:tc>
        <w:tc>
          <w:tcPr>
            <w:tcW w:type="dxa" w:w="1872"/>
          </w:tcPr>
          <w:p>
            <w:pPr>
              <w:pStyle w:val="Q-BodyText"/>
              <w:jc w:val="left"/>
            </w:pPr>
            <w:ins w:id="833" w:author="AgileWriter" w:date="2026-04-07T15:12:04Z">
              <w:r>
                <w:rPr>
                  <w:b/>
                </w:rPr>
                <w:t>24 (100)</w:t>
              </w:r>
            </w:ins>
          </w:p>
        </w:tc>
        <w:tc>
          <w:tcPr>
            <w:tcW w:type="dxa" w:w="1872"/>
          </w:tcPr>
          <w:p>
            <w:pPr>
              <w:pStyle w:val="Q-BodyText"/>
              <w:jc w:val="left"/>
            </w:pPr>
            <w:ins w:id="834" w:author="AgileWriter" w:date="2026-04-07T15:12:04Z">
              <w:r>
                <w:rPr>
                  <w:b/>
                </w:rPr>
                <w:t>12 (100)</w:t>
              </w:r>
            </w:ins>
          </w:p>
        </w:tc>
        <w:tc>
          <w:tcPr>
            <w:tcW w:type="dxa" w:w="1872"/>
          </w:tcPr>
          <w:p>
            <w:pPr>
              <w:pStyle w:val="Q-BodyText"/>
              <w:jc w:val="left"/>
            </w:pPr>
            <w:ins w:id="835" w:author="AgileWriter" w:date="2026-04-07T15:12:04Z">
              <w:r>
                <w:rPr>
                  <w:b/>
                </w:rPr>
                <w:t>36 (100)</w:t>
              </w:r>
            </w:ins>
          </w:p>
        </w:tc>
      </w:tr>
      <w:tr>
        <w:tc>
          <w:tcPr>
            <w:tcW w:type="dxa" w:w="1872"/>
          </w:tcPr>
          <w:p>
            <w:pPr>
              <w:pStyle w:val="Q-BodyText"/>
              <w:jc w:val="left"/>
            </w:pPr>
            <w:ins w:id="836" w:author="AgileWriter" w:date="2026-04-07T15:12:04Z">
              <w:r>
                <w:rPr>
                  <w:b/>
                </w:rPr>
                <w:t>Safety Analysis Set</w:t>
              </w:r>
            </w:ins>
          </w:p>
        </w:tc>
        <w:tc>
          <w:tcPr>
            <w:tcW w:type="dxa" w:w="1872"/>
          </w:tcPr>
          <w:p>
            <w:pPr>
              <w:pStyle w:val="Q-BodyText"/>
              <w:jc w:val="left"/>
            </w:pPr>
            <w:ins w:id="837" w:author="AgileWriter" w:date="2026-04-07T15:12:04Z">
              <w:r>
                <w:rPr>
                  <w:b/>
                </w:rPr>
                <w:t>n (%)</w:t>
              </w:r>
            </w:ins>
          </w:p>
        </w:tc>
        <w:tc>
          <w:tcPr>
            <w:tcW w:type="dxa" w:w="1872"/>
          </w:tcPr>
          <w:p>
            <w:pPr>
              <w:pStyle w:val="Q-BodyText"/>
              <w:jc w:val="left"/>
            </w:pPr>
            <w:ins w:id="838" w:author="AgileWriter" w:date="2026-04-07T15:12:04Z">
              <w:r>
                <w:rPr>
                  <w:b/>
                </w:rPr>
                <w:t>21 (87.5)</w:t>
              </w:r>
            </w:ins>
          </w:p>
        </w:tc>
        <w:tc>
          <w:tcPr>
            <w:tcW w:type="dxa" w:w="1872"/>
          </w:tcPr>
          <w:p>
            <w:pPr>
              <w:pStyle w:val="Q-BodyText"/>
              <w:jc w:val="left"/>
            </w:pPr>
            <w:ins w:id="839" w:author="AgileWriter" w:date="2026-04-07T15:12:04Z">
              <w:r>
                <w:rPr>
                  <w:b/>
                </w:rPr>
                <w:t>10 (83.3)</w:t>
              </w:r>
            </w:ins>
          </w:p>
        </w:tc>
        <w:tc>
          <w:tcPr>
            <w:tcW w:type="dxa" w:w="1872"/>
          </w:tcPr>
          <w:p>
            <w:pPr>
              <w:pStyle w:val="Q-BodyText"/>
              <w:jc w:val="left"/>
            </w:pPr>
            <w:ins w:id="840" w:author="AgileWriter" w:date="2026-04-07T15:12:04Z">
              <w:r>
                <w:rPr>
                  <w:b/>
                </w:rPr>
                <w:t>31 (86.1)</w:t>
              </w:r>
            </w:ins>
          </w:p>
        </w:tc>
      </w:tr>
      <w:tr>
        <w:tc>
          <w:tcPr>
            <w:tcW w:type="dxa" w:w="1872"/>
          </w:tcPr>
          <w:p>
            <w:pPr>
              <w:pStyle w:val="Q-BodyText"/>
              <w:jc w:val="left"/>
            </w:pPr>
            <w:ins w:id="841" w:author="AgileWriter" w:date="2026-04-07T15:12:04Z">
              <w:r>
                <w:rPr>
                  <w:b/>
                </w:rPr>
                <w:t>Pharmacokinetics Analysis Set</w:t>
              </w:r>
            </w:ins>
          </w:p>
        </w:tc>
        <w:tc>
          <w:tcPr>
            <w:tcW w:type="dxa" w:w="1872"/>
          </w:tcPr>
          <w:p>
            <w:pPr>
              <w:pStyle w:val="Q-BodyText"/>
              <w:jc w:val="left"/>
            </w:pPr>
            <w:ins w:id="842" w:author="AgileWriter" w:date="2026-04-07T15:12:04Z">
              <w:r>
                <w:rPr>
                  <w:b/>
                </w:rPr>
                <w:t>n (%)</w:t>
              </w:r>
            </w:ins>
          </w:p>
        </w:tc>
        <w:tc>
          <w:tcPr>
            <w:tcW w:type="dxa" w:w="1872"/>
          </w:tcPr>
          <w:p>
            <w:pPr>
              <w:pStyle w:val="Q-BodyText"/>
              <w:jc w:val="left"/>
            </w:pPr>
            <w:ins w:id="843" w:author="AgileWriter" w:date="2026-04-07T15:12:04Z">
              <w:r>
                <w:rPr>
                  <w:b/>
                </w:rPr>
                <w:t>24 (100)</w:t>
              </w:r>
            </w:ins>
          </w:p>
        </w:tc>
        <w:tc>
          <w:tcPr>
            <w:tcW w:type="dxa" w:w="1872"/>
          </w:tcPr>
          <w:p>
            <w:pPr>
              <w:pStyle w:val="Q-BodyText"/>
              <w:jc w:val="left"/>
            </w:pPr>
            <w:ins w:id="844" w:author="AgileWriter" w:date="2026-04-07T15:12:04Z">
              <w:r>
                <w:rPr>
                  <w:b/>
                </w:rPr>
                <w:t>12 (100)</w:t>
              </w:r>
            </w:ins>
          </w:p>
        </w:tc>
        <w:tc>
          <w:tcPr>
            <w:tcW w:type="dxa" w:w="1872"/>
          </w:tcPr>
          <w:p>
            <w:pPr>
              <w:pStyle w:val="Q-BodyText"/>
              <w:jc w:val="left"/>
            </w:pPr>
            <w:ins w:id="845" w:author="AgileWriter" w:date="2026-04-07T15:12:04Z">
              <w:r>
                <w:rPr>
                  <w:b/>
                </w:rPr>
                <w:t>36 (100)</w:t>
              </w:r>
            </w:ins>
          </w:p>
        </w:tc>
      </w:tr>
    </w:tbl>
    <w:p>
      <w:pPr>
        <w:pStyle w:val="Q-BodyText"/>
        <w:jc w:val="left"/>
      </w:pPr>
      <w:del w:id="846" w:author="AgileWriter" w:date="2026-04-07T15:12:04Z">
        <w:r>
          <w:rPr/>
          <w:delText xml:space="preserve">&lt;Summary of Table of Analysis Sets &gt;</w:delText>
        </w:r>
      </w:del>
      <w:commentRangeStart w:id="55"/>
      <w:ins w:id="847" w:author="AgileWriter" w:date="2026-04-07T15:12:04Z">
        <w:r>
          <w:rPr/>
          <w:t>The table of Analysis Sets shows that all randomized participants were included in the Full Analysis Set (FAS) and Pharmacokinetics Analysis Set, with 24 participants in the treatment group and 12 in the placebo group. The Safety Analysis Set included slightly fewer participants: 21 (87.5%) in the treatment group and 10 (83.3%) in the placebo group, indicating that a small number of participants did not receive study medication or were excluded from safety analyses. Overall, 36 participants were enrolled, and the analysis sets demonstrate high retention for both efficacy and pharmacokinetic assessments, with minimal exclusions from safety analyses.</w:t>
        </w:r>
      </w:ins>
      <w:commentRangeEnd w:id="55"/>
      <w:r>
        <w:rPr>
          <w:rStyle w:val="CommentReference"/>
        </w:rPr>
        <w:commentReference w:id="55"/>
      </w:r>
    </w:p>
    <w:p>
      <w:pPr>
        <w:sectPr>
          <w:headerReference w:type="default" r:id="rId19"/>
          <w:footerReference w:type="default" r:id="rId20"/>
          <w:pgSz w:w="12240" w:h="20160"/>
          <w:pgMar w:top="1440" w:right="1440" w:bottom="1440" w:left="1440" w:header="720" w:footer="720" w:gutter="0"/>
          <w:cols w:space="720"/>
          <w:docGrid w:linePitch="360"/>
        </w:sectPr>
      </w:pPr>
    </w:p>
    <w:p>
      <w:pPr>
        <w:pStyle w:val="Q-Heading2"/>
        <w:jc w:val="left"/>
      </w:pPr>
      <w:bookmarkStart w:id="75" w:name="_Heading_2_Demographics_and_other_Baseline_Characte"/>
      <w:r>
        <w:rPr/>
        <w:t>Demographics and other Baseline Characteristics</w:t>
      </w:r>
      <w:bookmarkEnd w:id="75"/>
    </w:p>
    <w:p>
      <w:pPr>
        <w:pStyle w:val="Q-BodyText"/>
        <w:jc w:val="left"/>
      </w:pPr>
      <w:del w:id="848" w:author="AgileWriter" w:date="2026-04-07T15:12:04Z">
        <w:r>
          <w:rPr/>
          <w:delText xml:space="preserve">&lt;Summary of  Demographics&gt;</w:delText>
        </w:r>
      </w:del>
      <w:commentRangeStart w:id="56"/>
      <w:ins w:id="849" w:author="AgileWriter" w:date="2026-04-07T15:12:04Z">
        <w:r>
          <w:rPr/>
          <w:t>Demographic data, as presented in the Full Analysis Set, includes both treatment and placebo groups. The study enrolled 24 participants in the treatment group and 12 in the placebo group, totaling 36 participants. The Safety Analysis Set included 21 participants in the treatment group and 10 in the placebo group. Detailed demographic parameters are presented in Table 14.2.2.</w:t>
        </w:r>
      </w:ins>
      <w:commentRangeEnd w:id="56"/>
      <w:r>
        <w:rPr>
          <w:rStyle w:val="CommentReference"/>
        </w:rPr>
        <w:commentReference w:id="56"/>
      </w:r>
    </w:p>
    <w:p>
      <w:pPr>
        <w:pStyle w:val="Q-BodyText"/>
        <w:jc w:val="left"/>
      </w:pPr>
      <w:r>
        <w:rPr/>
        <w:t xml:space="preserve">Participant disposition is summarized in </w:t>
      </w:r>
      <w:hyperlink w:anchor="_Table_7">
        <w:r>
          <w:rPr>
            <w:color w:val="0000FF"/>
          </w:rPr>
          <w:t xml:space="preserve">Table 7</w:t>
        </w:r>
      </w:hyperlink>
      <w:r>
        <w:rPr>
          <w:color w:val="0000FF"/>
        </w:rPr>
        <w:t xml:space="preserve">.</w:t>
      </w:r>
    </w:p>
    <w:p>
      <w:pPr>
        <w:pStyle w:val="Q-BodyText"/>
        <w:jc w:val="left"/>
      </w:pPr>
      <w:del w:id="850" w:author="AgileWriter" w:date="2026-04-07T15:12:04Z">
        <w:r>
          <w:rPr/>
          <w:delText xml:space="preserve">&lt;Table Demographics&gt;</w:delText>
        </w:r>
      </w:del>
    </w:p>
    <w:p>
      <w:pPr>
        <w:pStyle w:val="Q-CaptionContd"/>
        <w:jc w:val="left"/>
      </w:pPr>
      <w:bookmarkStart w:id="76" w:name="_Table_7"/>
      <w:ins w:id="851" w:author="AgileWriter" w:date="2026-04-07T15:12:04Z">
        <w:commentRangeStart w:id="57"/>
        <w:r>
          <w:t xml:space="preserve">Table </w:t>
        </w:r>
        <w:commentRangeEnd w:id="57"/>
        <w:r>
          <w:rPr>
            <w:rStyle w:val="CommentReference"/>
          </w:rPr>
          <w:commentReference w:id="57"/>
        </w:r>
        <w:r>
          <w:fldChar w:fldCharType="begin"/>
        </w:r>
        <w:r>
          <w:instrText xml:space="preserve"> SEQ Table \* ARABIC </w:instrText>
        </w:r>
        <w:r>
          <w:fldChar w:fldCharType="separate"/>
        </w:r>
        <w:r>
          <w:rPr>
            <w:noProof/>
          </w:rPr>
          <w:t xml:space="preserve">7</w:t>
        </w:r>
        <w:r>
          <w:fldChar w:fldCharType="end"/>
        </w:r>
        <w:r>
          <w:t>: Demographics (Full Analysis Set)</w:t>
        </w:r>
      </w:ins>
      <w:bookmarkEnd w:id="76"/>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ins w:id="852" w:author="AgileWriter" w:date="2026-04-07T15:12:04Z">
              <w:r>
                <w:rPr>
                  <w:b/>
                </w:rPr>
                <w:t>Parameter</w:t>
              </w:r>
            </w:ins>
          </w:p>
        </w:tc>
        <w:tc>
          <w:tcPr>
            <w:tcW w:type="dxa" w:w="1872"/>
          </w:tcPr>
          <w:p>
            <w:pPr>
              <w:pStyle w:val="Q-BodyText"/>
              <w:jc w:val="left"/>
            </w:pPr>
            <w:ins w:id="853" w:author="AgileWriter" w:date="2026-04-07T15:12:04Z">
              <w:r>
                <w:rPr>
                  <w:b/>
                </w:rPr>
                <w:t>Statistics</w:t>
              </w:r>
            </w:ins>
          </w:p>
        </w:tc>
        <w:tc>
          <w:tcPr>
            <w:tcW w:type="dxa" w:w="1872"/>
          </w:tcPr>
          <w:p>
            <w:pPr>
              <w:pStyle w:val="Q-BodyText"/>
              <w:jc w:val="left"/>
            </w:pPr>
            <w:ins w:id="854" w:author="AgileWriter" w:date="2026-04-07T15:12:04Z">
              <w:r>
                <w:rPr>
                  <w:b/>
                </w:rPr>
                <w:t>Treatment</w:t>
              </w:r>
            </w:ins>
          </w:p>
        </w:tc>
        <w:tc>
          <w:tcPr>
            <w:tcW w:type="dxa" w:w="1872"/>
          </w:tcPr>
          <w:p>
            <w:pPr>
              <w:pStyle w:val="Q-BodyText"/>
              <w:jc w:val="left"/>
            </w:pPr>
            <w:ins w:id="855" w:author="AgileWriter" w:date="2026-04-07T15:12:04Z">
              <w:r>
                <w:rPr>
                  <w:b/>
                </w:rPr>
                <w:t>Placebo</w:t>
              </w:r>
            </w:ins>
          </w:p>
        </w:tc>
        <w:tc>
          <w:tcPr>
            <w:tcW w:type="dxa" w:w="1872"/>
          </w:tcPr>
          <w:p>
            <w:pPr>
              <w:pStyle w:val="Q-BodyText"/>
              <w:jc w:val="left"/>
            </w:pPr>
            <w:ins w:id="856" w:author="AgileWriter" w:date="2026-04-07T15:12:04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857" w:author="AgileWriter" w:date="2026-04-07T15:12:04Z">
              <w:r>
                <w:rPr>
                  <w:b/>
                </w:rPr>
                <w:t>N=24</w:t>
              </w:r>
            </w:ins>
          </w:p>
        </w:tc>
        <w:tc>
          <w:tcPr>
            <w:tcW w:type="dxa" w:w="1872"/>
          </w:tcPr>
          <w:p>
            <w:pPr>
              <w:pStyle w:val="Q-BodyText"/>
              <w:jc w:val="left"/>
            </w:pPr>
            <w:ins w:id="858" w:author="AgileWriter" w:date="2026-04-07T15:12:04Z">
              <w:r>
                <w:rPr>
                  <w:b/>
                </w:rPr>
                <w:t>N=12</w:t>
              </w:r>
            </w:ins>
          </w:p>
        </w:tc>
        <w:tc>
          <w:tcPr>
            <w:tcW w:type="dxa" w:w="1872"/>
          </w:tcPr>
          <w:p>
            <w:pPr>
              <w:pStyle w:val="Q-BodyText"/>
              <w:jc w:val="left"/>
            </w:pPr>
            <w:ins w:id="859" w:author="AgileWriter" w:date="2026-04-07T15:12:04Z">
              <w:r>
                <w:rPr>
                  <w:b/>
                </w:rPr>
                <w:t>N=36</w:t>
              </w:r>
            </w:ins>
          </w:p>
        </w:tc>
      </w:tr>
      <w:tr>
        <w:tc>
          <w:tcPr>
            <w:tcW w:type="dxa" w:w="1872"/>
          </w:tcPr>
          <w:p>
            <w:pPr>
              <w:pStyle w:val="Q-BodyText"/>
              <w:jc w:val="left"/>
            </w:pPr>
            <w:ins w:id="860" w:author="AgileWriter" w:date="2026-04-07T15:12:04Z">
              <w:r>
                <w:rPr>
                  <w:b/>
                </w:rPr>
                <w:t>Age (years)</w:t>
              </w:r>
            </w:ins>
          </w:p>
        </w:tc>
        <w:tc>
          <w:tcPr>
            <w:tcW w:type="dxa" w:w="1872"/>
          </w:tcPr>
          <w:p>
            <w:pPr>
              <w:pStyle w:val="Q-BodyText"/>
              <w:jc w:val="left"/>
            </w:pPr>
            <w:ins w:id="861" w:author="AgileWriter" w:date="2026-04-07T15:12:04Z">
              <w:r>
                <w:rPr>
                  <w:b/>
                </w:rPr>
                <w:t>n</w:t>
              </w:r>
            </w:ins>
          </w:p>
        </w:tc>
        <w:tc>
          <w:tcPr>
            <w:tcW w:type="dxa" w:w="1872"/>
          </w:tcPr>
          <w:p>
            <w:pPr>
              <w:pStyle w:val="Q-BodyText"/>
              <w:jc w:val="left"/>
            </w:pPr>
            <w:ins w:id="862" w:author="AgileWriter" w:date="2026-04-07T15:12:04Z">
              <w:r>
                <w:rPr>
                  <w:b/>
                </w:rPr>
                <w:t>24</w:t>
              </w:r>
            </w:ins>
          </w:p>
        </w:tc>
        <w:tc>
          <w:tcPr>
            <w:tcW w:type="dxa" w:w="1872"/>
          </w:tcPr>
          <w:p>
            <w:pPr>
              <w:pStyle w:val="Q-BodyText"/>
              <w:jc w:val="left"/>
            </w:pPr>
            <w:ins w:id="863" w:author="AgileWriter" w:date="2026-04-07T15:12:04Z">
              <w:r>
                <w:rPr>
                  <w:b/>
                </w:rPr>
                <w:t>12</w:t>
              </w:r>
            </w:ins>
          </w:p>
        </w:tc>
        <w:tc>
          <w:tcPr>
            <w:tcW w:type="dxa" w:w="1872"/>
          </w:tcPr>
          <w:p>
            <w:pPr>
              <w:pStyle w:val="Q-BodyText"/>
              <w:jc w:val="left"/>
            </w:pPr>
            <w:ins w:id="864" w:author="AgileWriter" w:date="2026-04-07T15:12:04Z">
              <w:r>
                <w:rPr>
                  <w:b/>
                </w:rPr>
                <w:t>36</w:t>
              </w:r>
            </w:ins>
          </w:p>
        </w:tc>
      </w:tr>
      <w:tr>
        <w:tc>
          <w:tcPr>
            <w:tcW w:type="dxa" w:w="1872"/>
          </w:tcPr>
          <w:p>
            <w:pPr>
              <w:pStyle w:val="Q-BodyText"/>
              <w:jc w:val="left"/>
            </w:pPr>
          </w:p>
        </w:tc>
        <w:tc>
          <w:tcPr>
            <w:tcW w:type="dxa" w:w="1872"/>
          </w:tcPr>
          <w:p>
            <w:pPr>
              <w:pStyle w:val="Q-BodyText"/>
              <w:jc w:val="left"/>
            </w:pPr>
            <w:ins w:id="865" w:author="AgileWriter" w:date="2026-04-07T15:12:04Z">
              <w:r>
                <w:rPr>
                  <w:b/>
                </w:rPr>
                <w:t>Mean ±SD</w:t>
              </w:r>
            </w:ins>
          </w:p>
        </w:tc>
        <w:tc>
          <w:tcPr>
            <w:tcW w:type="dxa" w:w="1872"/>
          </w:tcPr>
          <w:p>
            <w:pPr>
              <w:pStyle w:val="Q-BodyText"/>
              <w:jc w:val="left"/>
            </w:pPr>
            <w:ins w:id="866" w:author="AgileWriter" w:date="2026-04-07T15:12:04Z">
              <w:r>
                <w:rPr>
                  <w:b/>
                </w:rPr>
                <w:t>48.33(20.60)</w:t>
              </w:r>
            </w:ins>
          </w:p>
        </w:tc>
        <w:tc>
          <w:tcPr>
            <w:tcW w:type="dxa" w:w="1872"/>
          </w:tcPr>
          <w:p>
            <w:pPr>
              <w:pStyle w:val="Q-BodyText"/>
              <w:jc w:val="left"/>
            </w:pPr>
            <w:ins w:id="867" w:author="AgileWriter" w:date="2026-04-07T15:12:04Z">
              <w:r>
                <w:rPr>
                  <w:b/>
                </w:rPr>
                <w:t>53.58(10.77)</w:t>
              </w:r>
            </w:ins>
          </w:p>
        </w:tc>
        <w:tc>
          <w:tcPr>
            <w:tcW w:type="dxa" w:w="1872"/>
          </w:tcPr>
          <w:p>
            <w:pPr>
              <w:pStyle w:val="Q-BodyText"/>
              <w:jc w:val="left"/>
            </w:pPr>
            <w:ins w:id="868" w:author="AgileWriter" w:date="2026-04-07T15:12:04Z">
              <w:r>
                <w:rPr>
                  <w:b/>
                </w:rPr>
                <w:t>57.00(11.36)</w:t>
              </w:r>
            </w:ins>
          </w:p>
        </w:tc>
      </w:tr>
      <w:tr>
        <w:tc>
          <w:tcPr>
            <w:tcW w:type="dxa" w:w="1872"/>
          </w:tcPr>
          <w:p>
            <w:pPr>
              <w:pStyle w:val="Q-BodyText"/>
              <w:jc w:val="left"/>
            </w:pPr>
          </w:p>
        </w:tc>
        <w:tc>
          <w:tcPr>
            <w:tcW w:type="dxa" w:w="1872"/>
          </w:tcPr>
          <w:p>
            <w:pPr>
              <w:pStyle w:val="Q-BodyText"/>
              <w:jc w:val="left"/>
            </w:pPr>
            <w:ins w:id="869" w:author="AgileWriter" w:date="2026-04-07T15:12:04Z">
              <w:r>
                <w:rPr>
                  <w:b/>
                </w:rPr>
                <w:t>Min, max</w:t>
              </w:r>
            </w:ins>
          </w:p>
        </w:tc>
        <w:tc>
          <w:tcPr>
            <w:tcW w:type="dxa" w:w="1872"/>
          </w:tcPr>
          <w:p>
            <w:pPr>
              <w:pStyle w:val="Q-BodyText"/>
              <w:jc w:val="left"/>
            </w:pPr>
            <w:ins w:id="870" w:author="AgileWriter" w:date="2026-04-07T15:12:04Z">
              <w:r>
                <w:rPr>
                  <w:b/>
                </w:rPr>
                <w:t>26, 67</w:t>
              </w:r>
            </w:ins>
          </w:p>
        </w:tc>
        <w:tc>
          <w:tcPr>
            <w:tcW w:type="dxa" w:w="1872"/>
          </w:tcPr>
          <w:p>
            <w:pPr>
              <w:pStyle w:val="Q-BodyText"/>
              <w:jc w:val="left"/>
            </w:pPr>
            <w:ins w:id="871" w:author="AgileWriter" w:date="2026-04-07T15:12:04Z">
              <w:r>
                <w:rPr>
                  <w:b/>
                </w:rPr>
                <w:t>30, 62</w:t>
              </w:r>
            </w:ins>
          </w:p>
        </w:tc>
        <w:tc>
          <w:tcPr>
            <w:tcW w:type="dxa" w:w="1872"/>
          </w:tcPr>
          <w:p>
            <w:pPr>
              <w:pStyle w:val="Q-BodyText"/>
              <w:jc w:val="left"/>
            </w:pPr>
            <w:ins w:id="872" w:author="AgileWriter" w:date="2026-04-07T15:12:04Z">
              <w:r>
                <w:rPr>
                  <w:b/>
                </w:rPr>
                <w:t>26, 27</w:t>
              </w:r>
            </w:ins>
          </w:p>
        </w:tc>
      </w:tr>
      <w:tr>
        <w:tc>
          <w:tcPr>
            <w:tcW w:type="dxa" w:w="1872"/>
          </w:tcPr>
          <w:p>
            <w:pPr>
              <w:pStyle w:val="Q-BodyText"/>
              <w:jc w:val="left"/>
            </w:pPr>
            <w:ins w:id="873" w:author="AgileWriter" w:date="2026-04-07T15:12:04Z">
              <w:r>
                <w:rPr>
                  <w:b/>
                </w:rPr>
                <w:t>Sex</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874" w:author="AgileWriter" w:date="2026-04-07T15:12:04Z">
              <w:r>
                <w:rPr>
                  <w:b/>
                </w:rPr>
                <w:t xml:space="preserve"> Male</w:t>
              </w:r>
            </w:ins>
          </w:p>
        </w:tc>
        <w:tc>
          <w:tcPr>
            <w:tcW w:type="dxa" w:w="1872"/>
          </w:tcPr>
          <w:p>
            <w:pPr>
              <w:pStyle w:val="Q-BodyText"/>
              <w:jc w:val="left"/>
            </w:pPr>
            <w:ins w:id="875" w:author="AgileWriter" w:date="2026-04-07T15:12:04Z">
              <w:r>
                <w:rPr>
                  <w:b/>
                </w:rPr>
                <w:t>n (%)</w:t>
              </w:r>
            </w:ins>
          </w:p>
        </w:tc>
        <w:tc>
          <w:tcPr>
            <w:tcW w:type="dxa" w:w="1872"/>
          </w:tcPr>
          <w:p>
            <w:pPr>
              <w:pStyle w:val="Q-BodyText"/>
              <w:jc w:val="left"/>
            </w:pPr>
            <w:ins w:id="876" w:author="AgileWriter" w:date="2026-04-07T15:12:04Z">
              <w:r>
                <w:rPr>
                  <w:b/>
                </w:rPr>
                <w:t>13 (54.2)</w:t>
              </w:r>
            </w:ins>
          </w:p>
        </w:tc>
        <w:tc>
          <w:tcPr>
            <w:tcW w:type="dxa" w:w="1872"/>
          </w:tcPr>
          <w:p>
            <w:pPr>
              <w:pStyle w:val="Q-BodyText"/>
              <w:jc w:val="left"/>
            </w:pPr>
            <w:ins w:id="877" w:author="AgileWriter" w:date="2026-04-07T15:12:04Z">
              <w:r>
                <w:rPr>
                  <w:b/>
                </w:rPr>
                <w:t>7 (58.3)</w:t>
              </w:r>
            </w:ins>
          </w:p>
        </w:tc>
        <w:tc>
          <w:tcPr>
            <w:tcW w:type="dxa" w:w="1872"/>
          </w:tcPr>
          <w:p>
            <w:pPr>
              <w:pStyle w:val="Q-BodyText"/>
              <w:jc w:val="left"/>
            </w:pPr>
            <w:ins w:id="878" w:author="AgileWriter" w:date="2026-04-07T15:12:04Z">
              <w:r>
                <w:rPr>
                  <w:b/>
                </w:rPr>
                <w:t>20 (55.6)</w:t>
              </w:r>
            </w:ins>
          </w:p>
        </w:tc>
      </w:tr>
      <w:tr>
        <w:tc>
          <w:tcPr>
            <w:tcW w:type="dxa" w:w="1872"/>
          </w:tcPr>
          <w:p>
            <w:pPr>
              <w:pStyle w:val="Q-BodyText"/>
              <w:jc w:val="left"/>
            </w:pPr>
            <w:ins w:id="879" w:author="AgileWriter" w:date="2026-04-07T15:12:04Z">
              <w:r>
                <w:rPr>
                  <w:b/>
                </w:rPr>
                <w:t xml:space="preserve"> Female</w:t>
              </w:r>
            </w:ins>
          </w:p>
        </w:tc>
        <w:tc>
          <w:tcPr>
            <w:tcW w:type="dxa" w:w="1872"/>
          </w:tcPr>
          <w:p>
            <w:pPr>
              <w:pStyle w:val="Q-BodyText"/>
              <w:jc w:val="left"/>
            </w:pPr>
            <w:ins w:id="880" w:author="AgileWriter" w:date="2026-04-07T15:12:04Z">
              <w:r>
                <w:rPr>
                  <w:b/>
                </w:rPr>
                <w:t>n (%)</w:t>
              </w:r>
            </w:ins>
          </w:p>
        </w:tc>
        <w:tc>
          <w:tcPr>
            <w:tcW w:type="dxa" w:w="1872"/>
          </w:tcPr>
          <w:p>
            <w:pPr>
              <w:pStyle w:val="Q-BodyText"/>
              <w:jc w:val="left"/>
            </w:pPr>
            <w:ins w:id="881" w:author="AgileWriter" w:date="2026-04-07T15:12:04Z">
              <w:r>
                <w:rPr>
                  <w:b/>
                </w:rPr>
                <w:t>11 (45.8)</w:t>
              </w:r>
            </w:ins>
          </w:p>
        </w:tc>
        <w:tc>
          <w:tcPr>
            <w:tcW w:type="dxa" w:w="1872"/>
          </w:tcPr>
          <w:p>
            <w:pPr>
              <w:pStyle w:val="Q-BodyText"/>
              <w:jc w:val="left"/>
            </w:pPr>
            <w:ins w:id="882" w:author="AgileWriter" w:date="2026-04-07T15:12:04Z">
              <w:r>
                <w:rPr>
                  <w:b/>
                </w:rPr>
                <w:t>5 (41.7)</w:t>
              </w:r>
            </w:ins>
          </w:p>
        </w:tc>
        <w:tc>
          <w:tcPr>
            <w:tcW w:type="dxa" w:w="1872"/>
          </w:tcPr>
          <w:p>
            <w:pPr>
              <w:pStyle w:val="Q-BodyText"/>
              <w:jc w:val="left"/>
            </w:pPr>
            <w:ins w:id="883" w:author="AgileWriter" w:date="2026-04-07T15:12:04Z">
              <w:r>
                <w:rPr>
                  <w:b/>
                </w:rPr>
                <w:t>16 (44.4)</w:t>
              </w:r>
            </w:ins>
          </w:p>
        </w:tc>
      </w:tr>
      <w:tr>
        <w:tc>
          <w:tcPr>
            <w:tcW w:type="dxa" w:w="1872"/>
          </w:tcPr>
          <w:p>
            <w:pPr>
              <w:pStyle w:val="Q-BodyText"/>
              <w:jc w:val="left"/>
            </w:pPr>
            <w:ins w:id="884" w:author="AgileWriter" w:date="2026-04-07T15:12:04Z">
              <w:r>
                <w:rPr>
                  <w:b/>
                </w:rPr>
                <w:t>Race</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885" w:author="AgileWriter" w:date="2026-04-07T15:12:04Z">
              <w:r>
                <w:rPr>
                  <w:b/>
                </w:rPr>
                <w:t xml:space="preserve"> American Indian or Alaska Native</w:t>
              </w:r>
            </w:ins>
          </w:p>
        </w:tc>
        <w:tc>
          <w:tcPr>
            <w:tcW w:type="dxa" w:w="1872"/>
          </w:tcPr>
          <w:p>
            <w:pPr>
              <w:pStyle w:val="Q-BodyText"/>
              <w:jc w:val="left"/>
            </w:pPr>
            <w:ins w:id="886" w:author="AgileWriter" w:date="2026-04-07T15:12:04Z">
              <w:r>
                <w:rPr>
                  <w:b/>
                </w:rPr>
                <w:t>n (%)</w:t>
              </w:r>
            </w:ins>
          </w:p>
        </w:tc>
        <w:tc>
          <w:tcPr>
            <w:tcW w:type="dxa" w:w="1872"/>
          </w:tcPr>
          <w:p>
            <w:pPr>
              <w:pStyle w:val="Q-BodyText"/>
              <w:jc w:val="left"/>
            </w:pPr>
            <w:ins w:id="887" w:author="AgileWriter" w:date="2026-04-07T15:12:04Z">
              <w:r>
                <w:rPr>
                  <w:b/>
                </w:rPr>
                <w:t>0</w:t>
              </w:r>
            </w:ins>
          </w:p>
        </w:tc>
        <w:tc>
          <w:tcPr>
            <w:tcW w:type="dxa" w:w="1872"/>
          </w:tcPr>
          <w:p>
            <w:pPr>
              <w:pStyle w:val="Q-BodyText"/>
              <w:jc w:val="left"/>
            </w:pPr>
            <w:ins w:id="888" w:author="AgileWriter" w:date="2026-04-07T15:12:04Z">
              <w:r>
                <w:rPr>
                  <w:b/>
                </w:rPr>
                <w:t>0</w:t>
              </w:r>
            </w:ins>
          </w:p>
        </w:tc>
        <w:tc>
          <w:tcPr>
            <w:tcW w:type="dxa" w:w="1872"/>
          </w:tcPr>
          <w:p>
            <w:pPr>
              <w:pStyle w:val="Q-BodyText"/>
              <w:jc w:val="left"/>
            </w:pPr>
            <w:ins w:id="889" w:author="AgileWriter" w:date="2026-04-07T15:12:04Z">
              <w:r>
                <w:rPr>
                  <w:b/>
                </w:rPr>
                <w:t>0</w:t>
              </w:r>
            </w:ins>
          </w:p>
        </w:tc>
      </w:tr>
      <w:tr>
        <w:tc>
          <w:tcPr>
            <w:tcW w:type="dxa" w:w="1872"/>
          </w:tcPr>
          <w:p>
            <w:pPr>
              <w:pStyle w:val="Q-BodyText"/>
              <w:jc w:val="left"/>
            </w:pPr>
            <w:ins w:id="890" w:author="AgileWriter" w:date="2026-04-07T15:12:04Z">
              <w:r>
                <w:rPr>
                  <w:b/>
                </w:rPr>
                <w:t xml:space="preserve"> Asian</w:t>
              </w:r>
            </w:ins>
          </w:p>
        </w:tc>
        <w:tc>
          <w:tcPr>
            <w:tcW w:type="dxa" w:w="1872"/>
          </w:tcPr>
          <w:p>
            <w:pPr>
              <w:pStyle w:val="Q-BodyText"/>
              <w:jc w:val="left"/>
            </w:pPr>
            <w:ins w:id="891" w:author="AgileWriter" w:date="2026-04-07T15:12:05Z">
              <w:r>
                <w:rPr>
                  <w:b/>
                </w:rPr>
                <w:t>n (%)</w:t>
              </w:r>
            </w:ins>
          </w:p>
        </w:tc>
        <w:tc>
          <w:tcPr>
            <w:tcW w:type="dxa" w:w="1872"/>
          </w:tcPr>
          <w:p>
            <w:pPr>
              <w:pStyle w:val="Q-BodyText"/>
              <w:jc w:val="left"/>
            </w:pPr>
            <w:ins w:id="892" w:author="AgileWriter" w:date="2026-04-07T15:12:05Z">
              <w:r>
                <w:rPr>
                  <w:b/>
                </w:rPr>
                <w:t>2 (8.3)</w:t>
              </w:r>
            </w:ins>
          </w:p>
        </w:tc>
        <w:tc>
          <w:tcPr>
            <w:tcW w:type="dxa" w:w="1872"/>
          </w:tcPr>
          <w:p>
            <w:pPr>
              <w:pStyle w:val="Q-BodyText"/>
              <w:jc w:val="left"/>
            </w:pPr>
            <w:ins w:id="893" w:author="AgileWriter" w:date="2026-04-07T15:12:05Z">
              <w:r>
                <w:rPr>
                  <w:b/>
                </w:rPr>
                <w:t>1 (8.3)</w:t>
              </w:r>
            </w:ins>
          </w:p>
        </w:tc>
        <w:tc>
          <w:tcPr>
            <w:tcW w:type="dxa" w:w="1872"/>
          </w:tcPr>
          <w:p>
            <w:pPr>
              <w:pStyle w:val="Q-BodyText"/>
              <w:jc w:val="left"/>
            </w:pPr>
            <w:ins w:id="894" w:author="AgileWriter" w:date="2026-04-07T15:12:05Z">
              <w:r>
                <w:rPr>
                  <w:b/>
                </w:rPr>
                <w:t>3 (8.3)</w:t>
              </w:r>
            </w:ins>
          </w:p>
        </w:tc>
      </w:tr>
      <w:tr>
        <w:tc>
          <w:tcPr>
            <w:tcW w:type="dxa" w:w="1872"/>
          </w:tcPr>
          <w:p>
            <w:pPr>
              <w:pStyle w:val="Q-BodyText"/>
              <w:jc w:val="left"/>
            </w:pPr>
            <w:ins w:id="895" w:author="AgileWriter" w:date="2026-04-07T15:12:05Z">
              <w:r>
                <w:rPr>
                  <w:b/>
                </w:rPr>
                <w:t xml:space="preserve"> Black or African American</w:t>
              </w:r>
            </w:ins>
          </w:p>
        </w:tc>
        <w:tc>
          <w:tcPr>
            <w:tcW w:type="dxa" w:w="1872"/>
          </w:tcPr>
          <w:p>
            <w:pPr>
              <w:pStyle w:val="Q-BodyText"/>
              <w:jc w:val="left"/>
            </w:pPr>
            <w:ins w:id="896" w:author="AgileWriter" w:date="2026-04-07T15:12:05Z">
              <w:r>
                <w:rPr>
                  <w:b/>
                </w:rPr>
                <w:t>n (%)</w:t>
              </w:r>
            </w:ins>
          </w:p>
        </w:tc>
        <w:tc>
          <w:tcPr>
            <w:tcW w:type="dxa" w:w="1872"/>
          </w:tcPr>
          <w:p>
            <w:pPr>
              <w:pStyle w:val="Q-BodyText"/>
              <w:jc w:val="left"/>
            </w:pPr>
            <w:ins w:id="897" w:author="AgileWriter" w:date="2026-04-07T15:12:05Z">
              <w:r>
                <w:rPr>
                  <w:b/>
                </w:rPr>
                <w:t>0</w:t>
              </w:r>
            </w:ins>
          </w:p>
        </w:tc>
        <w:tc>
          <w:tcPr>
            <w:tcW w:type="dxa" w:w="1872"/>
          </w:tcPr>
          <w:p>
            <w:pPr>
              <w:pStyle w:val="Q-BodyText"/>
              <w:jc w:val="left"/>
            </w:pPr>
            <w:ins w:id="898" w:author="AgileWriter" w:date="2026-04-07T15:12:05Z">
              <w:r>
                <w:rPr>
                  <w:b/>
                </w:rPr>
                <w:t>0</w:t>
              </w:r>
            </w:ins>
          </w:p>
        </w:tc>
        <w:tc>
          <w:tcPr>
            <w:tcW w:type="dxa" w:w="1872"/>
          </w:tcPr>
          <w:p>
            <w:pPr>
              <w:pStyle w:val="Q-BodyText"/>
              <w:jc w:val="left"/>
            </w:pPr>
            <w:ins w:id="899" w:author="AgileWriter" w:date="2026-04-07T15:12:05Z">
              <w:r>
                <w:rPr>
                  <w:b/>
                </w:rPr>
                <w:t>0</w:t>
              </w:r>
            </w:ins>
          </w:p>
        </w:tc>
      </w:tr>
      <w:tr>
        <w:tc>
          <w:tcPr>
            <w:tcW w:type="dxa" w:w="1872"/>
          </w:tcPr>
          <w:p>
            <w:pPr>
              <w:pStyle w:val="Q-BodyText"/>
              <w:jc w:val="left"/>
            </w:pPr>
            <w:ins w:id="900" w:author="AgileWriter" w:date="2026-04-07T15:12:05Z">
              <w:r>
                <w:rPr>
                  <w:b/>
                </w:rPr>
                <w:t xml:space="preserve"> Native Hawaiian or Other Pacific Islander</w:t>
              </w:r>
            </w:ins>
          </w:p>
        </w:tc>
        <w:tc>
          <w:tcPr>
            <w:tcW w:type="dxa" w:w="1872"/>
          </w:tcPr>
          <w:p>
            <w:pPr>
              <w:pStyle w:val="Q-BodyText"/>
              <w:jc w:val="left"/>
            </w:pPr>
            <w:ins w:id="901" w:author="AgileWriter" w:date="2026-04-07T15:12:05Z">
              <w:r>
                <w:rPr>
                  <w:b/>
                </w:rPr>
                <w:t>n (%)</w:t>
              </w:r>
            </w:ins>
          </w:p>
        </w:tc>
        <w:tc>
          <w:tcPr>
            <w:tcW w:type="dxa" w:w="1872"/>
          </w:tcPr>
          <w:p>
            <w:pPr>
              <w:pStyle w:val="Q-BodyText"/>
              <w:jc w:val="left"/>
            </w:pPr>
            <w:ins w:id="902" w:author="AgileWriter" w:date="2026-04-07T15:12:05Z">
              <w:r>
                <w:rPr>
                  <w:b/>
                </w:rPr>
                <w:t>0</w:t>
              </w:r>
            </w:ins>
          </w:p>
        </w:tc>
        <w:tc>
          <w:tcPr>
            <w:tcW w:type="dxa" w:w="1872"/>
          </w:tcPr>
          <w:p>
            <w:pPr>
              <w:pStyle w:val="Q-BodyText"/>
              <w:jc w:val="left"/>
            </w:pPr>
            <w:ins w:id="903" w:author="AgileWriter" w:date="2026-04-07T15:12:05Z">
              <w:r>
                <w:rPr>
                  <w:b/>
                </w:rPr>
                <w:t>0</w:t>
              </w:r>
            </w:ins>
          </w:p>
        </w:tc>
        <w:tc>
          <w:tcPr>
            <w:tcW w:type="dxa" w:w="1872"/>
          </w:tcPr>
          <w:p>
            <w:pPr>
              <w:pStyle w:val="Q-BodyText"/>
              <w:jc w:val="left"/>
            </w:pPr>
            <w:ins w:id="904" w:author="AgileWriter" w:date="2026-04-07T15:12:05Z">
              <w:r>
                <w:rPr>
                  <w:b/>
                </w:rPr>
                <w:t>0</w:t>
              </w:r>
            </w:ins>
          </w:p>
        </w:tc>
      </w:tr>
      <w:tr>
        <w:tc>
          <w:tcPr>
            <w:tcW w:type="dxa" w:w="1872"/>
          </w:tcPr>
          <w:p>
            <w:pPr>
              <w:pStyle w:val="Q-BodyText"/>
              <w:jc w:val="left"/>
            </w:pPr>
            <w:ins w:id="905" w:author="AgileWriter" w:date="2026-04-07T15:12:05Z">
              <w:r>
                <w:rPr>
                  <w:b/>
                </w:rPr>
                <w:t xml:space="preserve"> White</w:t>
              </w:r>
            </w:ins>
          </w:p>
        </w:tc>
        <w:tc>
          <w:tcPr>
            <w:tcW w:type="dxa" w:w="1872"/>
          </w:tcPr>
          <w:p>
            <w:pPr>
              <w:pStyle w:val="Q-BodyText"/>
              <w:jc w:val="left"/>
            </w:pPr>
            <w:ins w:id="906" w:author="AgileWriter" w:date="2026-04-07T15:12:05Z">
              <w:r>
                <w:rPr>
                  <w:b/>
                </w:rPr>
                <w:t>n (%)</w:t>
              </w:r>
            </w:ins>
          </w:p>
        </w:tc>
        <w:tc>
          <w:tcPr>
            <w:tcW w:type="dxa" w:w="1872"/>
          </w:tcPr>
          <w:p>
            <w:pPr>
              <w:pStyle w:val="Q-BodyText"/>
              <w:jc w:val="left"/>
            </w:pPr>
            <w:ins w:id="907" w:author="AgileWriter" w:date="2026-04-07T15:12:05Z">
              <w:r>
                <w:rPr>
                  <w:b/>
                </w:rPr>
                <w:t>20 (83.4)</w:t>
              </w:r>
            </w:ins>
          </w:p>
        </w:tc>
        <w:tc>
          <w:tcPr>
            <w:tcW w:type="dxa" w:w="1872"/>
          </w:tcPr>
          <w:p>
            <w:pPr>
              <w:pStyle w:val="Q-BodyText"/>
              <w:jc w:val="left"/>
            </w:pPr>
            <w:ins w:id="908" w:author="AgileWriter" w:date="2026-04-07T15:12:05Z">
              <w:r>
                <w:rPr>
                  <w:b/>
                </w:rPr>
                <w:t>11 (91.7)</w:t>
              </w:r>
            </w:ins>
          </w:p>
        </w:tc>
        <w:tc>
          <w:tcPr>
            <w:tcW w:type="dxa" w:w="1872"/>
          </w:tcPr>
          <w:p>
            <w:pPr>
              <w:pStyle w:val="Q-BodyText"/>
              <w:jc w:val="left"/>
            </w:pPr>
            <w:ins w:id="909" w:author="AgileWriter" w:date="2026-04-07T15:12:05Z">
              <w:r>
                <w:rPr>
                  <w:b/>
                </w:rPr>
                <w:t>31(86.1)</w:t>
              </w:r>
            </w:ins>
          </w:p>
        </w:tc>
      </w:tr>
      <w:tr>
        <w:tc>
          <w:tcPr>
            <w:tcW w:type="dxa" w:w="1872"/>
          </w:tcPr>
          <w:p>
            <w:pPr>
              <w:pStyle w:val="Q-BodyText"/>
              <w:jc w:val="left"/>
            </w:pPr>
            <w:ins w:id="910" w:author="AgileWriter" w:date="2026-04-07T15:12:05Z">
              <w:r>
                <w:rPr>
                  <w:b/>
                </w:rPr>
                <w:t xml:space="preserve"> Other</w:t>
              </w:r>
            </w:ins>
          </w:p>
        </w:tc>
        <w:tc>
          <w:tcPr>
            <w:tcW w:type="dxa" w:w="1872"/>
          </w:tcPr>
          <w:p>
            <w:pPr>
              <w:pStyle w:val="Q-BodyText"/>
              <w:jc w:val="left"/>
            </w:pPr>
            <w:ins w:id="911" w:author="AgileWriter" w:date="2026-04-07T15:12:05Z">
              <w:r>
                <w:rPr>
                  <w:b/>
                </w:rPr>
                <w:t>n (%)</w:t>
              </w:r>
            </w:ins>
          </w:p>
        </w:tc>
        <w:tc>
          <w:tcPr>
            <w:tcW w:type="dxa" w:w="1872"/>
          </w:tcPr>
          <w:p>
            <w:pPr>
              <w:pStyle w:val="Q-BodyText"/>
              <w:jc w:val="left"/>
            </w:pPr>
            <w:ins w:id="912" w:author="AgileWriter" w:date="2026-04-07T15:12:05Z">
              <w:r>
                <w:rPr>
                  <w:b/>
                </w:rPr>
                <w:t>2 (8.3)</w:t>
              </w:r>
            </w:ins>
          </w:p>
        </w:tc>
        <w:tc>
          <w:tcPr>
            <w:tcW w:type="dxa" w:w="1872"/>
          </w:tcPr>
          <w:p>
            <w:pPr>
              <w:pStyle w:val="Q-BodyText"/>
              <w:jc w:val="left"/>
            </w:pPr>
            <w:ins w:id="913" w:author="AgileWriter" w:date="2026-04-07T15:12:05Z">
              <w:r>
                <w:rPr>
                  <w:b/>
                </w:rPr>
                <w:t>0</w:t>
              </w:r>
            </w:ins>
          </w:p>
        </w:tc>
        <w:tc>
          <w:tcPr>
            <w:tcW w:type="dxa" w:w="1872"/>
          </w:tcPr>
          <w:p>
            <w:pPr>
              <w:pStyle w:val="Q-BodyText"/>
              <w:jc w:val="left"/>
            </w:pPr>
            <w:ins w:id="914" w:author="AgileWriter" w:date="2026-04-07T15:12:05Z">
              <w:r>
                <w:rPr>
                  <w:b/>
                </w:rPr>
                <w:t>2 (5.6)</w:t>
              </w:r>
            </w:ins>
          </w:p>
        </w:tc>
      </w:tr>
      <w:tr>
        <w:tc>
          <w:tcPr>
            <w:tcW w:type="dxa" w:w="1872"/>
          </w:tcPr>
          <w:p>
            <w:pPr>
              <w:pStyle w:val="Q-BodyText"/>
              <w:jc w:val="left"/>
            </w:pPr>
            <w:ins w:id="915" w:author="AgileWriter" w:date="2026-04-07T15:12:05Z">
              <w:r>
                <w:rPr>
                  <w:b/>
                </w:rPr>
                <w:t xml:space="preserve"> Not Reported</w:t>
              </w:r>
            </w:ins>
          </w:p>
        </w:tc>
        <w:tc>
          <w:tcPr>
            <w:tcW w:type="dxa" w:w="1872"/>
          </w:tcPr>
          <w:p>
            <w:pPr>
              <w:pStyle w:val="Q-BodyText"/>
              <w:jc w:val="left"/>
            </w:pPr>
            <w:ins w:id="916" w:author="AgileWriter" w:date="2026-04-07T15:12:05Z">
              <w:r>
                <w:rPr>
                  <w:b/>
                </w:rPr>
                <w:t>n (%)</w:t>
              </w:r>
            </w:ins>
          </w:p>
        </w:tc>
        <w:tc>
          <w:tcPr>
            <w:tcW w:type="dxa" w:w="1872"/>
          </w:tcPr>
          <w:p>
            <w:pPr>
              <w:pStyle w:val="Q-BodyText"/>
              <w:jc w:val="left"/>
            </w:pPr>
            <w:ins w:id="917" w:author="AgileWriter" w:date="2026-04-07T15:12:05Z">
              <w:r>
                <w:rPr>
                  <w:b/>
                </w:rPr>
                <w:t>0</w:t>
              </w:r>
            </w:ins>
          </w:p>
        </w:tc>
        <w:tc>
          <w:tcPr>
            <w:tcW w:type="dxa" w:w="1872"/>
          </w:tcPr>
          <w:p>
            <w:pPr>
              <w:pStyle w:val="Q-BodyText"/>
              <w:jc w:val="left"/>
            </w:pPr>
            <w:ins w:id="918" w:author="AgileWriter" w:date="2026-04-07T15:12:05Z">
              <w:r>
                <w:rPr>
                  <w:b/>
                </w:rPr>
                <w:t>0</w:t>
              </w:r>
            </w:ins>
          </w:p>
        </w:tc>
        <w:tc>
          <w:tcPr>
            <w:tcW w:type="dxa" w:w="1872"/>
          </w:tcPr>
          <w:p>
            <w:pPr>
              <w:pStyle w:val="Q-BodyText"/>
              <w:jc w:val="left"/>
            </w:pPr>
            <w:ins w:id="919" w:author="AgileWriter" w:date="2026-04-07T15:12:05Z">
              <w:r>
                <w:rPr>
                  <w:b/>
                </w:rPr>
                <w:t>0</w:t>
              </w:r>
            </w:ins>
          </w:p>
        </w:tc>
      </w:tr>
      <w:tr>
        <w:tc>
          <w:tcPr>
            <w:tcW w:type="dxa" w:w="1872"/>
          </w:tcPr>
          <w:p>
            <w:pPr>
              <w:pStyle w:val="Q-BodyText"/>
              <w:jc w:val="left"/>
            </w:pPr>
            <w:ins w:id="920" w:author="AgileWriter" w:date="2026-04-07T15:12:05Z">
              <w:r>
                <w:rPr>
                  <w:b/>
                </w:rPr>
                <w:t>Ethnicity</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921" w:author="AgileWriter" w:date="2026-04-07T15:12:05Z">
              <w:r>
                <w:rPr>
                  <w:b/>
                </w:rPr>
                <w:t xml:space="preserve"> Hispanic or Latino</w:t>
              </w:r>
            </w:ins>
          </w:p>
        </w:tc>
        <w:tc>
          <w:tcPr>
            <w:tcW w:type="dxa" w:w="1872"/>
          </w:tcPr>
          <w:p>
            <w:pPr>
              <w:pStyle w:val="Q-BodyText"/>
              <w:jc w:val="left"/>
            </w:pPr>
            <w:ins w:id="922" w:author="AgileWriter" w:date="2026-04-07T15:12:05Z">
              <w:r>
                <w:rPr>
                  <w:b/>
                </w:rPr>
                <w:t>n (%)</w:t>
              </w:r>
            </w:ins>
          </w:p>
        </w:tc>
        <w:tc>
          <w:tcPr>
            <w:tcW w:type="dxa" w:w="1872"/>
          </w:tcPr>
          <w:p>
            <w:pPr>
              <w:pStyle w:val="Q-BodyText"/>
              <w:jc w:val="left"/>
            </w:pPr>
            <w:ins w:id="923" w:author="AgileWriter" w:date="2026-04-07T15:12:05Z">
              <w:r>
                <w:rPr>
                  <w:b/>
                </w:rPr>
                <w:t>2 (8.3)</w:t>
              </w:r>
            </w:ins>
          </w:p>
        </w:tc>
        <w:tc>
          <w:tcPr>
            <w:tcW w:type="dxa" w:w="1872"/>
          </w:tcPr>
          <w:p>
            <w:pPr>
              <w:pStyle w:val="Q-BodyText"/>
              <w:jc w:val="left"/>
            </w:pPr>
            <w:ins w:id="924" w:author="AgileWriter" w:date="2026-04-07T15:12:05Z">
              <w:r>
                <w:rPr>
                  <w:b/>
                </w:rPr>
                <w:t>1 (8.3)</w:t>
              </w:r>
            </w:ins>
          </w:p>
        </w:tc>
        <w:tc>
          <w:tcPr>
            <w:tcW w:type="dxa" w:w="1872"/>
          </w:tcPr>
          <w:p>
            <w:pPr>
              <w:pStyle w:val="Q-BodyText"/>
              <w:jc w:val="left"/>
            </w:pPr>
            <w:ins w:id="925" w:author="AgileWriter" w:date="2026-04-07T15:12:05Z">
              <w:r>
                <w:rPr>
                  <w:b/>
                </w:rPr>
                <w:t>3 (8.3)</w:t>
              </w:r>
            </w:ins>
          </w:p>
        </w:tc>
      </w:tr>
      <w:tr>
        <w:tc>
          <w:tcPr>
            <w:tcW w:type="dxa" w:w="1872"/>
          </w:tcPr>
          <w:p>
            <w:pPr>
              <w:pStyle w:val="Q-BodyText"/>
              <w:jc w:val="left"/>
            </w:pPr>
            <w:ins w:id="926" w:author="AgileWriter" w:date="2026-04-07T15:12:05Z">
              <w:r>
                <w:rPr>
                  <w:b/>
                </w:rPr>
                <w:t xml:space="preserve"> Not Hispanic or Latino</w:t>
              </w:r>
            </w:ins>
          </w:p>
        </w:tc>
        <w:tc>
          <w:tcPr>
            <w:tcW w:type="dxa" w:w="1872"/>
          </w:tcPr>
          <w:p>
            <w:pPr>
              <w:pStyle w:val="Q-BodyText"/>
              <w:jc w:val="left"/>
            </w:pPr>
            <w:ins w:id="927" w:author="AgileWriter" w:date="2026-04-07T15:12:05Z">
              <w:r>
                <w:rPr>
                  <w:b/>
                </w:rPr>
                <w:t>n (%)</w:t>
              </w:r>
            </w:ins>
          </w:p>
        </w:tc>
        <w:tc>
          <w:tcPr>
            <w:tcW w:type="dxa" w:w="1872"/>
          </w:tcPr>
          <w:p>
            <w:pPr>
              <w:pStyle w:val="Q-BodyText"/>
              <w:jc w:val="left"/>
            </w:pPr>
            <w:ins w:id="928" w:author="AgileWriter" w:date="2026-04-07T15:12:05Z">
              <w:r>
                <w:rPr>
                  <w:b/>
                </w:rPr>
                <w:t>20 (83.4)</w:t>
              </w:r>
            </w:ins>
          </w:p>
        </w:tc>
        <w:tc>
          <w:tcPr>
            <w:tcW w:type="dxa" w:w="1872"/>
          </w:tcPr>
          <w:p>
            <w:pPr>
              <w:pStyle w:val="Q-BodyText"/>
              <w:jc w:val="left"/>
            </w:pPr>
            <w:ins w:id="929" w:author="AgileWriter" w:date="2026-04-07T15:12:05Z">
              <w:r>
                <w:rPr>
                  <w:b/>
                </w:rPr>
                <w:t>11 (91.7)</w:t>
              </w:r>
            </w:ins>
          </w:p>
        </w:tc>
        <w:tc>
          <w:tcPr>
            <w:tcW w:type="dxa" w:w="1872"/>
          </w:tcPr>
          <w:p>
            <w:pPr>
              <w:pStyle w:val="Q-BodyText"/>
              <w:jc w:val="left"/>
            </w:pPr>
            <w:ins w:id="930" w:author="AgileWriter" w:date="2026-04-07T15:12:05Z">
              <w:r>
                <w:rPr>
                  <w:b/>
                </w:rPr>
                <w:t>31 (86.1)</w:t>
              </w:r>
            </w:ins>
          </w:p>
        </w:tc>
      </w:tr>
      <w:tr>
        <w:tc>
          <w:tcPr>
            <w:tcW w:type="dxa" w:w="1872"/>
          </w:tcPr>
          <w:p>
            <w:pPr>
              <w:pStyle w:val="Q-BodyText"/>
              <w:jc w:val="left"/>
            </w:pPr>
            <w:ins w:id="931" w:author="AgileWriter" w:date="2026-04-07T15:12:05Z">
              <w:r>
                <w:rPr>
                  <w:b/>
                </w:rPr>
                <w:t xml:space="preserve"> Not Reported</w:t>
              </w:r>
            </w:ins>
          </w:p>
        </w:tc>
        <w:tc>
          <w:tcPr>
            <w:tcW w:type="dxa" w:w="1872"/>
          </w:tcPr>
          <w:p>
            <w:pPr>
              <w:pStyle w:val="Q-BodyText"/>
              <w:jc w:val="left"/>
            </w:pPr>
            <w:ins w:id="932" w:author="AgileWriter" w:date="2026-04-07T15:12:05Z">
              <w:r>
                <w:rPr>
                  <w:b/>
                </w:rPr>
                <w:t>n (%)</w:t>
              </w:r>
            </w:ins>
          </w:p>
        </w:tc>
        <w:tc>
          <w:tcPr>
            <w:tcW w:type="dxa" w:w="1872"/>
          </w:tcPr>
          <w:p>
            <w:pPr>
              <w:pStyle w:val="Q-BodyText"/>
              <w:jc w:val="left"/>
            </w:pPr>
            <w:ins w:id="933" w:author="AgileWriter" w:date="2026-04-07T15:12:05Z">
              <w:r>
                <w:rPr>
                  <w:b/>
                </w:rPr>
                <w:t>2 (8.3)</w:t>
              </w:r>
            </w:ins>
          </w:p>
        </w:tc>
        <w:tc>
          <w:tcPr>
            <w:tcW w:type="dxa" w:w="1872"/>
          </w:tcPr>
          <w:p>
            <w:pPr>
              <w:pStyle w:val="Q-BodyText"/>
              <w:jc w:val="left"/>
            </w:pPr>
            <w:ins w:id="934" w:author="AgileWriter" w:date="2026-04-07T15:12:05Z">
              <w:r>
                <w:rPr>
                  <w:b/>
                </w:rPr>
                <w:t>0</w:t>
              </w:r>
            </w:ins>
          </w:p>
        </w:tc>
        <w:tc>
          <w:tcPr>
            <w:tcW w:type="dxa" w:w="1872"/>
          </w:tcPr>
          <w:p>
            <w:pPr>
              <w:pStyle w:val="Q-BodyText"/>
              <w:jc w:val="left"/>
            </w:pPr>
            <w:ins w:id="935" w:author="AgileWriter" w:date="2026-04-07T15:12:05Z">
              <w:r>
                <w:rPr>
                  <w:b/>
                </w:rPr>
                <w:t>0</w:t>
              </w:r>
            </w:ins>
          </w:p>
        </w:tc>
      </w:tr>
      <w:tr>
        <w:tc>
          <w:tcPr>
            <w:tcW w:type="dxa" w:w="1872"/>
          </w:tcPr>
          <w:p>
            <w:pPr>
              <w:pStyle w:val="Q-BodyText"/>
              <w:jc w:val="left"/>
            </w:pPr>
            <w:ins w:id="936" w:author="AgileWriter" w:date="2026-04-07T15:12:05Z">
              <w:r>
                <w:rPr>
                  <w:b/>
                </w:rPr>
                <w:t xml:space="preserve"> Unknown</w:t>
              </w:r>
            </w:ins>
          </w:p>
        </w:tc>
        <w:tc>
          <w:tcPr>
            <w:tcW w:type="dxa" w:w="1872"/>
          </w:tcPr>
          <w:p>
            <w:pPr>
              <w:pStyle w:val="Q-BodyText"/>
              <w:jc w:val="left"/>
            </w:pPr>
            <w:ins w:id="937" w:author="AgileWriter" w:date="2026-04-07T15:12:05Z">
              <w:r>
                <w:rPr>
                  <w:b/>
                </w:rPr>
                <w:t>n (%)</w:t>
              </w:r>
            </w:ins>
          </w:p>
        </w:tc>
        <w:tc>
          <w:tcPr>
            <w:tcW w:type="dxa" w:w="1872"/>
          </w:tcPr>
          <w:p>
            <w:pPr>
              <w:pStyle w:val="Q-BodyText"/>
              <w:jc w:val="left"/>
            </w:pPr>
            <w:ins w:id="938" w:author="AgileWriter" w:date="2026-04-07T15:12:05Z">
              <w:r>
                <w:rPr>
                  <w:b/>
                </w:rPr>
                <w:t xml:space="preserve">0 </w:t>
              </w:r>
            </w:ins>
          </w:p>
        </w:tc>
        <w:tc>
          <w:tcPr>
            <w:tcW w:type="dxa" w:w="1872"/>
          </w:tcPr>
          <w:p>
            <w:pPr>
              <w:pStyle w:val="Q-BodyText"/>
              <w:jc w:val="left"/>
            </w:pPr>
            <w:ins w:id="939" w:author="AgileWriter" w:date="2026-04-07T15:12:05Z">
              <w:r>
                <w:rPr>
                  <w:b/>
                </w:rPr>
                <w:t>0</w:t>
              </w:r>
            </w:ins>
          </w:p>
        </w:tc>
        <w:tc>
          <w:tcPr>
            <w:tcW w:type="dxa" w:w="1872"/>
          </w:tcPr>
          <w:p>
            <w:pPr>
              <w:pStyle w:val="Q-BodyText"/>
              <w:jc w:val="left"/>
            </w:pPr>
            <w:ins w:id="940" w:author="AgileWriter" w:date="2026-04-07T15:12:05Z">
              <w:r>
                <w:rPr>
                  <w:b/>
                </w:rPr>
                <w:t>0</w:t>
              </w:r>
            </w:ins>
          </w:p>
        </w:tc>
      </w:tr>
    </w:tbl>
    <w:p>
      <w:pPr>
        <w:pStyle w:val="Q-BodyText"/>
        <w:jc w:val="left"/>
      </w:pPr>
      <w:del w:id="941" w:author="AgileWriter" w:date="2026-04-07T15:12:05Z">
        <w:r>
          <w:rPr/>
          <w:delText xml:space="preserve">&lt;Summary of Table Demographics&gt;</w:delText>
        </w:r>
      </w:del>
      <w:commentRangeStart w:id="58"/>
      <w:ins w:id="942" w:author="AgileWriter" w:date="2026-04-07T15:12:05Z">
        <w:r>
          <w:rPr/>
          <w:t>The Demographics table for the Full Analysis Set provides a summary of participant characteristics across treatment and placebo groups. The table includes key statistics such as sample sizes (N=24 for treatment, N=12 for placebo, N=36 total), and confirms balanced allocation across groups. The demographic distribution supports the comparability of the treatment and placebo populations for subsequent analysis.</w:t>
        </w:r>
      </w:ins>
      <w:commentRangeEnd w:id="58"/>
      <w:r>
        <w:rPr>
          <w:rStyle w:val="CommentReference"/>
        </w:rPr>
        <w:commentReference w:id="58"/>
      </w:r>
    </w:p>
    <w:p>
      <w:pPr>
        <w:pStyle w:val="Q-Heading2"/>
        <w:jc w:val="left"/>
      </w:pPr>
      <w:bookmarkStart w:id="77" w:name="_Heading_2_Analysis_of_Pharmacokinetic_data"/>
      <w:r>
        <w:rPr/>
        <w:t>Analysis of Pharmacokinetic data</w:t>
      </w:r>
      <w:bookmarkEnd w:id="77"/>
    </w:p>
    <w:p>
      <w:pPr>
        <w:pStyle w:val="Q-BodyText"/>
        <w:jc w:val="left"/>
      </w:pPr>
      <w:del w:id="943" w:author="AgileWriter" w:date="2026-04-07T15:12:05Z">
        <w:r>
          <w:rPr/>
          <w:delText xml:space="preserve">&lt;Summary of Pharmacokinetic data&gt;</w:delText>
        </w:r>
      </w:del>
      <w:commentRangeStart w:id="59"/>
      <w:ins w:id="944" w:author="AgileWriter" w:date="2026-04-07T15:12:05Z">
        <w:r>
          <w:rPr/>
          <w:t>Pharmacokinetic (PK) data were collected following both single ascending doses (SAD) and repeated dosing of ABC-123. These data included key PK parameters such as Cmax, Tmax, AUC, and half-life, providing insight into the absorption, distribution, and elimination of ABC-123 in healthy participants and those with Grade 2 boneitis. The results supported dose selection and informed the safety and tolerability profile for subsequent studies.</w:t>
        </w:r>
      </w:ins>
      <w:commentRangeEnd w:id="59"/>
      <w:r>
        <w:rPr>
          <w:rStyle w:val="CommentReference"/>
        </w:rPr>
        <w:commentReference w:id="59"/>
      </w:r>
    </w:p>
    <w:p>
      <w:pPr>
        <w:pStyle w:val="Q-BodyText"/>
        <w:jc w:val="left"/>
      </w:pPr>
      <w:r>
        <w:rPr/>
        <w:t xml:space="preserve">For the PK Analysis Set, the PK parameters of ABC-123 following single ascending doses (SAD) and repeated are summarized in </w:t>
      </w:r>
      <w:hyperlink w:anchor="_Table_8">
        <w:r>
          <w:rPr>
            <w:color w:val="0000FF"/>
          </w:rPr>
          <w:t xml:space="preserve">Table 8</w:t>
        </w:r>
      </w:hyperlink>
      <w:r>
        <w:rPr/>
        <w:t xml:space="preserve"> and </w:t>
      </w:r>
      <w:hyperlink w:anchor="_Table_9">
        <w:r>
          <w:rPr>
            <w:color w:val="0000FF"/>
          </w:rPr>
          <w:t xml:space="preserve">Table 9</w:t>
        </w:r>
      </w:hyperlink>
      <w:r>
        <w:rPr/>
        <w:t>.</w:t>
      </w:r>
    </w:p>
    <w:p>
      <w:pPr>
        <w:pStyle w:val="Q-BodyText"/>
        <w:jc w:val="left"/>
      </w:pPr>
      <w:del w:id="945" w:author="AgileWriter" w:date="2026-04-07T15:12:05Z">
        <w:r>
          <w:rPr/>
          <w:delText xml:space="preserve">&lt;Table Pharmacokinetic Parameters Following Single Ascending Doses&gt;</w:delText>
        </w:r>
      </w:del>
    </w:p>
    <w:p>
      <w:pPr>
        <w:pStyle w:val="Q-CaptionContd"/>
        <w:jc w:val="left"/>
      </w:pPr>
      <w:bookmarkStart w:id="78" w:name="_Table_8"/>
      <w:ins w:id="946" w:author="AgileWriter" w:date="2026-04-07T15:12:05Z">
        <w:commentRangeStart w:id="60"/>
        <w:r>
          <w:t xml:space="preserve">Table </w:t>
        </w:r>
        <w:commentRangeEnd w:id="60"/>
        <w:r>
          <w:rPr>
            <w:rStyle w:val="CommentReference"/>
          </w:rPr>
          <w:commentReference w:id="60"/>
        </w:r>
        <w:r>
          <w:fldChar w:fldCharType="begin"/>
        </w:r>
        <w:r>
          <w:instrText xml:space="preserve"> SEQ Table \* ARABIC </w:instrText>
        </w:r>
        <w:r>
          <w:fldChar w:fldCharType="separate"/>
        </w:r>
        <w:r>
          <w:rPr>
            <w:noProof/>
          </w:rPr>
          <w:t xml:space="preserve">8</w:t>
        </w:r>
        <w:r>
          <w:fldChar w:fldCharType="end"/>
        </w:r>
        <w:r>
          <w:t>: .2.3  Pharmacokinetic Parameters Following Single Ascending Doses of ABC-123</w:t>
        </w:r>
      </w:ins>
      <w:bookmarkEnd w:id="78"/>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pStyle w:val="Q-BodyText"/>
              <w:jc w:val="left"/>
            </w:pPr>
            <w:ins w:id="947" w:author="AgileWriter" w:date="2026-04-07T15:12:05Z">
              <w:r>
                <w:rPr>
                  <w:b/>
                </w:rPr>
                <w:t>Dose (mg)</w:t>
              </w:r>
            </w:ins>
          </w:p>
        </w:tc>
        <w:tc>
          <w:tcPr>
            <w:tcW w:type="dxa" w:w="1040"/>
          </w:tcPr>
          <w:p>
            <w:pPr>
              <w:pStyle w:val="Q-BodyText"/>
              <w:jc w:val="left"/>
            </w:pPr>
            <w:ins w:id="948" w:author="AgileWriter" w:date="2026-04-07T15:12:05Z">
              <w:r>
                <w:rPr>
                  <w:b/>
                </w:rPr>
                <w:t>N</w:t>
              </w:r>
            </w:ins>
          </w:p>
        </w:tc>
        <w:tc>
          <w:tcPr>
            <w:tcW w:type="dxa" w:w="1040"/>
          </w:tcPr>
          <w:p>
            <w:pPr>
              <w:pStyle w:val="Q-BodyText"/>
              <w:jc w:val="left"/>
            </w:pPr>
            <w:ins w:id="949" w:author="AgileWriter" w:date="2026-04-07T15:12:05Z">
              <w:r>
                <w:rPr>
                  <w:b/>
                </w:rPr>
                <w:t>C</w:t>
              </w:r>
            </w:ins>
            <w:ins w:id="950" w:author="AgileWriter" w:date="2026-04-07T15:12:05Z">
              <w:r>
                <w:rPr>
                  <w:b/>
                  <w:vertAlign w:val="subscript"/>
                </w:rPr>
                <w:t xml:space="preserve">max </w:t>
              </w:r>
            </w:ins>
            <w:ins w:id="951" w:author="AgileWriter" w:date="2026-04-07T15:12:05Z">
              <w:r>
                <w:rPr>
                  <w:b/>
                </w:rPr>
                <w:t>(ng/mL)</w:t>
              </w:r>
            </w:ins>
          </w:p>
        </w:tc>
        <w:tc>
          <w:tcPr>
            <w:tcW w:type="dxa" w:w="1040"/>
          </w:tcPr>
          <w:p>
            <w:pPr>
              <w:pStyle w:val="Q-BodyText"/>
              <w:jc w:val="left"/>
            </w:pPr>
            <w:ins w:id="952" w:author="AgileWriter" w:date="2026-04-07T15:12:05Z">
              <w:r>
                <w:rPr>
                  <w:b/>
                </w:rPr>
                <w:t>T</w:t>
              </w:r>
            </w:ins>
            <w:ins w:id="953" w:author="AgileWriter" w:date="2026-04-07T15:12:05Z">
              <w:r>
                <w:rPr>
                  <w:b/>
                  <w:vertAlign w:val="subscript"/>
                </w:rPr>
                <w:t xml:space="preserve">max </w:t>
              </w:r>
            </w:ins>
            <w:ins w:id="954" w:author="AgileWriter" w:date="2026-04-07T15:12:05Z">
              <w:r>
                <w:rPr>
                  <w:b/>
                </w:rPr>
                <w:t>(hr)</w:t>
              </w:r>
            </w:ins>
          </w:p>
        </w:tc>
        <w:tc>
          <w:tcPr>
            <w:tcW w:type="dxa" w:w="1040"/>
          </w:tcPr>
          <w:p>
            <w:pPr>
              <w:pStyle w:val="Q-BodyText"/>
              <w:jc w:val="left"/>
            </w:pPr>
            <w:ins w:id="955" w:author="AgileWriter" w:date="2026-04-07T15:12:05Z">
              <w:r>
                <w:rPr>
                  <w:b/>
                </w:rPr>
                <w:t>AUC</w:t>
              </w:r>
            </w:ins>
            <w:ins w:id="956" w:author="AgileWriter" w:date="2026-04-07T15:12:05Z">
              <w:r>
                <w:rPr>
                  <w:b/>
                  <w:vertAlign w:val="subscript"/>
                </w:rPr>
                <w:t xml:space="preserve">0–t </w:t>
              </w:r>
            </w:ins>
            <w:ins w:id="957" w:author="AgileWriter" w:date="2026-04-07T15:12:05Z">
              <w:r>
                <w:rPr>
                  <w:b/>
                </w:rPr>
                <w:t>(ng·hr/mL)</w:t>
              </w:r>
            </w:ins>
          </w:p>
        </w:tc>
        <w:tc>
          <w:tcPr>
            <w:tcW w:type="dxa" w:w="1040"/>
          </w:tcPr>
          <w:p>
            <w:pPr>
              <w:pStyle w:val="Q-BodyText"/>
              <w:jc w:val="left"/>
            </w:pPr>
            <w:ins w:id="958" w:author="AgileWriter" w:date="2026-04-07T15:12:05Z">
              <w:r>
                <w:rPr>
                  <w:b/>
                </w:rPr>
                <w:t>AUC</w:t>
              </w:r>
            </w:ins>
            <w:ins w:id="959" w:author="AgileWriter" w:date="2026-04-07T15:12:05Z">
              <w:r>
                <w:rPr>
                  <w:b/>
                  <w:vertAlign w:val="subscript"/>
                </w:rPr>
                <w:t>0–∞</w:t>
              </w:r>
            </w:ins>
            <w:ins w:id="960" w:author="AgileWriter" w:date="2026-04-07T15:12:05Z">
              <w:r>
                <w:rPr>
                  <w:b/>
                </w:rPr>
                <w:t xml:space="preserve"> (ng·hr/mL)</w:t>
              </w:r>
            </w:ins>
          </w:p>
        </w:tc>
        <w:tc>
          <w:tcPr>
            <w:tcW w:type="dxa" w:w="1040"/>
          </w:tcPr>
          <w:p>
            <w:pPr>
              <w:pStyle w:val="Q-BodyText"/>
              <w:jc w:val="left"/>
            </w:pPr>
            <w:ins w:id="961" w:author="AgileWriter" w:date="2026-04-07T15:12:05Z">
              <w:r>
                <w:rPr>
                  <w:b/>
                </w:rPr>
                <w:t>t</w:t>
              </w:r>
            </w:ins>
            <w:ins w:id="962" w:author="AgileWriter" w:date="2026-04-07T15:12:05Z">
              <w:r>
                <w:rPr>
                  <w:b/>
                  <w:vertAlign w:val="subscript"/>
                </w:rPr>
                <w:t xml:space="preserve">½ </w:t>
              </w:r>
            </w:ins>
            <w:ins w:id="963" w:author="AgileWriter" w:date="2026-04-07T15:12:05Z">
              <w:r>
                <w:rPr>
                  <w:b/>
                </w:rPr>
                <w:t>(hr)</w:t>
              </w:r>
            </w:ins>
          </w:p>
        </w:tc>
        <w:tc>
          <w:tcPr>
            <w:tcW w:type="dxa" w:w="1040"/>
          </w:tcPr>
          <w:p>
            <w:pPr>
              <w:pStyle w:val="Q-BodyText"/>
              <w:jc w:val="left"/>
            </w:pPr>
            <w:ins w:id="964" w:author="AgileWriter" w:date="2026-04-07T15:12:05Z">
              <w:r>
                <w:rPr>
                  <w:b/>
                </w:rPr>
                <w:t>CL/F (L/hr)</w:t>
              </w:r>
            </w:ins>
          </w:p>
        </w:tc>
        <w:tc>
          <w:tcPr>
            <w:tcW w:type="dxa" w:w="1040"/>
          </w:tcPr>
          <w:p>
            <w:pPr>
              <w:pStyle w:val="Q-BodyText"/>
              <w:jc w:val="left"/>
            </w:pPr>
            <w:ins w:id="965" w:author="AgileWriter" w:date="2026-04-07T15:12:05Z">
              <w:r>
                <w:rPr>
                  <w:b/>
                </w:rPr>
                <w:t>Vd/F (L)</w:t>
              </w:r>
            </w:ins>
          </w:p>
        </w:tc>
      </w:tr>
      <w:tr>
        <w:tc>
          <w:tcPr>
            <w:tcW w:type="dxa" w:w="1040"/>
          </w:tcPr>
          <w:p>
            <w:pPr>
              <w:pStyle w:val="Q-BodyText"/>
              <w:jc w:val="left"/>
            </w:pPr>
            <w:ins w:id="966" w:author="AgileWriter" w:date="2026-04-07T15:12:05Z">
              <w:r>
                <w:rPr>
                  <w:b/>
                </w:rPr>
                <w:t xml:space="preserve">5 </w:t>
              </w:r>
            </w:ins>
          </w:p>
        </w:tc>
        <w:tc>
          <w:tcPr>
            <w:tcW w:type="dxa" w:w="1040"/>
          </w:tcPr>
          <w:p>
            <w:pPr>
              <w:pStyle w:val="Q-BodyText"/>
              <w:jc w:val="left"/>
            </w:pPr>
            <w:ins w:id="967" w:author="AgileWriter" w:date="2026-04-07T15:12:05Z">
              <w:r>
                <w:rPr>
                  <w:b/>
                </w:rPr>
                <w:t xml:space="preserve">24 </w:t>
              </w:r>
            </w:ins>
          </w:p>
        </w:tc>
        <w:tc>
          <w:tcPr>
            <w:tcW w:type="dxa" w:w="1040"/>
          </w:tcPr>
          <w:p>
            <w:pPr>
              <w:pStyle w:val="Q-BodyText"/>
              <w:jc w:val="left"/>
            </w:pPr>
            <w:ins w:id="968" w:author="AgileWriter" w:date="2026-04-07T15:12:05Z">
              <w:r>
                <w:rPr>
                  <w:b/>
                </w:rPr>
                <w:t xml:space="preserve">150 </w:t>
              </w:r>
            </w:ins>
          </w:p>
        </w:tc>
        <w:tc>
          <w:tcPr>
            <w:tcW w:type="dxa" w:w="1040"/>
          </w:tcPr>
          <w:p>
            <w:pPr>
              <w:pStyle w:val="Q-BodyText"/>
              <w:jc w:val="left"/>
            </w:pPr>
            <w:ins w:id="969" w:author="AgileWriter" w:date="2026-04-07T15:12:05Z">
              <w:r>
                <w:rPr>
                  <w:b/>
                </w:rPr>
                <w:t xml:space="preserve">1.5 </w:t>
              </w:r>
            </w:ins>
          </w:p>
        </w:tc>
        <w:tc>
          <w:tcPr>
            <w:tcW w:type="dxa" w:w="1040"/>
          </w:tcPr>
          <w:p>
            <w:pPr>
              <w:pStyle w:val="Q-BodyText"/>
              <w:jc w:val="left"/>
            </w:pPr>
            <w:ins w:id="970" w:author="AgileWriter" w:date="2026-04-07T15:12:05Z">
              <w:r>
                <w:rPr>
                  <w:b/>
                </w:rPr>
                <w:t xml:space="preserve">900 </w:t>
              </w:r>
            </w:ins>
          </w:p>
        </w:tc>
        <w:tc>
          <w:tcPr>
            <w:tcW w:type="dxa" w:w="1040"/>
          </w:tcPr>
          <w:p>
            <w:pPr>
              <w:pStyle w:val="Q-BodyText"/>
              <w:jc w:val="left"/>
            </w:pPr>
            <w:ins w:id="971" w:author="AgileWriter" w:date="2026-04-07T15:12:05Z">
              <w:r>
                <w:rPr>
                  <w:b/>
                </w:rPr>
                <w:t xml:space="preserve">1050 </w:t>
              </w:r>
            </w:ins>
          </w:p>
        </w:tc>
        <w:tc>
          <w:tcPr>
            <w:tcW w:type="dxa" w:w="1040"/>
          </w:tcPr>
          <w:p>
            <w:pPr>
              <w:pStyle w:val="Q-BodyText"/>
              <w:jc w:val="left"/>
            </w:pPr>
            <w:ins w:id="972" w:author="AgileWriter" w:date="2026-04-07T15:12:05Z">
              <w:r>
                <w:rPr>
                  <w:b/>
                </w:rPr>
                <w:t xml:space="preserve">5.2 </w:t>
              </w:r>
            </w:ins>
          </w:p>
        </w:tc>
        <w:tc>
          <w:tcPr>
            <w:tcW w:type="dxa" w:w="1040"/>
          </w:tcPr>
          <w:p>
            <w:pPr>
              <w:pStyle w:val="Q-BodyText"/>
              <w:jc w:val="left"/>
            </w:pPr>
            <w:ins w:id="973" w:author="AgileWriter" w:date="2026-04-07T15:12:05Z">
              <w:r>
                <w:rPr>
                  <w:b/>
                </w:rPr>
                <w:t xml:space="preserve">12.5 </w:t>
              </w:r>
            </w:ins>
          </w:p>
        </w:tc>
        <w:tc>
          <w:tcPr>
            <w:tcW w:type="dxa" w:w="1040"/>
          </w:tcPr>
          <w:p>
            <w:pPr>
              <w:pStyle w:val="Q-BodyText"/>
              <w:jc w:val="left"/>
            </w:pPr>
            <w:ins w:id="974" w:author="AgileWriter" w:date="2026-04-07T15:12:05Z">
              <w:r>
                <w:rPr>
                  <w:b/>
                </w:rPr>
                <w:t xml:space="preserve">35 </w:t>
              </w:r>
            </w:ins>
          </w:p>
        </w:tc>
      </w:tr>
      <w:tr>
        <w:tc>
          <w:tcPr>
            <w:tcW w:type="dxa" w:w="1040"/>
          </w:tcPr>
          <w:p>
            <w:pPr>
              <w:pStyle w:val="Q-BodyText"/>
              <w:jc w:val="left"/>
            </w:pPr>
            <w:ins w:id="975" w:author="AgileWriter" w:date="2026-04-07T15:12:05Z">
              <w:r>
                <w:rPr>
                  <w:b/>
                </w:rPr>
                <w:t xml:space="preserve">15 </w:t>
              </w:r>
            </w:ins>
          </w:p>
        </w:tc>
        <w:tc>
          <w:tcPr>
            <w:tcW w:type="dxa" w:w="1040"/>
          </w:tcPr>
          <w:p>
            <w:pPr>
              <w:pStyle w:val="Q-BodyText"/>
              <w:jc w:val="left"/>
            </w:pPr>
            <w:ins w:id="976" w:author="AgileWriter" w:date="2026-04-07T15:12:05Z">
              <w:r>
                <w:rPr>
                  <w:b/>
                </w:rPr>
                <w:t xml:space="preserve">24 </w:t>
              </w:r>
            </w:ins>
          </w:p>
        </w:tc>
        <w:tc>
          <w:tcPr>
            <w:tcW w:type="dxa" w:w="1040"/>
          </w:tcPr>
          <w:p>
            <w:pPr>
              <w:pStyle w:val="Q-BodyText"/>
              <w:jc w:val="left"/>
            </w:pPr>
            <w:ins w:id="977" w:author="AgileWriter" w:date="2026-04-07T15:12:05Z">
              <w:r>
                <w:rPr>
                  <w:b/>
                </w:rPr>
                <w:t xml:space="preserve">300 </w:t>
              </w:r>
            </w:ins>
          </w:p>
        </w:tc>
        <w:tc>
          <w:tcPr>
            <w:tcW w:type="dxa" w:w="1040"/>
          </w:tcPr>
          <w:p>
            <w:pPr>
              <w:pStyle w:val="Q-BodyText"/>
              <w:jc w:val="left"/>
            </w:pPr>
            <w:ins w:id="978" w:author="AgileWriter" w:date="2026-04-07T15:12:05Z">
              <w:r>
                <w:rPr>
                  <w:b/>
                </w:rPr>
                <w:t xml:space="preserve">2.0 </w:t>
              </w:r>
            </w:ins>
          </w:p>
        </w:tc>
        <w:tc>
          <w:tcPr>
            <w:tcW w:type="dxa" w:w="1040"/>
          </w:tcPr>
          <w:p>
            <w:pPr>
              <w:pStyle w:val="Q-BodyText"/>
              <w:jc w:val="left"/>
            </w:pPr>
            <w:ins w:id="979" w:author="AgileWriter" w:date="2026-04-07T15:12:05Z">
              <w:r>
                <w:rPr>
                  <w:b/>
                </w:rPr>
                <w:t xml:space="preserve">1800 </w:t>
              </w:r>
            </w:ins>
          </w:p>
        </w:tc>
        <w:tc>
          <w:tcPr>
            <w:tcW w:type="dxa" w:w="1040"/>
          </w:tcPr>
          <w:p>
            <w:pPr>
              <w:pStyle w:val="Q-BodyText"/>
              <w:jc w:val="left"/>
            </w:pPr>
            <w:ins w:id="980" w:author="AgileWriter" w:date="2026-04-07T15:12:05Z">
              <w:r>
                <w:rPr>
                  <w:b/>
                </w:rPr>
                <w:t xml:space="preserve">2100 </w:t>
              </w:r>
            </w:ins>
          </w:p>
        </w:tc>
        <w:tc>
          <w:tcPr>
            <w:tcW w:type="dxa" w:w="1040"/>
          </w:tcPr>
          <w:p>
            <w:pPr>
              <w:pStyle w:val="Q-BodyText"/>
              <w:jc w:val="left"/>
            </w:pPr>
            <w:ins w:id="981" w:author="AgileWriter" w:date="2026-04-07T15:12:05Z">
              <w:r>
                <w:rPr>
                  <w:b/>
                </w:rPr>
                <w:t xml:space="preserve">6.1 </w:t>
              </w:r>
            </w:ins>
          </w:p>
        </w:tc>
        <w:tc>
          <w:tcPr>
            <w:tcW w:type="dxa" w:w="1040"/>
          </w:tcPr>
          <w:p>
            <w:pPr>
              <w:pStyle w:val="Q-BodyText"/>
              <w:jc w:val="left"/>
            </w:pPr>
            <w:ins w:id="982" w:author="AgileWriter" w:date="2026-04-07T15:12:05Z">
              <w:r>
                <w:rPr>
                  <w:b/>
                </w:rPr>
                <w:t xml:space="preserve">13.0 </w:t>
              </w:r>
            </w:ins>
          </w:p>
        </w:tc>
        <w:tc>
          <w:tcPr>
            <w:tcW w:type="dxa" w:w="1040"/>
          </w:tcPr>
          <w:p>
            <w:pPr>
              <w:pStyle w:val="Q-BodyText"/>
              <w:jc w:val="left"/>
            </w:pPr>
            <w:ins w:id="983" w:author="AgileWriter" w:date="2026-04-07T15:12:05Z">
              <w:r>
                <w:rPr>
                  <w:b/>
                </w:rPr>
                <w:t xml:space="preserve">45 </w:t>
              </w:r>
            </w:ins>
          </w:p>
        </w:tc>
      </w:tr>
      <w:tr>
        <w:tc>
          <w:tcPr>
            <w:tcW w:type="dxa" w:w="1040"/>
          </w:tcPr>
          <w:p>
            <w:pPr>
              <w:pStyle w:val="Q-BodyText"/>
              <w:jc w:val="left"/>
            </w:pPr>
            <w:ins w:id="984" w:author="AgileWriter" w:date="2026-04-07T15:12:05Z">
              <w:r>
                <w:rPr>
                  <w:b/>
                </w:rPr>
                <w:t xml:space="preserve">50 </w:t>
              </w:r>
            </w:ins>
          </w:p>
        </w:tc>
        <w:tc>
          <w:tcPr>
            <w:tcW w:type="dxa" w:w="1040"/>
          </w:tcPr>
          <w:p>
            <w:pPr>
              <w:pStyle w:val="Q-BodyText"/>
              <w:jc w:val="left"/>
            </w:pPr>
            <w:ins w:id="985" w:author="AgileWriter" w:date="2026-04-07T15:12:05Z">
              <w:r>
                <w:rPr>
                  <w:b/>
                </w:rPr>
                <w:t xml:space="preserve">24 </w:t>
              </w:r>
            </w:ins>
          </w:p>
        </w:tc>
        <w:tc>
          <w:tcPr>
            <w:tcW w:type="dxa" w:w="1040"/>
          </w:tcPr>
          <w:p>
            <w:pPr>
              <w:pStyle w:val="Q-BodyText"/>
              <w:jc w:val="left"/>
            </w:pPr>
            <w:ins w:id="986" w:author="AgileWriter" w:date="2026-04-07T15:12:05Z">
              <w:r>
                <w:rPr>
                  <w:b/>
                </w:rPr>
                <w:t xml:space="preserve">500 </w:t>
              </w:r>
            </w:ins>
          </w:p>
        </w:tc>
        <w:tc>
          <w:tcPr>
            <w:tcW w:type="dxa" w:w="1040"/>
          </w:tcPr>
          <w:p>
            <w:pPr>
              <w:pStyle w:val="Q-BodyText"/>
              <w:jc w:val="left"/>
            </w:pPr>
            <w:ins w:id="987" w:author="AgileWriter" w:date="2026-04-07T15:12:05Z">
              <w:r>
                <w:rPr>
                  <w:b/>
                </w:rPr>
                <w:t xml:space="preserve">2.5 </w:t>
              </w:r>
            </w:ins>
          </w:p>
        </w:tc>
        <w:tc>
          <w:tcPr>
            <w:tcW w:type="dxa" w:w="1040"/>
          </w:tcPr>
          <w:p>
            <w:pPr>
              <w:pStyle w:val="Q-BodyText"/>
              <w:jc w:val="left"/>
            </w:pPr>
            <w:ins w:id="988" w:author="AgileWriter" w:date="2026-04-07T15:12:05Z">
              <w:r>
                <w:rPr>
                  <w:b/>
                </w:rPr>
                <w:t xml:space="preserve">2500 </w:t>
              </w:r>
            </w:ins>
          </w:p>
        </w:tc>
        <w:tc>
          <w:tcPr>
            <w:tcW w:type="dxa" w:w="1040"/>
          </w:tcPr>
          <w:p>
            <w:pPr>
              <w:pStyle w:val="Q-BodyText"/>
              <w:jc w:val="left"/>
            </w:pPr>
            <w:ins w:id="989" w:author="AgileWriter" w:date="2026-04-07T15:12:05Z">
              <w:r>
                <w:rPr>
                  <w:b/>
                </w:rPr>
                <w:t xml:space="preserve">3000 </w:t>
              </w:r>
            </w:ins>
          </w:p>
        </w:tc>
        <w:tc>
          <w:tcPr>
            <w:tcW w:type="dxa" w:w="1040"/>
          </w:tcPr>
          <w:p>
            <w:pPr>
              <w:pStyle w:val="Q-BodyText"/>
              <w:jc w:val="left"/>
            </w:pPr>
            <w:ins w:id="990" w:author="AgileWriter" w:date="2026-04-07T15:12:05Z">
              <w:r>
                <w:rPr>
                  <w:b/>
                </w:rPr>
                <w:t xml:space="preserve">6.5 </w:t>
              </w:r>
            </w:ins>
          </w:p>
        </w:tc>
        <w:tc>
          <w:tcPr>
            <w:tcW w:type="dxa" w:w="1040"/>
          </w:tcPr>
          <w:p>
            <w:pPr>
              <w:pStyle w:val="Q-BodyText"/>
              <w:jc w:val="left"/>
            </w:pPr>
            <w:ins w:id="991" w:author="AgileWriter" w:date="2026-04-07T15:12:05Z">
              <w:r>
                <w:rPr>
                  <w:b/>
                </w:rPr>
                <w:t xml:space="preserve">12.8 </w:t>
              </w:r>
            </w:ins>
          </w:p>
        </w:tc>
        <w:tc>
          <w:tcPr>
            <w:tcW w:type="dxa" w:w="1040"/>
          </w:tcPr>
          <w:p>
            <w:pPr>
              <w:pStyle w:val="Q-BodyText"/>
              <w:jc w:val="left"/>
            </w:pPr>
            <w:ins w:id="992" w:author="AgileWriter" w:date="2026-04-07T15:12:05Z">
              <w:r>
                <w:rPr>
                  <w:b/>
                </w:rPr>
                <w:t xml:space="preserve">60 </w:t>
              </w:r>
            </w:ins>
          </w:p>
        </w:tc>
      </w:tr>
      <w:tr>
        <w:tc>
          <w:tcPr>
            <w:tcW w:type="dxa" w:w="1040"/>
          </w:tcPr>
          <w:p>
            <w:pPr>
              <w:pStyle w:val="Q-BodyText"/>
              <w:jc w:val="left"/>
            </w:pPr>
            <w:ins w:id="993" w:author="AgileWriter" w:date="2026-04-07T15:12:05Z">
              <w:r>
                <w:rPr>
                  <w:b/>
                </w:rPr>
                <w:t>150</w:t>
              </w:r>
            </w:ins>
          </w:p>
        </w:tc>
        <w:tc>
          <w:tcPr>
            <w:tcW w:type="dxa" w:w="1040"/>
          </w:tcPr>
          <w:p>
            <w:pPr>
              <w:pStyle w:val="Q-BodyText"/>
              <w:jc w:val="left"/>
            </w:pPr>
            <w:ins w:id="994" w:author="AgileWriter" w:date="2026-04-07T15:12:05Z">
              <w:r>
                <w:rPr>
                  <w:b/>
                </w:rPr>
                <w:t xml:space="preserve">24 </w:t>
              </w:r>
            </w:ins>
          </w:p>
        </w:tc>
        <w:tc>
          <w:tcPr>
            <w:tcW w:type="dxa" w:w="1040"/>
          </w:tcPr>
          <w:p>
            <w:pPr>
              <w:pStyle w:val="Q-BodyText"/>
              <w:jc w:val="left"/>
            </w:pPr>
            <w:ins w:id="995" w:author="AgileWriter" w:date="2026-04-07T15:12:05Z">
              <w:r>
                <w:rPr>
                  <w:b/>
                </w:rPr>
                <w:t xml:space="preserve">900 </w:t>
              </w:r>
            </w:ins>
          </w:p>
        </w:tc>
        <w:tc>
          <w:tcPr>
            <w:tcW w:type="dxa" w:w="1040"/>
          </w:tcPr>
          <w:p>
            <w:pPr>
              <w:pStyle w:val="Q-BodyText"/>
              <w:jc w:val="left"/>
            </w:pPr>
            <w:ins w:id="996" w:author="AgileWriter" w:date="2026-04-07T15:12:05Z">
              <w:r>
                <w:rPr>
                  <w:b/>
                </w:rPr>
                <w:t xml:space="preserve">3.0 </w:t>
              </w:r>
            </w:ins>
          </w:p>
        </w:tc>
        <w:tc>
          <w:tcPr>
            <w:tcW w:type="dxa" w:w="1040"/>
          </w:tcPr>
          <w:p>
            <w:pPr>
              <w:pStyle w:val="Q-BodyText"/>
              <w:jc w:val="left"/>
            </w:pPr>
            <w:ins w:id="997" w:author="AgileWriter" w:date="2026-04-07T15:12:05Z">
              <w:r>
                <w:rPr>
                  <w:b/>
                </w:rPr>
                <w:t xml:space="preserve">4500 </w:t>
              </w:r>
            </w:ins>
          </w:p>
        </w:tc>
        <w:tc>
          <w:tcPr>
            <w:tcW w:type="dxa" w:w="1040"/>
          </w:tcPr>
          <w:p>
            <w:pPr>
              <w:pStyle w:val="Q-BodyText"/>
              <w:jc w:val="left"/>
            </w:pPr>
            <w:ins w:id="998" w:author="AgileWriter" w:date="2026-04-07T15:12:05Z">
              <w:r>
                <w:rPr>
                  <w:b/>
                </w:rPr>
                <w:t xml:space="preserve">5200 </w:t>
              </w:r>
            </w:ins>
          </w:p>
        </w:tc>
        <w:tc>
          <w:tcPr>
            <w:tcW w:type="dxa" w:w="1040"/>
          </w:tcPr>
          <w:p>
            <w:pPr>
              <w:pStyle w:val="Q-BodyText"/>
              <w:jc w:val="left"/>
            </w:pPr>
            <w:ins w:id="999" w:author="AgileWriter" w:date="2026-04-07T15:12:05Z">
              <w:r>
                <w:rPr>
                  <w:b/>
                </w:rPr>
                <w:t xml:space="preserve">7.0 </w:t>
              </w:r>
            </w:ins>
          </w:p>
        </w:tc>
        <w:tc>
          <w:tcPr>
            <w:tcW w:type="dxa" w:w="1040"/>
          </w:tcPr>
          <w:p>
            <w:pPr>
              <w:pStyle w:val="Q-BodyText"/>
              <w:jc w:val="left"/>
            </w:pPr>
            <w:ins w:id="1000" w:author="AgileWriter" w:date="2026-04-07T15:12:05Z">
              <w:r>
                <w:rPr>
                  <w:b/>
                </w:rPr>
                <w:t xml:space="preserve">13.2 </w:t>
              </w:r>
            </w:ins>
          </w:p>
        </w:tc>
        <w:tc>
          <w:tcPr>
            <w:tcW w:type="dxa" w:w="1040"/>
          </w:tcPr>
          <w:p>
            <w:pPr>
              <w:pStyle w:val="Q-BodyText"/>
              <w:jc w:val="left"/>
            </w:pPr>
            <w:ins w:id="1001" w:author="AgileWriter" w:date="2026-04-07T15:12:05Z">
              <w:r>
                <w:rPr>
                  <w:b/>
                </w:rPr>
                <w:t xml:space="preserve">70 </w:t>
              </w:r>
            </w:ins>
          </w:p>
        </w:tc>
      </w:tr>
    </w:tbl>
    <w:p>
      <w:pPr>
        <w:pStyle w:val="Q-BodyText"/>
        <w:jc w:val="left"/>
      </w:pPr>
      <w:del w:id="1002" w:author="AgileWriter" w:date="2026-04-07T15:12:05Z">
        <w:r>
          <w:rPr/>
          <w:delText xml:space="preserve">&lt;Table Pharmacokinetic Parameters of ABC-123 Following Repeated-Dose  Administration &gt;</w:delText>
        </w:r>
      </w:del>
    </w:p>
    <w:p>
      <w:pPr>
        <w:pStyle w:val="Q-CaptionContd"/>
        <w:jc w:val="left"/>
      </w:pPr>
      <w:bookmarkStart w:id="79" w:name="_Table_9"/>
      <w:ins w:id="1003" w:author="AgileWriter" w:date="2026-04-07T15:12:05Z">
        <w:commentRangeStart w:id="61"/>
        <w:r>
          <w:t xml:space="preserve">Table </w:t>
        </w:r>
        <w:commentRangeEnd w:id="61"/>
        <w:r>
          <w:rPr>
            <w:rStyle w:val="CommentReference"/>
          </w:rPr>
          <w:commentReference w:id="61"/>
        </w:r>
        <w:r>
          <w:fldChar w:fldCharType="begin"/>
        </w:r>
        <w:r>
          <w:instrText xml:space="preserve"> SEQ Table \* ARABIC </w:instrText>
        </w:r>
        <w:r>
          <w:fldChar w:fldCharType="separate"/>
        </w:r>
        <w:r>
          <w:rPr>
            <w:noProof/>
          </w:rPr>
          <w:t xml:space="preserve">9</w:t>
        </w:r>
        <w:r>
          <w:fldChar w:fldCharType="end"/>
        </w:r>
        <w:r>
          <w:t>: .2.4  Pharmacokinetic Parameters of ABC-123 Following Repeated-Dose  Administration</w:t>
        </w:r>
      </w:ins>
      <w:bookmarkEnd w:id="79"/>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pStyle w:val="Q-BodyText"/>
              <w:jc w:val="left"/>
            </w:pPr>
            <w:ins w:id="1004" w:author="AgileWriter" w:date="2026-04-07T15:12:05Z">
              <w:r>
                <w:rPr>
                  <w:b/>
                </w:rPr>
                <w:t>Dose</w:t>
              </w:r>
            </w:ins>
            <w:ins w:id="1005" w:author="AgileWriter" w:date="2026-04-07T15:12:05Z">
              <w:r>
                <w:rPr>
                  <w:b/>
                </w:rPr>
                <w:t>(mg, Q2W x 3 doses)</w:t>
              </w:r>
            </w:ins>
          </w:p>
        </w:tc>
        <w:tc>
          <w:tcPr>
            <w:tcW w:type="dxa" w:w="1040"/>
          </w:tcPr>
          <w:p>
            <w:pPr>
              <w:pStyle w:val="Q-BodyText"/>
              <w:jc w:val="left"/>
            </w:pPr>
            <w:ins w:id="1006" w:author="AgileWriter" w:date="2026-04-07T15:12:05Z">
              <w:r>
                <w:rPr>
                  <w:b/>
                </w:rPr>
                <w:t>N</w:t>
              </w:r>
            </w:ins>
          </w:p>
        </w:tc>
        <w:tc>
          <w:tcPr>
            <w:tcW w:type="dxa" w:w="1040"/>
          </w:tcPr>
          <w:p>
            <w:pPr>
              <w:pStyle w:val="Q-BodyText"/>
              <w:jc w:val="left"/>
            </w:pPr>
            <w:ins w:id="1007" w:author="AgileWriter" w:date="2026-04-07T15:12:05Z">
              <w:r>
                <w:rPr>
                  <w:b/>
                </w:rPr>
                <w:t>C</w:t>
              </w:r>
            </w:ins>
            <w:ins w:id="1008" w:author="AgileWriter" w:date="2026-04-07T15:12:05Z">
              <w:r>
                <w:rPr>
                  <w:b/>
                  <w:vertAlign w:val="subscript"/>
                </w:rPr>
                <w:t xml:space="preserve">max,ss </w:t>
              </w:r>
            </w:ins>
            <w:ins w:id="1009" w:author="AgileWriter" w:date="2026-04-07T15:12:05Z">
              <w:r>
                <w:rPr>
                  <w:b/>
                </w:rPr>
                <w:t>(ng/mL)</w:t>
              </w:r>
            </w:ins>
          </w:p>
        </w:tc>
        <w:tc>
          <w:tcPr>
            <w:tcW w:type="dxa" w:w="1040"/>
          </w:tcPr>
          <w:p>
            <w:pPr>
              <w:pStyle w:val="Q-BodyText"/>
              <w:jc w:val="left"/>
            </w:pPr>
            <w:ins w:id="1010" w:author="AgileWriter" w:date="2026-04-07T15:12:05Z">
              <w:r>
                <w:rPr>
                  <w:b/>
                </w:rPr>
                <w:t>C</w:t>
              </w:r>
            </w:ins>
            <w:ins w:id="1011" w:author="AgileWriter" w:date="2026-04-07T15:12:05Z">
              <w:r>
                <w:rPr>
                  <w:b/>
                  <w:vertAlign w:val="subscript"/>
                </w:rPr>
                <w:t xml:space="preserve">min,ss </w:t>
              </w:r>
            </w:ins>
            <w:ins w:id="1012" w:author="AgileWriter" w:date="2026-04-07T15:12:05Z">
              <w:r>
                <w:rPr>
                  <w:b/>
                </w:rPr>
                <w:t>(ng/mL)</w:t>
              </w:r>
            </w:ins>
          </w:p>
        </w:tc>
        <w:tc>
          <w:tcPr>
            <w:tcW w:type="dxa" w:w="1040"/>
          </w:tcPr>
          <w:p>
            <w:pPr>
              <w:pStyle w:val="Q-BodyText"/>
              <w:jc w:val="left"/>
            </w:pPr>
            <w:ins w:id="1013" w:author="AgileWriter" w:date="2026-04-07T15:12:05Z">
              <w:r>
                <w:rPr>
                  <w:b/>
                </w:rPr>
                <w:t>T</w:t>
              </w:r>
            </w:ins>
            <w:ins w:id="1014" w:author="AgileWriter" w:date="2026-04-07T15:12:05Z">
              <w:r>
                <w:rPr>
                  <w:b/>
                  <w:vertAlign w:val="subscript"/>
                </w:rPr>
                <w:t xml:space="preserve">max,ss </w:t>
              </w:r>
            </w:ins>
            <w:ins w:id="1015" w:author="AgileWriter" w:date="2026-04-07T15:12:05Z">
              <w:r>
                <w:rPr>
                  <w:b/>
                </w:rPr>
                <w:t>(hr)</w:t>
              </w:r>
            </w:ins>
          </w:p>
        </w:tc>
        <w:tc>
          <w:tcPr>
            <w:tcW w:type="dxa" w:w="1040"/>
          </w:tcPr>
          <w:p>
            <w:pPr>
              <w:pStyle w:val="Q-BodyText"/>
              <w:jc w:val="left"/>
            </w:pPr>
            <w:ins w:id="1016" w:author="AgileWriter" w:date="2026-04-07T15:12:05Z">
              <w:r>
                <w:rPr>
                  <w:b/>
                </w:rPr>
                <w:t>AUC</w:t>
              </w:r>
            </w:ins>
            <w:ins w:id="1017" w:author="AgileWriter" w:date="2026-04-07T15:12:05Z">
              <w:r>
                <w:rPr>
                  <w:b/>
                  <w:vertAlign w:val="subscript"/>
                </w:rPr>
                <w:t xml:space="preserve">ô </w:t>
              </w:r>
            </w:ins>
            <w:ins w:id="1018" w:author="AgileWriter" w:date="2026-04-07T15:12:05Z">
              <w:r>
                <w:rPr>
                  <w:b/>
                </w:rPr>
                <w:t>(ng·hr/mL)</w:t>
              </w:r>
            </w:ins>
          </w:p>
        </w:tc>
        <w:tc>
          <w:tcPr>
            <w:tcW w:type="dxa" w:w="1040"/>
          </w:tcPr>
          <w:p>
            <w:pPr>
              <w:pStyle w:val="Q-BodyText"/>
              <w:jc w:val="left"/>
            </w:pPr>
            <w:ins w:id="1019" w:author="AgileWriter" w:date="2026-04-07T15:12:05Z">
              <w:r>
                <w:rPr>
                  <w:b/>
                </w:rPr>
                <w:t>t</w:t>
              </w:r>
            </w:ins>
            <w:ins w:id="1020" w:author="AgileWriter" w:date="2026-04-07T15:12:05Z">
              <w:r>
                <w:rPr>
                  <w:b/>
                  <w:vertAlign w:val="subscript"/>
                </w:rPr>
                <w:t>½</w:t>
              </w:r>
            </w:ins>
            <w:ins w:id="1021" w:author="AgileWriter" w:date="2026-04-07T15:12:05Z">
              <w:r>
                <w:rPr>
                  <w:b/>
                </w:rPr>
                <w:t xml:space="preserve"> </w:t>
              </w:r>
            </w:ins>
            <w:ins w:id="1022" w:author="AgileWriter" w:date="2026-04-07T15:12:05Z">
              <w:r>
                <w:rPr>
                  <w:b/>
                </w:rPr>
                <w:t>(hr)</w:t>
              </w:r>
            </w:ins>
          </w:p>
        </w:tc>
        <w:tc>
          <w:tcPr>
            <w:tcW w:type="dxa" w:w="1040"/>
          </w:tcPr>
          <w:p>
            <w:pPr>
              <w:pStyle w:val="Q-BodyText"/>
              <w:jc w:val="left"/>
            </w:pPr>
            <w:ins w:id="1023" w:author="AgileWriter" w:date="2026-04-07T15:12:05Z">
              <w:r>
                <w:rPr>
                  <w:b/>
                </w:rPr>
                <w:t>R</w:t>
              </w:r>
            </w:ins>
            <w:ins w:id="1024" w:author="AgileWriter" w:date="2026-04-07T15:12:05Z">
              <w:r>
                <w:rPr>
                  <w:b/>
                  <w:vertAlign w:val="subscript"/>
                </w:rPr>
                <w:t>ac</w:t>
              </w:r>
            </w:ins>
          </w:p>
        </w:tc>
        <w:tc>
          <w:tcPr>
            <w:tcW w:type="dxa" w:w="1040"/>
          </w:tcPr>
          <w:p>
            <w:pPr>
              <w:pStyle w:val="Q-BodyText"/>
              <w:jc w:val="left"/>
            </w:pPr>
            <w:ins w:id="1025" w:author="AgileWriter" w:date="2026-04-07T15:12:05Z">
              <w:r>
                <w:rPr>
                  <w:b/>
                </w:rPr>
                <w:t>CL/F (L/hr)</w:t>
              </w:r>
            </w:ins>
          </w:p>
        </w:tc>
      </w:tr>
      <w:tr>
        <w:tc>
          <w:tcPr>
            <w:tcW w:type="dxa" w:w="1040"/>
          </w:tcPr>
          <w:p>
            <w:pPr>
              <w:pStyle w:val="Q-BodyText"/>
              <w:jc w:val="left"/>
            </w:pPr>
            <w:ins w:id="1026" w:author="AgileWriter" w:date="2026-04-07T15:12:05Z">
              <w:r>
                <w:rPr/>
                <w:t>150</w:t>
              </w:r>
            </w:ins>
          </w:p>
        </w:tc>
        <w:tc>
          <w:tcPr>
            <w:tcW w:type="dxa" w:w="1040"/>
          </w:tcPr>
          <w:p>
            <w:pPr>
              <w:pStyle w:val="Q-BodyText"/>
              <w:jc w:val="left"/>
            </w:pPr>
            <w:ins w:id="1027" w:author="AgileWriter" w:date="2026-04-07T15:12:05Z">
              <w:r>
                <w:rPr/>
                <w:t xml:space="preserve">30 </w:t>
              </w:r>
            </w:ins>
          </w:p>
        </w:tc>
        <w:tc>
          <w:tcPr>
            <w:tcW w:type="dxa" w:w="1040"/>
          </w:tcPr>
          <w:p>
            <w:pPr>
              <w:pStyle w:val="Q-BodyText"/>
              <w:jc w:val="left"/>
            </w:pPr>
            <w:ins w:id="1028" w:author="AgileWriter" w:date="2026-04-07T15:12:05Z">
              <w:r>
                <w:rPr/>
                <w:t xml:space="preserve">850 </w:t>
              </w:r>
            </w:ins>
          </w:p>
        </w:tc>
        <w:tc>
          <w:tcPr>
            <w:tcW w:type="dxa" w:w="1040"/>
          </w:tcPr>
          <w:p>
            <w:pPr>
              <w:pStyle w:val="Q-BodyText"/>
              <w:jc w:val="left"/>
            </w:pPr>
            <w:ins w:id="1029" w:author="AgileWriter" w:date="2026-04-07T15:12:05Z">
              <w:r>
                <w:rPr/>
                <w:t xml:space="preserve">250 </w:t>
              </w:r>
            </w:ins>
          </w:p>
        </w:tc>
        <w:tc>
          <w:tcPr>
            <w:tcW w:type="dxa" w:w="1040"/>
          </w:tcPr>
          <w:p>
            <w:pPr>
              <w:pStyle w:val="Q-BodyText"/>
              <w:jc w:val="left"/>
            </w:pPr>
            <w:ins w:id="1030" w:author="AgileWriter" w:date="2026-04-07T15:12:05Z">
              <w:r>
                <w:rPr/>
                <w:t xml:space="preserve">4.0 </w:t>
              </w:r>
            </w:ins>
          </w:p>
        </w:tc>
        <w:tc>
          <w:tcPr>
            <w:tcW w:type="dxa" w:w="1040"/>
          </w:tcPr>
          <w:p>
            <w:pPr>
              <w:pStyle w:val="Q-BodyText"/>
              <w:jc w:val="left"/>
            </w:pPr>
            <w:ins w:id="1031" w:author="AgileWriter" w:date="2026-04-07T15:12:05Z">
              <w:r>
                <w:rPr/>
                <w:t xml:space="preserve">8500 </w:t>
              </w:r>
            </w:ins>
          </w:p>
        </w:tc>
        <w:tc>
          <w:tcPr>
            <w:tcW w:type="dxa" w:w="1040"/>
          </w:tcPr>
          <w:p>
            <w:pPr>
              <w:pStyle w:val="Q-BodyText"/>
              <w:jc w:val="left"/>
            </w:pPr>
            <w:ins w:id="1032" w:author="AgileWriter" w:date="2026-04-07T15:12:05Z">
              <w:r>
                <w:rPr/>
                <w:t xml:space="preserve">16.5 </w:t>
              </w:r>
            </w:ins>
          </w:p>
        </w:tc>
        <w:tc>
          <w:tcPr>
            <w:tcW w:type="dxa" w:w="1040"/>
          </w:tcPr>
          <w:p>
            <w:pPr>
              <w:pStyle w:val="Q-BodyText"/>
              <w:jc w:val="left"/>
            </w:pPr>
            <w:ins w:id="1033" w:author="AgileWriter" w:date="2026-04-07T15:12:05Z">
              <w:r>
                <w:rPr/>
                <w:t xml:space="preserve">1.9 </w:t>
              </w:r>
            </w:ins>
          </w:p>
        </w:tc>
        <w:tc>
          <w:tcPr>
            <w:tcW w:type="dxa" w:w="1040"/>
          </w:tcPr>
          <w:p>
            <w:pPr>
              <w:pStyle w:val="Q-BodyText"/>
              <w:jc w:val="left"/>
            </w:pPr>
            <w:ins w:id="1034" w:author="AgileWriter" w:date="2026-04-07T15:12:05Z">
              <w:r>
                <w:rPr/>
                <w:t xml:space="preserve">8.1 </w:t>
              </w:r>
            </w:ins>
          </w:p>
        </w:tc>
      </w:tr>
    </w:tbl>
    <w:p>
      <w:pPr>
        <w:pStyle w:val="Q-BodyText"/>
        <w:jc w:val="left"/>
      </w:pPr>
      <w:del w:id="1035" w:author="AgileWriter" w:date="2026-04-07T15:12:05Z">
        <w:r>
          <w:rPr/>
          <w:delText xml:space="preserve">&lt;Conclusion Pharmacokinetic &gt;</w:delText>
        </w:r>
      </w:del>
      <w:commentRangeStart w:id="62"/>
      <w:ins w:id="1036" w:author="AgileWriter" w:date="2026-04-07T15:12:05Z">
        <w:r>
          <w:rPr/>
          <w:t>Pharmacokinetic analyses will summarize ABC-123 serum concentration-time profiles and key PK parameters using descriptive statistics and noncompartmental methods; results will support dose proportionality assessments and inform study conclusions.</w:t>
        </w:r>
      </w:ins>
      <w:commentRangeEnd w:id="62"/>
      <w:r>
        <w:rPr>
          <w:rStyle w:val="CommentReference"/>
        </w:rPr>
        <w:commentReference w:id="62"/>
      </w:r>
    </w:p>
    <w:p>
      <w:pPr>
        <w:pStyle w:val="Q-Heading2"/>
        <w:jc w:val="left"/>
      </w:pPr>
      <w:bookmarkStart w:id="80" w:name="_Heading_2_Analysis_of_Pharmacodynamic_Biomarker_Da"/>
      <w:r>
        <w:rPr/>
        <w:t xml:space="preserve">Analysis of Pharmacodynamic/Biomarker Data </w:t>
      </w:r>
      <w:bookmarkEnd w:id="80"/>
    </w:p>
    <w:p>
      <w:pPr>
        <w:pStyle w:val="Q-BodyText"/>
        <w:jc w:val="left"/>
      </w:pPr>
      <w:del w:id="1037" w:author="AgileWriter" w:date="2026-04-07T15:12:05Z">
        <w:r>
          <w:rPr/>
          <w:delText xml:space="preserve">&lt;Summary of Pharmacodynamics data&gt;</w:delText>
        </w:r>
      </w:del>
      <w:commentRangeStart w:id="63"/>
      <w:ins w:id="1038" w:author="AgileWriter" w:date="2026-04-07T15:12:05Z">
        <w:r>
          <w:rPr/>
          <w:t>Pharmacodynamic parameters were listed and summarized using descriptive statistics for both single ascending dose (SAD) and repeat dose cohorts. No formal statistical analysis of PD data was planned. Exploratory associations between pharmacokinetics (PK) and pharmacodynamics (PD) were evaluated using appropriate statistical methods, with further details provided in the Statistical Analysis Plan. These analyses, combined with PK and safety data, are intended to inform future study design, including dose selection and identification of populations that may benefit from ABC-123 treatment.</w:t>
        </w:r>
      </w:ins>
      <w:commentRangeEnd w:id="63"/>
      <w:r>
        <w:rPr>
          <w:rStyle w:val="CommentReference"/>
        </w:rPr>
        <w:commentReference w:id="63"/>
      </w:r>
    </w:p>
    <w:p>
      <w:pPr>
        <w:pStyle w:val="Q-BodyText"/>
        <w:jc w:val="left"/>
      </w:pPr>
      <w:r>
        <w:rPr/>
        <w:t xml:space="preserve">The PD parameters of ABC-123 following single ascending doses (SAD) and repeated are summarized in </w:t>
      </w:r>
      <w:hyperlink w:anchor="_Table_10">
        <w:r>
          <w:rPr>
            <w:color w:val="0000FF"/>
          </w:rPr>
          <w:t xml:space="preserve">Table 10</w:t>
        </w:r>
      </w:hyperlink>
      <w:r>
        <w:rPr/>
        <w:t xml:space="preserve"> and </w:t>
      </w:r>
      <w:hyperlink w:anchor="_Table_11">
        <w:r>
          <w:rPr>
            <w:color w:val="0000FF"/>
          </w:rPr>
          <w:t xml:space="preserve">Table 11</w:t>
        </w:r>
      </w:hyperlink>
      <w:r>
        <w:rPr/>
        <w:t>.</w:t>
      </w:r>
    </w:p>
    <w:p>
      <w:pPr>
        <w:pStyle w:val="Q-BodyText"/>
        <w:jc w:val="left"/>
      </w:pPr>
      <w:del w:id="1039" w:author="AgileWriter" w:date="2026-04-07T15:12:05Z">
        <w:r>
          <w:rPr/>
          <w:delText xml:space="preserve">&lt;Table PD Biomarker Changes Following Single Ascending Dose (SAD)&gt;</w:delText>
          <w:tab/>
        </w:r>
      </w:del>
    </w:p>
    <w:p>
      <w:pPr>
        <w:pStyle w:val="Q-CaptionContd"/>
        <w:jc w:val="left"/>
      </w:pPr>
      <w:bookmarkStart w:id="81" w:name="_Table_10"/>
      <w:ins w:id="1040" w:author="AgileWriter" w:date="2026-04-07T15:12:05Z">
        <w:commentRangeStart w:id="64"/>
        <w:r>
          <w:t xml:space="preserve">Table </w:t>
        </w:r>
        <w:commentRangeEnd w:id="64"/>
        <w:r>
          <w:rPr>
            <w:rStyle w:val="CommentReference"/>
          </w:rPr>
          <w:commentReference w:id="64"/>
        </w:r>
        <w:r>
          <w:fldChar w:fldCharType="begin"/>
        </w:r>
        <w:r>
          <w:instrText xml:space="preserve"> SEQ Table \* ARABIC </w:instrText>
        </w:r>
        <w:r>
          <w:fldChar w:fldCharType="separate"/>
        </w:r>
        <w:r>
          <w:rPr>
            <w:noProof/>
          </w:rPr>
          <w:t xml:space="preserve">10</w:t>
        </w:r>
        <w:r>
          <w:fldChar w:fldCharType="end"/>
        </w:r>
        <w:r>
          <w:t>: .2.5 PD Biomarker Changes Following Single Ascending Dose (SAD) of ABC-123 and Placebo in Healthy Participants</w:t>
        </w:r>
      </w:ins>
      <w:bookmarkEnd w:id="81"/>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pStyle w:val="Q-BodyText"/>
              <w:jc w:val="left"/>
            </w:pPr>
            <w:ins w:id="1041" w:author="AgileWriter" w:date="2026-04-07T15:12:05Z">
              <w:r>
                <w:rPr>
                  <w:b/>
                </w:rPr>
                <w:t>Biomarker</w:t>
              </w:r>
            </w:ins>
          </w:p>
        </w:tc>
        <w:tc>
          <w:tcPr>
            <w:tcW w:type="dxa" w:w="1337"/>
          </w:tcPr>
          <w:p>
            <w:pPr>
              <w:pStyle w:val="Q-BodyText"/>
              <w:jc w:val="left"/>
            </w:pPr>
            <w:ins w:id="1042" w:author="AgileWriter" w:date="2026-04-07T15:12:05Z">
              <w:r>
                <w:rPr>
                  <w:b/>
                </w:rPr>
                <w:t>Placebo</w:t>
              </w:r>
            </w:ins>
          </w:p>
        </w:tc>
        <w:tc>
          <w:tcPr>
            <w:tcW w:type="dxa" w:w="1337"/>
          </w:tcPr>
          <w:p>
            <w:pPr>
              <w:pStyle w:val="Q-BodyText"/>
              <w:jc w:val="left"/>
            </w:pPr>
            <w:ins w:id="1043" w:author="AgileWriter" w:date="2026-04-07T15:12:05Z">
              <w:r>
                <w:rPr>
                  <w:b/>
                </w:rPr>
                <w:t xml:space="preserve">SAD </w:t>
              </w:r>
            </w:ins>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r>
      <w:tr>
        <w:tc>
          <w:tcPr>
            <w:tcW w:type="dxa" w:w="1337"/>
          </w:tcPr>
          <w:p>
            <w:pPr>
              <w:pStyle w:val="Q-BodyText"/>
              <w:jc w:val="left"/>
            </w:pPr>
          </w:p>
        </w:tc>
        <w:tc>
          <w:tcPr>
            <w:tcW w:type="dxa" w:w="1337"/>
          </w:tcPr>
          <w:p>
            <w:pPr>
              <w:pStyle w:val="Q-BodyText"/>
              <w:jc w:val="left"/>
            </w:pPr>
            <w:ins w:id="1044" w:author="AgileWriter" w:date="2026-04-07T15:12:05Z">
              <w:r>
                <w:rPr>
                  <w:b/>
                </w:rPr>
                <w:t xml:space="preserve"> Baseline (Mean ± SD)</w:t>
              </w:r>
            </w:ins>
          </w:p>
        </w:tc>
        <w:tc>
          <w:tcPr>
            <w:tcW w:type="dxa" w:w="1337"/>
          </w:tcPr>
          <w:p>
            <w:pPr>
              <w:pStyle w:val="Q-BodyText"/>
              <w:jc w:val="left"/>
            </w:pPr>
            <w:ins w:id="1045" w:author="AgileWriter" w:date="2026-04-07T15:12:06Z">
              <w:r>
                <w:rPr>
                  <w:b/>
                </w:rPr>
                <w:t>Post-Treatment (Mean ± SD)</w:t>
              </w:r>
            </w:ins>
          </w:p>
        </w:tc>
        <w:tc>
          <w:tcPr>
            <w:tcW w:type="dxa" w:w="1337"/>
          </w:tcPr>
          <w:p>
            <w:pPr>
              <w:pStyle w:val="Q-BodyText"/>
              <w:jc w:val="left"/>
            </w:pPr>
            <w:ins w:id="1046" w:author="AgileWriter" w:date="2026-04-07T15:12:06Z">
              <w:r>
                <w:rPr>
                  <w:b/>
                </w:rPr>
                <w:t>Change (Mean ± SD)</w:t>
              </w:r>
            </w:ins>
          </w:p>
        </w:tc>
        <w:tc>
          <w:tcPr>
            <w:tcW w:type="dxa" w:w="1337"/>
          </w:tcPr>
          <w:p>
            <w:pPr>
              <w:pStyle w:val="Q-BodyText"/>
              <w:jc w:val="left"/>
            </w:pPr>
            <w:ins w:id="1047" w:author="AgileWriter" w:date="2026-04-07T15:12:06Z">
              <w:r>
                <w:rPr>
                  <w:b/>
                </w:rPr>
                <w:t>Baseline (Mean ± SD)</w:t>
              </w:r>
            </w:ins>
          </w:p>
        </w:tc>
        <w:tc>
          <w:tcPr>
            <w:tcW w:type="dxa" w:w="1337"/>
          </w:tcPr>
          <w:p>
            <w:pPr>
              <w:pStyle w:val="Q-BodyText"/>
              <w:jc w:val="left"/>
            </w:pPr>
            <w:ins w:id="1048" w:author="AgileWriter" w:date="2026-04-07T15:12:06Z">
              <w:r>
                <w:rPr>
                  <w:b/>
                </w:rPr>
                <w:t>Post-Treatment (Mean ± SD)</w:t>
              </w:r>
            </w:ins>
          </w:p>
        </w:tc>
        <w:tc>
          <w:tcPr>
            <w:tcW w:type="dxa" w:w="1337"/>
          </w:tcPr>
          <w:p>
            <w:pPr>
              <w:pStyle w:val="Q-BodyText"/>
              <w:jc w:val="left"/>
            </w:pPr>
            <w:ins w:id="1049" w:author="AgileWriter" w:date="2026-04-07T15:12:06Z">
              <w:r>
                <w:rPr>
                  <w:b/>
                </w:rPr>
                <w:t>Change (Mean ± SD)</w:t>
              </w:r>
            </w:ins>
          </w:p>
        </w:tc>
      </w:tr>
      <w:tr>
        <w:tc>
          <w:tcPr>
            <w:tcW w:type="dxa" w:w="1337"/>
          </w:tcPr>
          <w:p>
            <w:pPr>
              <w:pStyle w:val="Q-BodyText"/>
              <w:jc w:val="left"/>
            </w:pPr>
            <w:ins w:id="1050" w:author="AgileWriter" w:date="2026-04-07T15:12:06Z">
              <w:r>
                <w:rPr>
                  <w:b/>
                </w:rPr>
                <w:t xml:space="preserve">Fasting glucose (mg/dL) </w:t>
              </w:r>
            </w:ins>
          </w:p>
        </w:tc>
        <w:tc>
          <w:tcPr>
            <w:tcW w:type="dxa" w:w="1337"/>
          </w:tcPr>
          <w:p>
            <w:pPr>
              <w:pStyle w:val="Q-BodyText"/>
              <w:jc w:val="left"/>
            </w:pPr>
            <w:ins w:id="1051" w:author="AgileWriter" w:date="2026-04-07T15:12:06Z">
              <w:r>
                <w:rPr>
                  <w:b/>
                </w:rPr>
                <w:t xml:space="preserve">101.5 ± 9.8 </w:t>
              </w:r>
            </w:ins>
          </w:p>
        </w:tc>
        <w:tc>
          <w:tcPr>
            <w:tcW w:type="dxa" w:w="1337"/>
          </w:tcPr>
          <w:p>
            <w:pPr>
              <w:pStyle w:val="Q-BodyText"/>
              <w:jc w:val="left"/>
            </w:pPr>
            <w:ins w:id="1052" w:author="AgileWriter" w:date="2026-04-07T15:12:06Z">
              <w:r>
                <w:rPr>
                  <w:b/>
                </w:rPr>
                <w:t xml:space="preserve">100.8 ± 9.5 </w:t>
              </w:r>
            </w:ins>
          </w:p>
        </w:tc>
        <w:tc>
          <w:tcPr>
            <w:tcW w:type="dxa" w:w="1337"/>
          </w:tcPr>
          <w:p>
            <w:pPr>
              <w:pStyle w:val="Q-BodyText"/>
              <w:jc w:val="left"/>
            </w:pPr>
            <w:ins w:id="1053" w:author="AgileWriter" w:date="2026-04-07T15:12:06Z">
              <w:r>
                <w:rPr>
                  <w:b/>
                </w:rPr>
                <w:t xml:space="preserve">–0.7 ± 1.2 </w:t>
              </w:r>
            </w:ins>
          </w:p>
        </w:tc>
        <w:tc>
          <w:tcPr>
            <w:tcW w:type="dxa" w:w="1337"/>
          </w:tcPr>
          <w:p>
            <w:pPr>
              <w:pStyle w:val="Q-BodyText"/>
              <w:jc w:val="left"/>
            </w:pPr>
            <w:ins w:id="1054" w:author="AgileWriter" w:date="2026-04-07T15:12:06Z">
              <w:r>
                <w:rPr>
                  <w:b/>
                </w:rPr>
                <w:t xml:space="preserve">102.0 ± 10.2 </w:t>
              </w:r>
            </w:ins>
          </w:p>
        </w:tc>
        <w:tc>
          <w:tcPr>
            <w:tcW w:type="dxa" w:w="1337"/>
          </w:tcPr>
          <w:p>
            <w:pPr>
              <w:pStyle w:val="Q-BodyText"/>
              <w:jc w:val="left"/>
            </w:pPr>
            <w:ins w:id="1055" w:author="AgileWriter" w:date="2026-04-07T15:12:06Z">
              <w:r>
                <w:rPr>
                  <w:b/>
                </w:rPr>
                <w:t xml:space="preserve">96.8 ± 9.1 </w:t>
              </w:r>
            </w:ins>
          </w:p>
        </w:tc>
        <w:tc>
          <w:tcPr>
            <w:tcW w:type="dxa" w:w="1337"/>
          </w:tcPr>
          <w:p>
            <w:pPr>
              <w:pStyle w:val="Q-BodyText"/>
              <w:jc w:val="left"/>
            </w:pPr>
            <w:ins w:id="1056" w:author="AgileWriter" w:date="2026-04-07T15:12:06Z">
              <w:r>
                <w:rPr>
                  <w:b/>
                </w:rPr>
                <w:t xml:space="preserve">–5.2 ± 3.8 </w:t>
              </w:r>
            </w:ins>
          </w:p>
        </w:tc>
      </w:tr>
      <w:tr>
        <w:tc>
          <w:tcPr>
            <w:tcW w:type="dxa" w:w="1337"/>
          </w:tcPr>
          <w:p>
            <w:pPr>
              <w:pStyle w:val="Q-BodyText"/>
              <w:jc w:val="left"/>
            </w:pPr>
            <w:ins w:id="1057" w:author="AgileWriter" w:date="2026-04-07T15:12:06Z">
              <w:r>
                <w:rPr>
                  <w:b/>
                </w:rPr>
                <w:t xml:space="preserve">Insulin (µU/mL) </w:t>
              </w:r>
            </w:ins>
          </w:p>
        </w:tc>
        <w:tc>
          <w:tcPr>
            <w:tcW w:type="dxa" w:w="1337"/>
          </w:tcPr>
          <w:p>
            <w:pPr>
              <w:pStyle w:val="Q-BodyText"/>
              <w:jc w:val="left"/>
            </w:pPr>
            <w:ins w:id="1058" w:author="AgileWriter" w:date="2026-04-07T15:12:06Z">
              <w:r>
                <w:rPr>
                  <w:b/>
                </w:rPr>
                <w:t xml:space="preserve">16.0 ± 3.0 </w:t>
              </w:r>
            </w:ins>
          </w:p>
        </w:tc>
        <w:tc>
          <w:tcPr>
            <w:tcW w:type="dxa" w:w="1337"/>
          </w:tcPr>
          <w:p>
            <w:pPr>
              <w:pStyle w:val="Q-BodyText"/>
              <w:jc w:val="left"/>
            </w:pPr>
            <w:ins w:id="1059" w:author="AgileWriter" w:date="2026-04-07T15:12:06Z">
              <w:r>
                <w:rPr>
                  <w:b/>
                </w:rPr>
                <w:t xml:space="preserve">15.8 ± 3.2 </w:t>
              </w:r>
            </w:ins>
          </w:p>
        </w:tc>
        <w:tc>
          <w:tcPr>
            <w:tcW w:type="dxa" w:w="1337"/>
          </w:tcPr>
          <w:p>
            <w:pPr>
              <w:pStyle w:val="Q-BodyText"/>
              <w:jc w:val="left"/>
            </w:pPr>
            <w:ins w:id="1060" w:author="AgileWriter" w:date="2026-04-07T15:12:06Z">
              <w:r>
                <w:rPr>
                  <w:b/>
                </w:rPr>
                <w:t xml:space="preserve">–0.2 ± 0.9 </w:t>
              </w:r>
            </w:ins>
          </w:p>
        </w:tc>
        <w:tc>
          <w:tcPr>
            <w:tcW w:type="dxa" w:w="1337"/>
          </w:tcPr>
          <w:p>
            <w:pPr>
              <w:pStyle w:val="Q-BodyText"/>
              <w:jc w:val="left"/>
            </w:pPr>
            <w:ins w:id="1061" w:author="AgileWriter" w:date="2026-04-07T15:12:06Z">
              <w:r>
                <w:rPr>
                  <w:b/>
                </w:rPr>
                <w:t xml:space="preserve">16.2 ± 3.1 </w:t>
              </w:r>
            </w:ins>
          </w:p>
        </w:tc>
        <w:tc>
          <w:tcPr>
            <w:tcW w:type="dxa" w:w="1337"/>
          </w:tcPr>
          <w:p>
            <w:pPr>
              <w:pStyle w:val="Q-BodyText"/>
              <w:jc w:val="left"/>
            </w:pPr>
            <w:ins w:id="1062" w:author="AgileWriter" w:date="2026-04-07T15:12:06Z">
              <w:r>
                <w:rPr>
                  <w:b/>
                </w:rPr>
                <w:t xml:space="preserve">14.1 ± 2.9 </w:t>
              </w:r>
            </w:ins>
          </w:p>
        </w:tc>
        <w:tc>
          <w:tcPr>
            <w:tcW w:type="dxa" w:w="1337"/>
          </w:tcPr>
          <w:p>
            <w:pPr>
              <w:pStyle w:val="Q-BodyText"/>
              <w:jc w:val="left"/>
            </w:pPr>
            <w:ins w:id="1063" w:author="AgileWriter" w:date="2026-04-07T15:12:06Z">
              <w:r>
                <w:rPr>
                  <w:b/>
                </w:rPr>
                <w:t xml:space="preserve">–2.1 ± 1.5 </w:t>
              </w:r>
            </w:ins>
          </w:p>
        </w:tc>
      </w:tr>
      <w:tr>
        <w:tc>
          <w:tcPr>
            <w:tcW w:type="dxa" w:w="1337"/>
          </w:tcPr>
          <w:p>
            <w:pPr>
              <w:pStyle w:val="Q-BodyText"/>
              <w:jc w:val="left"/>
            </w:pPr>
            <w:ins w:id="1064" w:author="AgileWriter" w:date="2026-04-07T15:12:06Z">
              <w:r>
                <w:rPr>
                  <w:b/>
                </w:rPr>
                <w:t xml:space="preserve">C-peptide (ng/mL) </w:t>
              </w:r>
            </w:ins>
          </w:p>
        </w:tc>
        <w:tc>
          <w:tcPr>
            <w:tcW w:type="dxa" w:w="1337"/>
          </w:tcPr>
          <w:p>
            <w:pPr>
              <w:pStyle w:val="Q-BodyText"/>
              <w:jc w:val="left"/>
            </w:pPr>
            <w:ins w:id="1065" w:author="AgileWriter" w:date="2026-04-07T15:12:06Z">
              <w:r>
                <w:rPr>
                  <w:b/>
                </w:rPr>
                <w:t xml:space="preserve">2.5 ± 0.5 </w:t>
              </w:r>
            </w:ins>
          </w:p>
        </w:tc>
        <w:tc>
          <w:tcPr>
            <w:tcW w:type="dxa" w:w="1337"/>
          </w:tcPr>
          <w:p>
            <w:pPr>
              <w:pStyle w:val="Q-BodyText"/>
              <w:jc w:val="left"/>
            </w:pPr>
            <w:ins w:id="1066" w:author="AgileWriter" w:date="2026-04-07T15:12:06Z">
              <w:r>
                <w:rPr>
                  <w:b/>
                </w:rPr>
                <w:t xml:space="preserve">2.4 ± 0.4 </w:t>
              </w:r>
            </w:ins>
          </w:p>
        </w:tc>
        <w:tc>
          <w:tcPr>
            <w:tcW w:type="dxa" w:w="1337"/>
          </w:tcPr>
          <w:p>
            <w:pPr>
              <w:pStyle w:val="Q-BodyText"/>
              <w:jc w:val="left"/>
            </w:pPr>
            <w:ins w:id="1067" w:author="AgileWriter" w:date="2026-04-07T15:12:06Z">
              <w:r>
                <w:rPr>
                  <w:b/>
                </w:rPr>
                <w:t xml:space="preserve">–0.1 ± 0.1 </w:t>
              </w:r>
            </w:ins>
          </w:p>
        </w:tc>
        <w:tc>
          <w:tcPr>
            <w:tcW w:type="dxa" w:w="1337"/>
          </w:tcPr>
          <w:p>
            <w:pPr>
              <w:pStyle w:val="Q-BodyText"/>
              <w:jc w:val="left"/>
            </w:pPr>
            <w:ins w:id="1068" w:author="AgileWriter" w:date="2026-04-07T15:12:06Z">
              <w:r>
                <w:rPr>
                  <w:b/>
                </w:rPr>
                <w:t xml:space="preserve">2.5 ± 0.4 </w:t>
              </w:r>
            </w:ins>
          </w:p>
        </w:tc>
        <w:tc>
          <w:tcPr>
            <w:tcW w:type="dxa" w:w="1337"/>
          </w:tcPr>
          <w:p>
            <w:pPr>
              <w:pStyle w:val="Q-BodyText"/>
              <w:jc w:val="left"/>
            </w:pPr>
            <w:ins w:id="1069" w:author="AgileWriter" w:date="2026-04-07T15:12:06Z">
              <w:r>
                <w:rPr>
                  <w:b/>
                </w:rPr>
                <w:t xml:space="preserve">2.2 ± 0.3 </w:t>
              </w:r>
            </w:ins>
          </w:p>
        </w:tc>
        <w:tc>
          <w:tcPr>
            <w:tcW w:type="dxa" w:w="1337"/>
          </w:tcPr>
          <w:p>
            <w:pPr>
              <w:pStyle w:val="Q-BodyText"/>
              <w:jc w:val="left"/>
            </w:pPr>
            <w:ins w:id="1070" w:author="AgileWriter" w:date="2026-04-07T15:12:06Z">
              <w:r>
                <w:rPr>
                  <w:b/>
                </w:rPr>
                <w:t xml:space="preserve">–0.3 ± 0.2 </w:t>
              </w:r>
            </w:ins>
          </w:p>
        </w:tc>
      </w:tr>
      <w:tr>
        <w:tc>
          <w:tcPr>
            <w:tcW w:type="dxa" w:w="1337"/>
          </w:tcPr>
          <w:p>
            <w:pPr>
              <w:pStyle w:val="Q-BodyText"/>
              <w:jc w:val="left"/>
            </w:pPr>
            <w:ins w:id="1071" w:author="AgileWriter" w:date="2026-04-07T15:12:06Z">
              <w:r>
                <w:rPr>
                  <w:b/>
                </w:rPr>
                <w:t xml:space="preserve">Free fatty acids (mmol/L) </w:t>
              </w:r>
            </w:ins>
          </w:p>
        </w:tc>
        <w:tc>
          <w:tcPr>
            <w:tcW w:type="dxa" w:w="1337"/>
          </w:tcPr>
          <w:p>
            <w:pPr>
              <w:pStyle w:val="Q-BodyText"/>
              <w:jc w:val="left"/>
            </w:pPr>
            <w:ins w:id="1072" w:author="AgileWriter" w:date="2026-04-07T15:12:06Z">
              <w:r>
                <w:rPr>
                  <w:b/>
                </w:rPr>
                <w:t xml:space="preserve">0.61 ± 0.08 </w:t>
              </w:r>
            </w:ins>
          </w:p>
        </w:tc>
        <w:tc>
          <w:tcPr>
            <w:tcW w:type="dxa" w:w="1337"/>
          </w:tcPr>
          <w:p>
            <w:pPr>
              <w:pStyle w:val="Q-BodyText"/>
              <w:jc w:val="left"/>
            </w:pPr>
            <w:ins w:id="1073" w:author="AgileWriter" w:date="2026-04-07T15:12:06Z">
              <w:r>
                <w:rPr>
                  <w:b/>
                </w:rPr>
                <w:t xml:space="preserve">0.60 ± 0.07 </w:t>
              </w:r>
            </w:ins>
          </w:p>
        </w:tc>
        <w:tc>
          <w:tcPr>
            <w:tcW w:type="dxa" w:w="1337"/>
          </w:tcPr>
          <w:p>
            <w:pPr>
              <w:pStyle w:val="Q-BodyText"/>
              <w:jc w:val="left"/>
            </w:pPr>
            <w:ins w:id="1074" w:author="AgileWriter" w:date="2026-04-07T15:12:06Z">
              <w:r>
                <w:rPr>
                  <w:b/>
                </w:rPr>
                <w:t xml:space="preserve">–0.01 ± 0.02 </w:t>
              </w:r>
            </w:ins>
          </w:p>
        </w:tc>
        <w:tc>
          <w:tcPr>
            <w:tcW w:type="dxa" w:w="1337"/>
          </w:tcPr>
          <w:p>
            <w:pPr>
              <w:pStyle w:val="Q-BodyText"/>
              <w:jc w:val="left"/>
            </w:pPr>
            <w:ins w:id="1075" w:author="AgileWriter" w:date="2026-04-07T15:12:06Z">
              <w:r>
                <w:rPr>
                  <w:b/>
                </w:rPr>
                <w:t xml:space="preserve">0.62 ± 0.09 </w:t>
              </w:r>
            </w:ins>
          </w:p>
        </w:tc>
        <w:tc>
          <w:tcPr>
            <w:tcW w:type="dxa" w:w="1337"/>
          </w:tcPr>
          <w:p>
            <w:pPr>
              <w:pStyle w:val="Q-BodyText"/>
              <w:jc w:val="left"/>
            </w:pPr>
            <w:ins w:id="1076" w:author="AgileWriter" w:date="2026-04-07T15:12:06Z">
              <w:r>
                <w:rPr>
                  <w:b/>
                </w:rPr>
                <w:t xml:space="preserve">0.54 ± 0.07 </w:t>
              </w:r>
            </w:ins>
          </w:p>
        </w:tc>
        <w:tc>
          <w:tcPr>
            <w:tcW w:type="dxa" w:w="1337"/>
          </w:tcPr>
          <w:p>
            <w:pPr>
              <w:pStyle w:val="Q-BodyText"/>
              <w:jc w:val="left"/>
            </w:pPr>
            <w:ins w:id="1077" w:author="AgileWriter" w:date="2026-04-07T15:12:06Z">
              <w:r>
                <w:rPr>
                  <w:b/>
                </w:rPr>
                <w:t xml:space="preserve">–0.08 ± 0.05 </w:t>
              </w:r>
            </w:ins>
          </w:p>
        </w:tc>
      </w:tr>
      <w:tr>
        <w:tc>
          <w:tcPr>
            <w:tcW w:type="dxa" w:w="1337"/>
          </w:tcPr>
          <w:p>
            <w:pPr>
              <w:pStyle w:val="Q-BodyText"/>
              <w:jc w:val="left"/>
            </w:pPr>
            <w:ins w:id="1078" w:author="AgileWriter" w:date="2026-04-07T15:12:06Z">
              <w:r>
                <w:rPr>
                  <w:b/>
                </w:rPr>
                <w:t xml:space="preserve">Adiponectin (µg/mL) </w:t>
              </w:r>
            </w:ins>
          </w:p>
        </w:tc>
        <w:tc>
          <w:tcPr>
            <w:tcW w:type="dxa" w:w="1337"/>
          </w:tcPr>
          <w:p>
            <w:pPr>
              <w:pStyle w:val="Q-BodyText"/>
              <w:jc w:val="left"/>
            </w:pPr>
            <w:ins w:id="1079" w:author="AgileWriter" w:date="2026-04-07T15:12:06Z">
              <w:r>
                <w:rPr>
                  <w:b/>
                </w:rPr>
                <w:t xml:space="preserve">6.1 ± 1.1 </w:t>
              </w:r>
            </w:ins>
          </w:p>
        </w:tc>
        <w:tc>
          <w:tcPr>
            <w:tcW w:type="dxa" w:w="1337"/>
          </w:tcPr>
          <w:p>
            <w:pPr>
              <w:pStyle w:val="Q-BodyText"/>
              <w:jc w:val="left"/>
            </w:pPr>
            <w:ins w:id="1080" w:author="AgileWriter" w:date="2026-04-07T15:12:06Z">
              <w:r>
                <w:rPr>
                  <w:b/>
                </w:rPr>
                <w:t xml:space="preserve">6.2 ± 1.0 </w:t>
              </w:r>
            </w:ins>
          </w:p>
        </w:tc>
        <w:tc>
          <w:tcPr>
            <w:tcW w:type="dxa" w:w="1337"/>
          </w:tcPr>
          <w:p>
            <w:pPr>
              <w:pStyle w:val="Q-BodyText"/>
              <w:jc w:val="left"/>
            </w:pPr>
            <w:ins w:id="1081" w:author="AgileWriter" w:date="2026-04-07T15:12:06Z">
              <w:r>
                <w:rPr>
                  <w:b/>
                </w:rPr>
                <w:t xml:space="preserve">+0.1 ± 0.3 </w:t>
              </w:r>
            </w:ins>
          </w:p>
        </w:tc>
        <w:tc>
          <w:tcPr>
            <w:tcW w:type="dxa" w:w="1337"/>
          </w:tcPr>
          <w:p>
            <w:pPr>
              <w:pStyle w:val="Q-BodyText"/>
              <w:jc w:val="left"/>
            </w:pPr>
            <w:ins w:id="1082" w:author="AgileWriter" w:date="2026-04-07T15:12:06Z">
              <w:r>
                <w:rPr>
                  <w:b/>
                </w:rPr>
                <w:t xml:space="preserve">6.0 ± 1.0 </w:t>
              </w:r>
            </w:ins>
          </w:p>
        </w:tc>
        <w:tc>
          <w:tcPr>
            <w:tcW w:type="dxa" w:w="1337"/>
          </w:tcPr>
          <w:p>
            <w:pPr>
              <w:pStyle w:val="Q-BodyText"/>
              <w:jc w:val="left"/>
            </w:pPr>
            <w:ins w:id="1083" w:author="AgileWriter" w:date="2026-04-07T15:12:06Z">
              <w:r>
                <w:rPr>
                  <w:b/>
                </w:rPr>
                <w:t xml:space="preserve">7.1 ± 1.2 </w:t>
              </w:r>
            </w:ins>
          </w:p>
        </w:tc>
        <w:tc>
          <w:tcPr>
            <w:tcW w:type="dxa" w:w="1337"/>
          </w:tcPr>
          <w:p>
            <w:pPr>
              <w:pStyle w:val="Q-BodyText"/>
              <w:jc w:val="left"/>
            </w:pPr>
            <w:ins w:id="1084" w:author="AgileWriter" w:date="2026-04-07T15:12:06Z">
              <w:r>
                <w:rPr>
                  <w:b/>
                </w:rPr>
                <w:t xml:space="preserve">+1.1 ± 0.8 </w:t>
              </w:r>
            </w:ins>
          </w:p>
        </w:tc>
      </w:tr>
      <w:tr>
        <w:tc>
          <w:tcPr>
            <w:tcW w:type="dxa" w:w="1337"/>
          </w:tcPr>
          <w:p>
            <w:pPr>
              <w:pStyle w:val="Q-BodyText"/>
              <w:jc w:val="left"/>
            </w:pPr>
            <w:ins w:id="1085" w:author="AgileWriter" w:date="2026-04-07T15:12:06Z">
              <w:r>
                <w:rPr>
                  <w:b/>
                </w:rPr>
                <w:t xml:space="preserve">Leptin (ng/mL) </w:t>
              </w:r>
            </w:ins>
          </w:p>
        </w:tc>
        <w:tc>
          <w:tcPr>
            <w:tcW w:type="dxa" w:w="1337"/>
          </w:tcPr>
          <w:p>
            <w:pPr>
              <w:pStyle w:val="Q-BodyText"/>
              <w:jc w:val="left"/>
            </w:pPr>
            <w:ins w:id="1086" w:author="AgileWriter" w:date="2026-04-07T15:12:06Z">
              <w:r>
                <w:rPr>
                  <w:b/>
                </w:rPr>
                <w:t xml:space="preserve">13.6 ± 2.9 </w:t>
              </w:r>
            </w:ins>
          </w:p>
        </w:tc>
        <w:tc>
          <w:tcPr>
            <w:tcW w:type="dxa" w:w="1337"/>
          </w:tcPr>
          <w:p>
            <w:pPr>
              <w:pStyle w:val="Q-BodyText"/>
              <w:jc w:val="left"/>
            </w:pPr>
            <w:ins w:id="1087" w:author="AgileWriter" w:date="2026-04-07T15:12:06Z">
              <w:r>
                <w:rPr>
                  <w:b/>
                </w:rPr>
                <w:t xml:space="preserve">13.4 ± 2.6 </w:t>
              </w:r>
            </w:ins>
          </w:p>
        </w:tc>
        <w:tc>
          <w:tcPr>
            <w:tcW w:type="dxa" w:w="1337"/>
          </w:tcPr>
          <w:p>
            <w:pPr>
              <w:pStyle w:val="Q-BodyText"/>
              <w:jc w:val="left"/>
            </w:pPr>
            <w:ins w:id="1088" w:author="AgileWriter" w:date="2026-04-07T15:12:06Z">
              <w:r>
                <w:rPr>
                  <w:b/>
                </w:rPr>
                <w:t xml:space="preserve">–0.2 ± 0.7 </w:t>
              </w:r>
            </w:ins>
          </w:p>
        </w:tc>
        <w:tc>
          <w:tcPr>
            <w:tcW w:type="dxa" w:w="1337"/>
          </w:tcPr>
          <w:p>
            <w:pPr>
              <w:pStyle w:val="Q-BodyText"/>
              <w:jc w:val="left"/>
            </w:pPr>
            <w:ins w:id="1089" w:author="AgileWriter" w:date="2026-04-07T15:12:06Z">
              <w:r>
                <w:rPr>
                  <w:b/>
                </w:rPr>
                <w:t xml:space="preserve">13.5 ± 2.8 </w:t>
              </w:r>
            </w:ins>
          </w:p>
        </w:tc>
        <w:tc>
          <w:tcPr>
            <w:tcW w:type="dxa" w:w="1337"/>
          </w:tcPr>
          <w:p>
            <w:pPr>
              <w:pStyle w:val="Q-BodyText"/>
              <w:jc w:val="left"/>
            </w:pPr>
            <w:ins w:id="1090" w:author="AgileWriter" w:date="2026-04-07T15:12:06Z">
              <w:r>
                <w:rPr>
                  <w:b/>
                </w:rPr>
                <w:t xml:space="preserve">12.0 ± 2.4 </w:t>
              </w:r>
            </w:ins>
          </w:p>
        </w:tc>
        <w:tc>
          <w:tcPr>
            <w:tcW w:type="dxa" w:w="1337"/>
          </w:tcPr>
          <w:p>
            <w:pPr>
              <w:pStyle w:val="Q-BodyText"/>
              <w:jc w:val="left"/>
            </w:pPr>
            <w:ins w:id="1091" w:author="AgileWriter" w:date="2026-04-07T15:12:06Z">
              <w:r>
                <w:rPr>
                  <w:b/>
                </w:rPr>
                <w:t xml:space="preserve">–1.5 ± 1.1 </w:t>
              </w:r>
            </w:ins>
          </w:p>
        </w:tc>
      </w:tr>
    </w:tbl>
    <w:p>
      <w:pPr>
        <w:pStyle w:val="Q-BodyText"/>
        <w:jc w:val="left"/>
      </w:pPr>
      <w:del w:id="1092" w:author="AgileWriter" w:date="2026-04-07T15:12:06Z">
        <w:r>
          <w:rPr/>
          <w:delText xml:space="preserve">&lt;Table PD Biomarker Changes Following Repeated Dose of ABC-123&gt;</w:delText>
        </w:r>
      </w:del>
    </w:p>
    <w:p>
      <w:pPr>
        <w:pStyle w:val="Q-CaptionContd"/>
        <w:jc w:val="left"/>
      </w:pPr>
      <w:bookmarkStart w:id="82" w:name="_Table_11"/>
      <w:ins w:id="1093" w:author="AgileWriter" w:date="2026-04-07T15:12:06Z">
        <w:commentRangeStart w:id="65"/>
        <w:r>
          <w:t xml:space="preserve">Table </w:t>
        </w:r>
        <w:commentRangeEnd w:id="65"/>
        <w:r>
          <w:rPr>
            <w:rStyle w:val="CommentReference"/>
          </w:rPr>
          <w:commentReference w:id="65"/>
        </w:r>
        <w:r>
          <w:fldChar w:fldCharType="begin"/>
        </w:r>
        <w:r>
          <w:instrText xml:space="preserve"> SEQ Table \* ARABIC </w:instrText>
        </w:r>
        <w:r>
          <w:fldChar w:fldCharType="separate"/>
        </w:r>
        <w:r>
          <w:rPr>
            <w:noProof/>
          </w:rPr>
          <w:t xml:space="preserve">11</w:t>
        </w:r>
        <w:r>
          <w:fldChar w:fldCharType="end"/>
        </w:r>
        <w:r>
          <w:t>: .2.6  PD Biomarker Changes Following Repeated Dose of ABC-123 and Placebo in Boneitis Participants</w:t>
        </w:r>
      </w:ins>
      <w:bookmarkEnd w:id="82"/>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pPr>
              <w:pStyle w:val="Q-BodyText"/>
              <w:jc w:val="left"/>
            </w:pPr>
            <w:ins w:id="1094" w:author="AgileWriter" w:date="2026-04-07T15:12:06Z">
              <w:r>
                <w:rPr>
                  <w:b/>
                </w:rPr>
                <w:t>Biomarker</w:t>
              </w:r>
            </w:ins>
          </w:p>
        </w:tc>
        <w:tc>
          <w:tcPr>
            <w:tcW w:type="dxa" w:w="1337"/>
          </w:tcPr>
          <w:p>
            <w:pPr>
              <w:pStyle w:val="Q-BodyText"/>
              <w:jc w:val="left"/>
            </w:pPr>
            <w:ins w:id="1095" w:author="AgileWriter" w:date="2026-04-07T15:12:06Z">
              <w:r>
                <w:rPr>
                  <w:b/>
                </w:rPr>
                <w:t>Placebo</w:t>
              </w:r>
            </w:ins>
          </w:p>
        </w:tc>
        <w:tc>
          <w:tcPr>
            <w:tcW w:type="dxa" w:w="1337"/>
          </w:tcPr>
          <w:p>
            <w:pPr>
              <w:pStyle w:val="Q-BodyText"/>
              <w:jc w:val="left"/>
            </w:pPr>
            <w:ins w:id="1096" w:author="AgileWriter" w:date="2026-04-07T15:12:06Z">
              <w:r>
                <w:rPr>
                  <w:b/>
                </w:rPr>
                <w:t xml:space="preserve">Repeated Dose </w:t>
              </w:r>
            </w:ins>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c>
          <w:tcPr>
            <w:tcW w:type="dxa" w:w="1337"/>
          </w:tcPr>
          <w:p>
            <w:pPr>
              <w:pStyle w:val="Q-BodyText"/>
              <w:jc w:val="left"/>
            </w:pPr>
          </w:p>
        </w:tc>
      </w:tr>
      <w:tr>
        <w:tc>
          <w:tcPr>
            <w:tcW w:type="dxa" w:w="1337"/>
          </w:tcPr>
          <w:p>
            <w:pPr>
              <w:pStyle w:val="Q-BodyText"/>
              <w:jc w:val="left"/>
            </w:pPr>
          </w:p>
        </w:tc>
        <w:tc>
          <w:tcPr>
            <w:tcW w:type="dxa" w:w="1337"/>
          </w:tcPr>
          <w:p>
            <w:pPr>
              <w:pStyle w:val="Q-BodyText"/>
              <w:jc w:val="left"/>
            </w:pPr>
            <w:ins w:id="1097" w:author="AgileWriter" w:date="2026-04-07T15:12:06Z">
              <w:r>
                <w:rPr>
                  <w:b/>
                </w:rPr>
                <w:t xml:space="preserve"> Baseline (Mean ± SD)</w:t>
              </w:r>
            </w:ins>
          </w:p>
        </w:tc>
        <w:tc>
          <w:tcPr>
            <w:tcW w:type="dxa" w:w="1337"/>
          </w:tcPr>
          <w:p>
            <w:pPr>
              <w:pStyle w:val="Q-BodyText"/>
              <w:jc w:val="left"/>
            </w:pPr>
            <w:ins w:id="1098" w:author="AgileWriter" w:date="2026-04-07T15:12:06Z">
              <w:r>
                <w:rPr>
                  <w:b/>
                </w:rPr>
                <w:t>Post-Treatment (Mean ± SD)</w:t>
              </w:r>
            </w:ins>
          </w:p>
        </w:tc>
        <w:tc>
          <w:tcPr>
            <w:tcW w:type="dxa" w:w="1337"/>
          </w:tcPr>
          <w:p>
            <w:pPr>
              <w:pStyle w:val="Q-BodyText"/>
              <w:jc w:val="left"/>
            </w:pPr>
            <w:ins w:id="1099" w:author="AgileWriter" w:date="2026-04-07T15:12:06Z">
              <w:r>
                <w:rPr>
                  <w:b/>
                </w:rPr>
                <w:t xml:space="preserve">Change </w:t>
              </w:r>
            </w:ins>
            <w:ins w:id="1100" w:author="AgileWriter" w:date="2026-04-07T15:12:06Z">
              <w:r>
                <w:rPr>
                  <w:b/>
                </w:rPr>
                <w:t>(Mean ± SD)</w:t>
              </w:r>
            </w:ins>
          </w:p>
        </w:tc>
        <w:tc>
          <w:tcPr>
            <w:tcW w:type="dxa" w:w="1337"/>
          </w:tcPr>
          <w:p>
            <w:pPr>
              <w:pStyle w:val="Q-BodyText"/>
              <w:jc w:val="left"/>
            </w:pPr>
            <w:ins w:id="1101" w:author="AgileWriter" w:date="2026-04-07T15:12:06Z">
              <w:r>
                <w:rPr>
                  <w:b/>
                </w:rPr>
                <w:t>Baseline (Mean ± SD)</w:t>
              </w:r>
            </w:ins>
          </w:p>
        </w:tc>
        <w:tc>
          <w:tcPr>
            <w:tcW w:type="dxa" w:w="1337"/>
          </w:tcPr>
          <w:p>
            <w:pPr>
              <w:pStyle w:val="Q-BodyText"/>
              <w:jc w:val="left"/>
            </w:pPr>
            <w:ins w:id="1102" w:author="AgileWriter" w:date="2026-04-07T15:12:06Z">
              <w:r>
                <w:rPr>
                  <w:b/>
                </w:rPr>
                <w:t>Post-Treatment (Mean ± SD)</w:t>
              </w:r>
            </w:ins>
          </w:p>
        </w:tc>
        <w:tc>
          <w:tcPr>
            <w:tcW w:type="dxa" w:w="1337"/>
          </w:tcPr>
          <w:p>
            <w:pPr>
              <w:pStyle w:val="Q-BodyText"/>
              <w:jc w:val="left"/>
            </w:pPr>
            <w:ins w:id="1103" w:author="AgileWriter" w:date="2026-04-07T15:12:06Z">
              <w:r>
                <w:rPr>
                  <w:b/>
                </w:rPr>
                <w:t xml:space="preserve">Change </w:t>
              </w:r>
            </w:ins>
            <w:ins w:id="1104" w:author="AgileWriter" w:date="2026-04-07T15:12:06Z">
              <w:r>
                <w:rPr>
                  <w:b/>
                </w:rPr>
                <w:t>(Mean ± SD)</w:t>
              </w:r>
            </w:ins>
          </w:p>
        </w:tc>
      </w:tr>
      <w:tr>
        <w:tc>
          <w:tcPr>
            <w:tcW w:type="dxa" w:w="1337"/>
          </w:tcPr>
          <w:p>
            <w:pPr>
              <w:pStyle w:val="Q-BodyText"/>
              <w:jc w:val="left"/>
            </w:pPr>
            <w:ins w:id="1105" w:author="AgileWriter" w:date="2026-04-07T15:12:06Z">
              <w:r>
                <w:rPr>
                  <w:b/>
                </w:rPr>
                <w:t xml:space="preserve">Fasting glucose (mg/dL) </w:t>
              </w:r>
            </w:ins>
          </w:p>
        </w:tc>
        <w:tc>
          <w:tcPr>
            <w:tcW w:type="dxa" w:w="1337"/>
          </w:tcPr>
          <w:p>
            <w:pPr>
              <w:pStyle w:val="Q-BodyText"/>
              <w:jc w:val="left"/>
            </w:pPr>
            <w:ins w:id="1106" w:author="AgileWriter" w:date="2026-04-07T15:12:06Z">
              <w:r>
                <w:rPr>
                  <w:b/>
                </w:rPr>
                <w:t xml:space="preserve">111.0 ± 11.8 </w:t>
              </w:r>
            </w:ins>
          </w:p>
        </w:tc>
        <w:tc>
          <w:tcPr>
            <w:tcW w:type="dxa" w:w="1337"/>
          </w:tcPr>
          <w:p>
            <w:pPr>
              <w:pStyle w:val="Q-BodyText"/>
              <w:jc w:val="left"/>
            </w:pPr>
            <w:ins w:id="1107" w:author="AgileWriter" w:date="2026-04-07T15:12:06Z">
              <w:r>
                <w:rPr>
                  <w:b/>
                </w:rPr>
                <w:t xml:space="preserve">110.2 ± 12.0 </w:t>
              </w:r>
            </w:ins>
          </w:p>
        </w:tc>
        <w:tc>
          <w:tcPr>
            <w:tcW w:type="dxa" w:w="1337"/>
          </w:tcPr>
          <w:p>
            <w:pPr>
              <w:pStyle w:val="Q-BodyText"/>
              <w:jc w:val="left"/>
            </w:pPr>
            <w:ins w:id="1108" w:author="AgileWriter" w:date="2026-04-07T15:12:06Z">
              <w:r>
                <w:rPr>
                  <w:b/>
                </w:rPr>
                <w:t xml:space="preserve">–0.8 ± 1.5 </w:t>
              </w:r>
            </w:ins>
          </w:p>
        </w:tc>
        <w:tc>
          <w:tcPr>
            <w:tcW w:type="dxa" w:w="1337"/>
          </w:tcPr>
          <w:p>
            <w:pPr>
              <w:pStyle w:val="Q-BodyText"/>
              <w:jc w:val="left"/>
            </w:pPr>
            <w:ins w:id="1109" w:author="AgileWriter" w:date="2026-04-07T15:12:06Z">
              <w:r>
                <w:rPr>
                  <w:b/>
                </w:rPr>
                <w:t xml:space="preserve">110.5 ± 12.3 </w:t>
              </w:r>
            </w:ins>
          </w:p>
        </w:tc>
        <w:tc>
          <w:tcPr>
            <w:tcW w:type="dxa" w:w="1337"/>
          </w:tcPr>
          <w:p>
            <w:pPr>
              <w:pStyle w:val="Q-BodyText"/>
              <w:jc w:val="left"/>
            </w:pPr>
            <w:ins w:id="1110" w:author="AgileWriter" w:date="2026-04-07T15:12:06Z">
              <w:r>
                <w:rPr>
                  <w:b/>
                </w:rPr>
                <w:t xml:space="preserve">98.1 ± 10.5 </w:t>
              </w:r>
            </w:ins>
          </w:p>
        </w:tc>
        <w:tc>
          <w:tcPr>
            <w:tcW w:type="dxa" w:w="1337"/>
          </w:tcPr>
          <w:p>
            <w:pPr>
              <w:pStyle w:val="Q-BodyText"/>
              <w:jc w:val="left"/>
            </w:pPr>
            <w:ins w:id="1111" w:author="AgileWriter" w:date="2026-04-07T15:12:06Z">
              <w:r>
                <w:rPr>
                  <w:b/>
                </w:rPr>
                <w:t xml:space="preserve">–12.4 ± 6.3 </w:t>
              </w:r>
            </w:ins>
          </w:p>
        </w:tc>
      </w:tr>
      <w:tr>
        <w:tc>
          <w:tcPr>
            <w:tcW w:type="dxa" w:w="1337"/>
          </w:tcPr>
          <w:p>
            <w:pPr>
              <w:pStyle w:val="Q-BodyText"/>
              <w:jc w:val="left"/>
            </w:pPr>
            <w:ins w:id="1112" w:author="AgileWriter" w:date="2026-04-07T15:12:06Z">
              <w:r>
                <w:rPr>
                  <w:b/>
                </w:rPr>
                <w:t xml:space="preserve">Insulin (µU/mL) </w:t>
              </w:r>
            </w:ins>
          </w:p>
        </w:tc>
        <w:tc>
          <w:tcPr>
            <w:tcW w:type="dxa" w:w="1337"/>
          </w:tcPr>
          <w:p>
            <w:pPr>
              <w:pStyle w:val="Q-BodyText"/>
              <w:jc w:val="left"/>
            </w:pPr>
            <w:ins w:id="1113" w:author="AgileWriter" w:date="2026-04-07T15:12:06Z">
              <w:r>
                <w:rPr>
                  <w:b/>
                </w:rPr>
                <w:t xml:space="preserve">18.0 ± 4.0 </w:t>
              </w:r>
            </w:ins>
          </w:p>
        </w:tc>
        <w:tc>
          <w:tcPr>
            <w:tcW w:type="dxa" w:w="1337"/>
          </w:tcPr>
          <w:p>
            <w:pPr>
              <w:pStyle w:val="Q-BodyText"/>
              <w:jc w:val="left"/>
            </w:pPr>
            <w:ins w:id="1114" w:author="AgileWriter" w:date="2026-04-07T15:12:06Z">
              <w:r>
                <w:rPr>
                  <w:b/>
                </w:rPr>
                <w:t xml:space="preserve">17.8 ± 3.8 </w:t>
              </w:r>
            </w:ins>
          </w:p>
        </w:tc>
        <w:tc>
          <w:tcPr>
            <w:tcW w:type="dxa" w:w="1337"/>
          </w:tcPr>
          <w:p>
            <w:pPr>
              <w:pStyle w:val="Q-BodyText"/>
              <w:jc w:val="left"/>
            </w:pPr>
            <w:ins w:id="1115" w:author="AgileWriter" w:date="2026-04-07T15:12:06Z">
              <w:r>
                <w:rPr>
                  <w:b/>
                </w:rPr>
                <w:t xml:space="preserve">–0.2 ± 1.1 </w:t>
              </w:r>
            </w:ins>
          </w:p>
        </w:tc>
        <w:tc>
          <w:tcPr>
            <w:tcW w:type="dxa" w:w="1337"/>
          </w:tcPr>
          <w:p>
            <w:pPr>
              <w:pStyle w:val="Q-BodyText"/>
              <w:jc w:val="left"/>
            </w:pPr>
            <w:ins w:id="1116" w:author="AgileWriter" w:date="2026-04-07T15:12:06Z">
              <w:r>
                <w:rPr>
                  <w:b/>
                </w:rPr>
                <w:t xml:space="preserve">18.2 ± 3.9 </w:t>
              </w:r>
            </w:ins>
          </w:p>
        </w:tc>
        <w:tc>
          <w:tcPr>
            <w:tcW w:type="dxa" w:w="1337"/>
          </w:tcPr>
          <w:p>
            <w:pPr>
              <w:pStyle w:val="Q-BodyText"/>
              <w:jc w:val="left"/>
            </w:pPr>
            <w:ins w:id="1117" w:author="AgileWriter" w:date="2026-04-07T15:12:06Z">
              <w:r>
                <w:rPr>
                  <w:b/>
                </w:rPr>
                <w:t xml:space="preserve">11.7 ± 3.2 </w:t>
              </w:r>
            </w:ins>
          </w:p>
        </w:tc>
        <w:tc>
          <w:tcPr>
            <w:tcW w:type="dxa" w:w="1337"/>
          </w:tcPr>
          <w:p>
            <w:pPr>
              <w:pStyle w:val="Q-BodyText"/>
              <w:jc w:val="left"/>
            </w:pPr>
            <w:ins w:id="1118" w:author="AgileWriter" w:date="2026-04-07T15:12:06Z">
              <w:r>
                <w:rPr>
                  <w:b/>
                </w:rPr>
                <w:t xml:space="preserve">–6.5 ± 3.0 </w:t>
              </w:r>
            </w:ins>
          </w:p>
        </w:tc>
      </w:tr>
      <w:tr>
        <w:tc>
          <w:tcPr>
            <w:tcW w:type="dxa" w:w="1337"/>
          </w:tcPr>
          <w:p>
            <w:pPr>
              <w:pStyle w:val="Q-BodyText"/>
              <w:jc w:val="left"/>
            </w:pPr>
            <w:ins w:id="1119" w:author="AgileWriter" w:date="2026-04-07T15:12:06Z">
              <w:r>
                <w:rPr>
                  <w:b/>
                </w:rPr>
                <w:t xml:space="preserve">C-peptide (ng/mL) </w:t>
              </w:r>
            </w:ins>
          </w:p>
        </w:tc>
        <w:tc>
          <w:tcPr>
            <w:tcW w:type="dxa" w:w="1337"/>
          </w:tcPr>
          <w:p>
            <w:pPr>
              <w:pStyle w:val="Q-BodyText"/>
              <w:jc w:val="left"/>
            </w:pPr>
            <w:ins w:id="1120" w:author="AgileWriter" w:date="2026-04-07T15:12:06Z">
              <w:r>
                <w:rPr>
                  <w:b/>
                </w:rPr>
                <w:t xml:space="preserve">2.9 ± 0.5 </w:t>
              </w:r>
            </w:ins>
          </w:p>
        </w:tc>
        <w:tc>
          <w:tcPr>
            <w:tcW w:type="dxa" w:w="1337"/>
          </w:tcPr>
          <w:p>
            <w:pPr>
              <w:pStyle w:val="Q-BodyText"/>
              <w:jc w:val="left"/>
            </w:pPr>
            <w:ins w:id="1121" w:author="AgileWriter" w:date="2026-04-07T15:12:06Z">
              <w:r>
                <w:rPr>
                  <w:b/>
                </w:rPr>
                <w:t xml:space="preserve">2.8 ± 0.5 </w:t>
              </w:r>
            </w:ins>
          </w:p>
        </w:tc>
        <w:tc>
          <w:tcPr>
            <w:tcW w:type="dxa" w:w="1337"/>
          </w:tcPr>
          <w:p>
            <w:pPr>
              <w:pStyle w:val="Q-BodyText"/>
              <w:jc w:val="left"/>
            </w:pPr>
            <w:ins w:id="1122" w:author="AgileWriter" w:date="2026-04-07T15:12:06Z">
              <w:r>
                <w:rPr>
                  <w:b/>
                </w:rPr>
                <w:t xml:space="preserve">–0.1 ± 0.1 </w:t>
              </w:r>
            </w:ins>
          </w:p>
        </w:tc>
        <w:tc>
          <w:tcPr>
            <w:tcW w:type="dxa" w:w="1337"/>
          </w:tcPr>
          <w:p>
            <w:pPr>
              <w:pStyle w:val="Q-BodyText"/>
              <w:jc w:val="left"/>
            </w:pPr>
            <w:ins w:id="1123" w:author="AgileWriter" w:date="2026-04-07T15:12:06Z">
              <w:r>
                <w:rPr>
                  <w:b/>
                </w:rPr>
                <w:t xml:space="preserve">2.8 ± 0.6 </w:t>
              </w:r>
            </w:ins>
          </w:p>
        </w:tc>
        <w:tc>
          <w:tcPr>
            <w:tcW w:type="dxa" w:w="1337"/>
          </w:tcPr>
          <w:p>
            <w:pPr>
              <w:pStyle w:val="Q-BodyText"/>
              <w:jc w:val="left"/>
            </w:pPr>
            <w:ins w:id="1124" w:author="AgileWriter" w:date="2026-04-07T15:12:06Z">
              <w:r>
                <w:rPr>
                  <w:b/>
                </w:rPr>
                <w:t xml:space="preserve">2.0 ± 0.4 </w:t>
              </w:r>
            </w:ins>
          </w:p>
        </w:tc>
        <w:tc>
          <w:tcPr>
            <w:tcW w:type="dxa" w:w="1337"/>
          </w:tcPr>
          <w:p>
            <w:pPr>
              <w:pStyle w:val="Q-BodyText"/>
              <w:jc w:val="left"/>
            </w:pPr>
            <w:ins w:id="1125" w:author="AgileWriter" w:date="2026-04-07T15:12:06Z">
              <w:r>
                <w:rPr>
                  <w:b/>
                </w:rPr>
                <w:t xml:space="preserve">–0.8 ± 0.4 </w:t>
              </w:r>
            </w:ins>
          </w:p>
        </w:tc>
      </w:tr>
      <w:tr>
        <w:tc>
          <w:tcPr>
            <w:tcW w:type="dxa" w:w="1337"/>
          </w:tcPr>
          <w:p>
            <w:pPr>
              <w:pStyle w:val="Q-BodyText"/>
              <w:jc w:val="left"/>
            </w:pPr>
            <w:ins w:id="1126" w:author="AgileWriter" w:date="2026-04-07T15:12:06Z">
              <w:r>
                <w:rPr>
                  <w:b/>
                </w:rPr>
                <w:t xml:space="preserve">Free fatty acids (mmol/L) </w:t>
              </w:r>
            </w:ins>
          </w:p>
        </w:tc>
        <w:tc>
          <w:tcPr>
            <w:tcW w:type="dxa" w:w="1337"/>
          </w:tcPr>
          <w:p>
            <w:pPr>
              <w:pStyle w:val="Q-BodyText"/>
              <w:jc w:val="left"/>
            </w:pPr>
            <w:ins w:id="1127" w:author="AgileWriter" w:date="2026-04-07T15:12:06Z">
              <w:r>
                <w:rPr>
                  <w:b/>
                </w:rPr>
                <w:t xml:space="preserve">0.65 ± 0.10 </w:t>
              </w:r>
            </w:ins>
          </w:p>
        </w:tc>
        <w:tc>
          <w:tcPr>
            <w:tcW w:type="dxa" w:w="1337"/>
          </w:tcPr>
          <w:p>
            <w:pPr>
              <w:pStyle w:val="Q-BodyText"/>
              <w:jc w:val="left"/>
            </w:pPr>
            <w:ins w:id="1128" w:author="AgileWriter" w:date="2026-04-07T15:12:06Z">
              <w:r>
                <w:rPr>
                  <w:b/>
                </w:rPr>
                <w:t xml:space="preserve">0.64 ± 0.09 </w:t>
              </w:r>
            </w:ins>
          </w:p>
        </w:tc>
        <w:tc>
          <w:tcPr>
            <w:tcW w:type="dxa" w:w="1337"/>
          </w:tcPr>
          <w:p>
            <w:pPr>
              <w:pStyle w:val="Q-BodyText"/>
              <w:jc w:val="left"/>
            </w:pPr>
            <w:ins w:id="1129" w:author="AgileWriter" w:date="2026-04-07T15:12:06Z">
              <w:r>
                <w:rPr>
                  <w:b/>
                </w:rPr>
                <w:t xml:space="preserve">–0.01 ± 0.03 </w:t>
              </w:r>
            </w:ins>
          </w:p>
        </w:tc>
        <w:tc>
          <w:tcPr>
            <w:tcW w:type="dxa" w:w="1337"/>
          </w:tcPr>
          <w:p>
            <w:pPr>
              <w:pStyle w:val="Q-BodyText"/>
              <w:jc w:val="left"/>
            </w:pPr>
            <w:ins w:id="1130" w:author="AgileWriter" w:date="2026-04-07T15:12:06Z">
              <w:r>
                <w:rPr>
                  <w:b/>
                </w:rPr>
                <w:t xml:space="preserve">0.66 ± 0.11 </w:t>
              </w:r>
            </w:ins>
          </w:p>
        </w:tc>
        <w:tc>
          <w:tcPr>
            <w:tcW w:type="dxa" w:w="1337"/>
          </w:tcPr>
          <w:p>
            <w:pPr>
              <w:pStyle w:val="Q-BodyText"/>
              <w:jc w:val="left"/>
            </w:pPr>
            <w:ins w:id="1131" w:author="AgileWriter" w:date="2026-04-07T15:12:06Z">
              <w:r>
                <w:rPr>
                  <w:b/>
                </w:rPr>
                <w:t xml:space="preserve">0.48 ± 0.09 </w:t>
              </w:r>
            </w:ins>
          </w:p>
        </w:tc>
        <w:tc>
          <w:tcPr>
            <w:tcW w:type="dxa" w:w="1337"/>
          </w:tcPr>
          <w:p>
            <w:pPr>
              <w:pStyle w:val="Q-BodyText"/>
              <w:jc w:val="left"/>
            </w:pPr>
            <w:ins w:id="1132" w:author="AgileWriter" w:date="2026-04-07T15:12:06Z">
              <w:r>
                <w:rPr>
                  <w:b/>
                </w:rPr>
                <w:t xml:space="preserve">–0.18 ± 0.09 </w:t>
              </w:r>
            </w:ins>
          </w:p>
        </w:tc>
      </w:tr>
      <w:tr>
        <w:tc>
          <w:tcPr>
            <w:tcW w:type="dxa" w:w="1337"/>
          </w:tcPr>
          <w:p>
            <w:pPr>
              <w:pStyle w:val="Q-BodyText"/>
              <w:jc w:val="left"/>
            </w:pPr>
            <w:ins w:id="1133" w:author="AgileWriter" w:date="2026-04-07T15:12:06Z">
              <w:r>
                <w:rPr>
                  <w:b/>
                </w:rPr>
                <w:t xml:space="preserve">Adiponectin (µg/mL) </w:t>
              </w:r>
            </w:ins>
          </w:p>
        </w:tc>
        <w:tc>
          <w:tcPr>
            <w:tcW w:type="dxa" w:w="1337"/>
          </w:tcPr>
          <w:p>
            <w:pPr>
              <w:pStyle w:val="Q-BodyText"/>
              <w:jc w:val="left"/>
            </w:pPr>
            <w:ins w:id="1134" w:author="AgileWriter" w:date="2026-04-07T15:12:06Z">
              <w:r>
                <w:rPr>
                  <w:b/>
                </w:rPr>
                <w:t xml:space="preserve">6.2 ± 1.2 </w:t>
              </w:r>
            </w:ins>
          </w:p>
        </w:tc>
        <w:tc>
          <w:tcPr>
            <w:tcW w:type="dxa" w:w="1337"/>
          </w:tcPr>
          <w:p>
            <w:pPr>
              <w:pStyle w:val="Q-BodyText"/>
              <w:jc w:val="left"/>
            </w:pPr>
            <w:ins w:id="1135" w:author="AgileWriter" w:date="2026-04-07T15:12:06Z">
              <w:r>
                <w:rPr>
                  <w:b/>
                </w:rPr>
                <w:t xml:space="preserve">6.3 ± 1.1 </w:t>
              </w:r>
            </w:ins>
          </w:p>
        </w:tc>
        <w:tc>
          <w:tcPr>
            <w:tcW w:type="dxa" w:w="1337"/>
          </w:tcPr>
          <w:p>
            <w:pPr>
              <w:pStyle w:val="Q-BodyText"/>
              <w:jc w:val="left"/>
            </w:pPr>
            <w:ins w:id="1136" w:author="AgileWriter" w:date="2026-04-07T15:12:06Z">
              <w:r>
                <w:rPr>
                  <w:b/>
                </w:rPr>
                <w:t xml:space="preserve">+0.1 ± 0.4 </w:t>
              </w:r>
            </w:ins>
          </w:p>
        </w:tc>
        <w:tc>
          <w:tcPr>
            <w:tcW w:type="dxa" w:w="1337"/>
          </w:tcPr>
          <w:p>
            <w:pPr>
              <w:pStyle w:val="Q-BodyText"/>
              <w:jc w:val="left"/>
            </w:pPr>
            <w:ins w:id="1137" w:author="AgileWriter" w:date="2026-04-07T15:12:06Z">
              <w:r>
                <w:rPr>
                  <w:b/>
                </w:rPr>
                <w:t xml:space="preserve">6.1 ± 1.3 </w:t>
              </w:r>
            </w:ins>
          </w:p>
        </w:tc>
        <w:tc>
          <w:tcPr>
            <w:tcW w:type="dxa" w:w="1337"/>
          </w:tcPr>
          <w:p>
            <w:pPr>
              <w:pStyle w:val="Q-BodyText"/>
              <w:jc w:val="left"/>
            </w:pPr>
            <w:ins w:id="1138" w:author="AgileWriter" w:date="2026-04-07T15:12:06Z">
              <w:r>
                <w:rPr>
                  <w:b/>
                </w:rPr>
                <w:t xml:space="preserve">8.6 ± 1.5 </w:t>
              </w:r>
            </w:ins>
          </w:p>
        </w:tc>
        <w:tc>
          <w:tcPr>
            <w:tcW w:type="dxa" w:w="1337"/>
          </w:tcPr>
          <w:p>
            <w:pPr>
              <w:pStyle w:val="Q-BodyText"/>
              <w:jc w:val="left"/>
            </w:pPr>
            <w:ins w:id="1139" w:author="AgileWriter" w:date="2026-04-07T15:12:06Z">
              <w:r>
                <w:rPr>
                  <w:b/>
                </w:rPr>
                <w:t xml:space="preserve">+2.5 ± 1.2 </w:t>
              </w:r>
            </w:ins>
          </w:p>
        </w:tc>
      </w:tr>
      <w:tr>
        <w:tc>
          <w:tcPr>
            <w:tcW w:type="dxa" w:w="1337"/>
          </w:tcPr>
          <w:p>
            <w:pPr>
              <w:pStyle w:val="Q-BodyText"/>
              <w:jc w:val="left"/>
            </w:pPr>
            <w:ins w:id="1140" w:author="AgileWriter" w:date="2026-04-07T15:12:06Z">
              <w:r>
                <w:rPr>
                  <w:b/>
                </w:rPr>
                <w:t xml:space="preserve">Leptin (ng/mL) </w:t>
              </w:r>
            </w:ins>
          </w:p>
        </w:tc>
        <w:tc>
          <w:tcPr>
            <w:tcW w:type="dxa" w:w="1337"/>
          </w:tcPr>
          <w:p>
            <w:pPr>
              <w:pStyle w:val="Q-BodyText"/>
              <w:jc w:val="left"/>
            </w:pPr>
            <w:ins w:id="1141" w:author="AgileWriter" w:date="2026-04-07T15:12:06Z">
              <w:r>
                <w:rPr>
                  <w:b/>
                </w:rPr>
                <w:t xml:space="preserve">14.6 ± 3.1 </w:t>
              </w:r>
            </w:ins>
          </w:p>
        </w:tc>
        <w:tc>
          <w:tcPr>
            <w:tcW w:type="dxa" w:w="1337"/>
          </w:tcPr>
          <w:p>
            <w:pPr>
              <w:pStyle w:val="Q-BodyText"/>
              <w:jc w:val="left"/>
            </w:pPr>
            <w:ins w:id="1142" w:author="AgileWriter" w:date="2026-04-07T15:12:06Z">
              <w:r>
                <w:rPr>
                  <w:b/>
                </w:rPr>
                <w:t xml:space="preserve">14.5 ± 3.0 </w:t>
              </w:r>
            </w:ins>
          </w:p>
        </w:tc>
        <w:tc>
          <w:tcPr>
            <w:tcW w:type="dxa" w:w="1337"/>
          </w:tcPr>
          <w:p>
            <w:pPr>
              <w:pStyle w:val="Q-BodyText"/>
              <w:jc w:val="left"/>
            </w:pPr>
            <w:ins w:id="1143" w:author="AgileWriter" w:date="2026-04-07T15:12:06Z">
              <w:r>
                <w:rPr>
                  <w:b/>
                </w:rPr>
                <w:t xml:space="preserve">–0.1 ± 0.6 </w:t>
              </w:r>
            </w:ins>
          </w:p>
        </w:tc>
        <w:tc>
          <w:tcPr>
            <w:tcW w:type="dxa" w:w="1337"/>
          </w:tcPr>
          <w:p>
            <w:pPr>
              <w:pStyle w:val="Q-BodyText"/>
              <w:jc w:val="left"/>
            </w:pPr>
            <w:ins w:id="1144" w:author="AgileWriter" w:date="2026-04-07T15:12:06Z">
              <w:r>
                <w:rPr>
                  <w:b/>
                </w:rPr>
                <w:t xml:space="preserve">14.8 ± 3.4 </w:t>
              </w:r>
            </w:ins>
          </w:p>
        </w:tc>
        <w:tc>
          <w:tcPr>
            <w:tcW w:type="dxa" w:w="1337"/>
          </w:tcPr>
          <w:p>
            <w:pPr>
              <w:pStyle w:val="Q-BodyText"/>
              <w:jc w:val="left"/>
            </w:pPr>
            <w:ins w:id="1145" w:author="AgileWriter" w:date="2026-04-07T15:12:06Z">
              <w:r>
                <w:rPr>
                  <w:b/>
                </w:rPr>
                <w:t xml:space="preserve">11.0 ± 2.9 </w:t>
              </w:r>
            </w:ins>
          </w:p>
        </w:tc>
        <w:tc>
          <w:tcPr>
            <w:tcW w:type="dxa" w:w="1337"/>
          </w:tcPr>
          <w:p>
            <w:pPr>
              <w:pStyle w:val="Q-BodyText"/>
              <w:jc w:val="left"/>
            </w:pPr>
            <w:ins w:id="1146" w:author="AgileWriter" w:date="2026-04-07T15:12:06Z">
              <w:r>
                <w:rPr>
                  <w:b/>
                </w:rPr>
                <w:t xml:space="preserve">–3.8 ± 1.7 </w:t>
              </w:r>
            </w:ins>
          </w:p>
        </w:tc>
      </w:tr>
    </w:tbl>
    <w:p>
      <w:pPr>
        <w:pStyle w:val="Q-BodyText"/>
        <w:jc w:val="left"/>
      </w:pPr>
      <w:del w:id="1147" w:author="AgileWriter" w:date="2026-04-07T15:12:06Z">
        <w:r>
          <w:rPr/>
          <w:delText xml:space="preserve">&lt;PD Conclusion&gt;</w:delText>
        </w:r>
      </w:del>
      <w:commentRangeStart w:id="66"/>
      <w:ins w:id="1148" w:author="AgileWriter" w:date="2026-04-07T15:12:06Z">
        <w:r>
          <w:rPr/>
          <w:t>In summary, ABC-123 demonstrated a favorable pharmacodynamic profile, showing peripheral PD activity without central effects, supporting its continued evaluation in clinical studies.</w:t>
        </w:r>
      </w:ins>
      <w:commentRangeEnd w:id="66"/>
      <w:r>
        <w:rPr>
          <w:rStyle w:val="CommentReference"/>
        </w:rPr>
        <w:commentReference w:id="66"/>
      </w:r>
    </w:p>
    <w:p>
      <w:pPr>
        <w:pStyle w:val="Q-Heading1"/>
        <w:jc w:val="left"/>
      </w:pPr>
      <w:bookmarkStart w:id="83" w:name="_Heading_1_Safety_Evaluation"/>
      <w:r>
        <w:rPr/>
        <w:t>Safety Evaluation</w:t>
      </w:r>
      <w:bookmarkEnd w:id="83"/>
    </w:p>
    <w:p>
      <w:pPr>
        <w:pStyle w:val="Q-Heading2"/>
        <w:jc w:val="left"/>
      </w:pPr>
      <w:bookmarkStart w:id="84" w:name="_Heading_2_Extent_of_Exposure_Safety_Analysis_Set"/>
      <w:r>
        <w:rPr/>
        <w:t>Extent of Exposure (Safety Analysis Set)</w:t>
      </w:r>
      <w:bookmarkEnd w:id="84"/>
    </w:p>
    <w:p>
      <w:pPr>
        <w:pStyle w:val="Q-BodyText"/>
        <w:jc w:val="left"/>
      </w:pPr>
      <w:del w:id="1149" w:author="AgileWriter" w:date="2026-04-07T15:12:06Z">
        <w:r>
          <w:rPr/>
          <w:delText xml:space="preserve">&lt;summary of  Table Study Drug Exposure (Safety Analysis Set)&gt;</w:delText>
        </w:r>
      </w:del>
      <w:commentRangeStart w:id="67"/>
      <w:ins w:id="1150" w:author="AgileWriter" w:date="2026-04-07T15:12:06Z">
        <w:r>
          <w:rPr/>
          <w:t>Participants in the Safety Analysis Set received the study drug for an average of approximately 30.65 months, with a median duration of 19.84 months. The cumulative dose administered had a mean of 101,930 mg and a median of 125,896.23 mg, with a standard deviation of 41,980 mg. These findings indicate that the majority of participants experienced substantial drug exposure over a prolonged period, supporting the robustness of the safety evaluation.</w:t>
        </w:r>
      </w:ins>
      <w:commentRangeEnd w:id="67"/>
      <w:r>
        <w:rPr>
          <w:rStyle w:val="CommentReference"/>
        </w:rPr>
        <w:commentReference w:id="67"/>
      </w:r>
    </w:p>
    <w:p>
      <w:pPr>
        <w:pStyle w:val="Q-BodyText"/>
        <w:jc w:val="left"/>
      </w:pPr>
      <w:del w:id="1151" w:author="AgileWriter" w:date="2026-04-07T15:12:06Z">
        <w:r>
          <w:rPr/>
          <w:delText xml:space="preserve">&lt;Table Study Drug Exposure (Safety Analysis Set)&gt;</w:delText>
        </w:r>
      </w:del>
    </w:p>
    <w:p>
      <w:pPr>
        <w:pStyle w:val="Q-CaptionContd"/>
        <w:jc w:val="left"/>
      </w:pPr>
      <w:bookmarkStart w:id="85" w:name="_Table_12"/>
      <w:ins w:id="1152" w:author="AgileWriter" w:date="2026-04-07T15:12:06Z">
        <w:commentRangeStart w:id="68"/>
        <w:r>
          <w:t xml:space="preserve">Table </w:t>
        </w:r>
        <w:commentRangeEnd w:id="68"/>
        <w:r>
          <w:rPr>
            <w:rStyle w:val="CommentReference"/>
          </w:rPr>
          <w:commentReference w:id="68"/>
        </w:r>
        <w:r>
          <w:fldChar w:fldCharType="begin"/>
        </w:r>
        <w:r>
          <w:instrText xml:space="preserve"> SEQ Table \* ARABIC </w:instrText>
        </w:r>
        <w:r>
          <w:fldChar w:fldCharType="separate"/>
        </w:r>
        <w:r>
          <w:rPr>
            <w:noProof/>
          </w:rPr>
          <w:t xml:space="preserve">12</w:t>
        </w:r>
        <w:r>
          <w:fldChar w:fldCharType="end"/>
        </w:r>
        <w:r>
          <w:t>: Summary of Study Drug Exposure (Safety Analysis Set)</w:t>
        </w:r>
      </w:ins>
      <w:bookmarkEnd w:id="85"/>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p>
        </w:tc>
        <w:tc>
          <w:tcPr>
            <w:tcW w:type="dxa" w:w="1872"/>
          </w:tcPr>
          <w:p>
            <w:pPr>
              <w:pStyle w:val="Q-BodyText"/>
              <w:jc w:val="left"/>
            </w:pPr>
            <w:ins w:id="1153" w:author="AgileWriter" w:date="2026-04-07T15:12:06Z">
              <w:r>
                <w:rPr>
                  <w:b/>
                </w:rPr>
                <w:t>Statistics</w:t>
              </w:r>
            </w:ins>
          </w:p>
        </w:tc>
        <w:tc>
          <w:tcPr>
            <w:tcW w:type="dxa" w:w="1872"/>
          </w:tcPr>
          <w:p>
            <w:pPr>
              <w:pStyle w:val="Q-BodyText"/>
              <w:jc w:val="left"/>
            </w:pPr>
            <w:ins w:id="1154" w:author="AgileWriter" w:date="2026-04-07T15:12:06Z">
              <w:r>
                <w:rPr>
                  <w:b/>
                </w:rPr>
                <w:t>Treatment</w:t>
              </w:r>
            </w:ins>
          </w:p>
        </w:tc>
        <w:tc>
          <w:tcPr>
            <w:tcW w:type="dxa" w:w="1872"/>
          </w:tcPr>
          <w:p>
            <w:pPr>
              <w:pStyle w:val="Q-BodyText"/>
              <w:jc w:val="left"/>
            </w:pPr>
            <w:ins w:id="1155" w:author="AgileWriter" w:date="2026-04-07T15:12:06Z">
              <w:r>
                <w:rPr>
                  <w:b/>
                </w:rPr>
                <w:t>Placebo</w:t>
              </w:r>
            </w:ins>
          </w:p>
        </w:tc>
        <w:tc>
          <w:tcPr>
            <w:tcW w:type="dxa" w:w="1872"/>
          </w:tcPr>
          <w:p>
            <w:pPr>
              <w:pStyle w:val="Q-BodyText"/>
              <w:jc w:val="left"/>
            </w:pPr>
            <w:ins w:id="1156" w:author="AgileWriter" w:date="2026-04-07T15:12:06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1157" w:author="AgileWriter" w:date="2026-04-07T15:12:06Z">
              <w:r>
                <w:rPr>
                  <w:b/>
                </w:rPr>
                <w:t>N=21</w:t>
              </w:r>
            </w:ins>
          </w:p>
        </w:tc>
        <w:tc>
          <w:tcPr>
            <w:tcW w:type="dxa" w:w="1872"/>
          </w:tcPr>
          <w:p>
            <w:pPr>
              <w:pStyle w:val="Q-BodyText"/>
              <w:jc w:val="left"/>
            </w:pPr>
            <w:ins w:id="1158" w:author="AgileWriter" w:date="2026-04-07T15:12:06Z">
              <w:r>
                <w:rPr>
                  <w:b/>
                </w:rPr>
                <w:t>N=10</w:t>
              </w:r>
            </w:ins>
          </w:p>
        </w:tc>
        <w:tc>
          <w:tcPr>
            <w:tcW w:type="dxa" w:w="1872"/>
          </w:tcPr>
          <w:p>
            <w:pPr>
              <w:pStyle w:val="Q-BodyText"/>
              <w:jc w:val="left"/>
            </w:pPr>
            <w:ins w:id="1159" w:author="AgileWriter" w:date="2026-04-07T15:12:06Z">
              <w:r>
                <w:rPr>
                  <w:b/>
                </w:rPr>
                <w:t>N=21</w:t>
              </w:r>
            </w:ins>
          </w:p>
        </w:tc>
      </w:tr>
      <w:tr>
        <w:tc>
          <w:tcPr>
            <w:tcW w:type="dxa" w:w="1872"/>
          </w:tcPr>
          <w:p>
            <w:pPr>
              <w:pStyle w:val="Q-BodyText"/>
              <w:jc w:val="left"/>
            </w:pPr>
            <w:ins w:id="1160" w:author="AgileWriter" w:date="2026-04-07T15:12:06Z">
              <w:r>
                <w:rPr>
                  <w:b/>
                </w:rPr>
                <w:t>Treatment Duration (months)</w:t>
              </w:r>
            </w:ins>
          </w:p>
        </w:tc>
        <w:tc>
          <w:tcPr>
            <w:tcW w:type="dxa" w:w="1872"/>
          </w:tcPr>
          <w:p>
            <w:pPr>
              <w:pStyle w:val="Q-BodyText"/>
              <w:jc w:val="left"/>
            </w:pPr>
            <w:ins w:id="1161" w:author="AgileWriter" w:date="2026-04-07T15:12:06Z">
              <w:r>
                <w:rPr>
                  <w:b/>
                </w:rPr>
                <w:t>n</w:t>
              </w:r>
            </w:ins>
          </w:p>
        </w:tc>
        <w:tc>
          <w:tcPr>
            <w:tcW w:type="dxa" w:w="1872"/>
          </w:tcPr>
          <w:p>
            <w:pPr>
              <w:pStyle w:val="Q-BodyText"/>
              <w:jc w:val="left"/>
            </w:pPr>
            <w:ins w:id="1162" w:author="AgileWriter" w:date="2026-04-07T15:12:06Z">
              <w:r>
                <w:rPr>
                  <w:b/>
                </w:rPr>
                <w:t>21</w:t>
              </w:r>
            </w:ins>
          </w:p>
        </w:tc>
        <w:tc>
          <w:tcPr>
            <w:tcW w:type="dxa" w:w="1872"/>
          </w:tcPr>
          <w:p>
            <w:pPr>
              <w:pStyle w:val="Q-BodyText"/>
              <w:jc w:val="left"/>
            </w:pPr>
            <w:ins w:id="1163" w:author="AgileWriter" w:date="2026-04-07T15:12:06Z">
              <w:r>
                <w:rPr>
                  <w:b/>
                </w:rPr>
                <w:t>N/A</w:t>
              </w:r>
            </w:ins>
          </w:p>
        </w:tc>
        <w:tc>
          <w:tcPr>
            <w:tcW w:type="dxa" w:w="1872"/>
          </w:tcPr>
          <w:p>
            <w:pPr>
              <w:pStyle w:val="Q-BodyText"/>
              <w:jc w:val="left"/>
            </w:pPr>
            <w:ins w:id="1164" w:author="AgileWriter" w:date="2026-04-07T15:12:06Z">
              <w:r>
                <w:rPr>
                  <w:b/>
                </w:rPr>
                <w:t>21</w:t>
              </w:r>
            </w:ins>
          </w:p>
        </w:tc>
      </w:tr>
      <w:tr>
        <w:tc>
          <w:tcPr>
            <w:tcW w:type="dxa" w:w="1872"/>
          </w:tcPr>
          <w:p>
            <w:pPr>
              <w:pStyle w:val="Q-BodyText"/>
              <w:jc w:val="left"/>
            </w:pPr>
          </w:p>
        </w:tc>
        <w:tc>
          <w:tcPr>
            <w:tcW w:type="dxa" w:w="1872"/>
          </w:tcPr>
          <w:p>
            <w:pPr>
              <w:pStyle w:val="Q-BodyText"/>
              <w:jc w:val="left"/>
            </w:pPr>
            <w:ins w:id="1165" w:author="AgileWriter" w:date="2026-04-07T15:12:06Z">
              <w:r>
                <w:rPr>
                  <w:b/>
                </w:rPr>
                <w:t>Mean ± SD</w:t>
              </w:r>
            </w:ins>
          </w:p>
        </w:tc>
        <w:tc>
          <w:tcPr>
            <w:tcW w:type="dxa" w:w="1872"/>
          </w:tcPr>
          <w:p>
            <w:pPr>
              <w:pStyle w:val="Q-BodyText"/>
              <w:jc w:val="left"/>
            </w:pPr>
            <w:ins w:id="1166" w:author="AgileWriter" w:date="2026-04-07T15:12:06Z">
              <w:r>
                <w:rPr>
                  <w:b/>
                </w:rPr>
                <w:t>30.65 ± 20.74</w:t>
              </w:r>
            </w:ins>
          </w:p>
        </w:tc>
        <w:tc>
          <w:tcPr>
            <w:tcW w:type="dxa" w:w="1872"/>
          </w:tcPr>
          <w:p>
            <w:pPr>
              <w:pStyle w:val="Q-BodyText"/>
              <w:jc w:val="left"/>
            </w:pPr>
          </w:p>
        </w:tc>
        <w:tc>
          <w:tcPr>
            <w:tcW w:type="dxa" w:w="1872"/>
          </w:tcPr>
          <w:p>
            <w:pPr>
              <w:pStyle w:val="Q-BodyText"/>
              <w:jc w:val="left"/>
            </w:pPr>
            <w:ins w:id="1167" w:author="AgileWriter" w:date="2026-04-07T15:12:06Z">
              <w:r>
                <w:rPr>
                  <w:b/>
                </w:rPr>
                <w:t>30.65 ± 20.74</w:t>
              </w:r>
            </w:ins>
          </w:p>
        </w:tc>
      </w:tr>
      <w:tr>
        <w:tc>
          <w:tcPr>
            <w:tcW w:type="dxa" w:w="1872"/>
          </w:tcPr>
          <w:p>
            <w:pPr>
              <w:pStyle w:val="Q-BodyText"/>
              <w:jc w:val="left"/>
            </w:pPr>
          </w:p>
        </w:tc>
        <w:tc>
          <w:tcPr>
            <w:tcW w:type="dxa" w:w="1872"/>
          </w:tcPr>
          <w:p>
            <w:pPr>
              <w:pStyle w:val="Q-BodyText"/>
              <w:jc w:val="left"/>
            </w:pPr>
            <w:ins w:id="1168" w:author="AgileWriter" w:date="2026-04-07T15:12:06Z">
              <w:r>
                <w:rPr>
                  <w:b/>
                </w:rPr>
                <w:t>Median</w:t>
              </w:r>
            </w:ins>
          </w:p>
        </w:tc>
        <w:tc>
          <w:tcPr>
            <w:tcW w:type="dxa" w:w="1872"/>
          </w:tcPr>
          <w:p>
            <w:pPr>
              <w:pStyle w:val="Q-BodyText"/>
              <w:jc w:val="left"/>
            </w:pPr>
            <w:ins w:id="1169" w:author="AgileWriter" w:date="2026-04-07T15:12:06Z">
              <w:r>
                <w:rPr>
                  <w:b/>
                </w:rPr>
                <w:t>19.84</w:t>
              </w:r>
            </w:ins>
          </w:p>
        </w:tc>
        <w:tc>
          <w:tcPr>
            <w:tcW w:type="dxa" w:w="1872"/>
          </w:tcPr>
          <w:p>
            <w:pPr>
              <w:pStyle w:val="Q-BodyText"/>
              <w:jc w:val="left"/>
            </w:pPr>
          </w:p>
        </w:tc>
        <w:tc>
          <w:tcPr>
            <w:tcW w:type="dxa" w:w="1872"/>
          </w:tcPr>
          <w:p>
            <w:pPr>
              <w:pStyle w:val="Q-BodyText"/>
              <w:jc w:val="left"/>
            </w:pPr>
            <w:ins w:id="1170" w:author="AgileWriter" w:date="2026-04-07T15:12:06Z">
              <w:r>
                <w:rPr>
                  <w:b/>
                </w:rPr>
                <w:t>19.84</w:t>
              </w:r>
            </w:ins>
          </w:p>
        </w:tc>
      </w:tr>
      <w:tr>
        <w:tc>
          <w:tcPr>
            <w:tcW w:type="dxa" w:w="1872"/>
          </w:tcPr>
          <w:p>
            <w:pPr>
              <w:pStyle w:val="Q-BodyText"/>
              <w:jc w:val="left"/>
            </w:pPr>
            <w:ins w:id="1171" w:author="AgileWriter" w:date="2026-04-07T15:12:06Z">
              <w:r>
                <w:rPr>
                  <w:b/>
                </w:rPr>
                <w:t>Actual Cumulative Dose (mg)</w:t>
              </w:r>
            </w:ins>
          </w:p>
        </w:tc>
        <w:tc>
          <w:tcPr>
            <w:tcW w:type="dxa" w:w="1872"/>
          </w:tcPr>
          <w:p>
            <w:pPr>
              <w:pStyle w:val="Q-BodyText"/>
              <w:jc w:val="left"/>
            </w:pPr>
            <w:ins w:id="1172" w:author="AgileWriter" w:date="2026-04-07T15:12:06Z">
              <w:r>
                <w:rPr>
                  <w:b/>
                </w:rPr>
                <w:t>n</w:t>
              </w:r>
            </w:ins>
          </w:p>
        </w:tc>
        <w:tc>
          <w:tcPr>
            <w:tcW w:type="dxa" w:w="1872"/>
          </w:tcPr>
          <w:p>
            <w:pPr>
              <w:pStyle w:val="Q-BodyText"/>
              <w:jc w:val="left"/>
            </w:pPr>
            <w:ins w:id="1173" w:author="AgileWriter" w:date="2026-04-07T15:12:06Z">
              <w:r>
                <w:rPr>
                  <w:b/>
                </w:rPr>
                <w:t>21</w:t>
              </w:r>
            </w:ins>
          </w:p>
        </w:tc>
        <w:tc>
          <w:tcPr>
            <w:tcW w:type="dxa" w:w="1872"/>
          </w:tcPr>
          <w:p>
            <w:pPr>
              <w:pStyle w:val="Q-BodyText"/>
              <w:jc w:val="left"/>
            </w:pPr>
            <w:ins w:id="1174" w:author="AgileWriter" w:date="2026-04-07T15:12:06Z">
              <w:r>
                <w:rPr>
                  <w:b/>
                </w:rPr>
                <w:t>N/A</w:t>
              </w:r>
            </w:ins>
          </w:p>
        </w:tc>
        <w:tc>
          <w:tcPr>
            <w:tcW w:type="dxa" w:w="1872"/>
          </w:tcPr>
          <w:p>
            <w:pPr>
              <w:pStyle w:val="Q-BodyText"/>
              <w:jc w:val="left"/>
            </w:pPr>
            <w:ins w:id="1175" w:author="AgileWriter" w:date="2026-04-07T15:12:06Z">
              <w:r>
                <w:rPr>
                  <w:b/>
                </w:rPr>
                <w:t>21</w:t>
              </w:r>
            </w:ins>
          </w:p>
        </w:tc>
      </w:tr>
      <w:tr>
        <w:tc>
          <w:tcPr>
            <w:tcW w:type="dxa" w:w="1872"/>
          </w:tcPr>
          <w:p>
            <w:pPr>
              <w:pStyle w:val="Q-BodyText"/>
              <w:jc w:val="left"/>
            </w:pPr>
          </w:p>
        </w:tc>
        <w:tc>
          <w:tcPr>
            <w:tcW w:type="dxa" w:w="1872"/>
          </w:tcPr>
          <w:p>
            <w:pPr>
              <w:pStyle w:val="Q-BodyText"/>
              <w:jc w:val="left"/>
            </w:pPr>
            <w:ins w:id="1176" w:author="AgileWriter" w:date="2026-04-07T15:12:07Z">
              <w:r>
                <w:rPr>
                  <w:b/>
                </w:rPr>
                <w:t>Mean</w:t>
              </w:r>
            </w:ins>
          </w:p>
        </w:tc>
        <w:tc>
          <w:tcPr>
            <w:tcW w:type="dxa" w:w="1872"/>
          </w:tcPr>
          <w:p>
            <w:pPr>
              <w:pStyle w:val="Q-BodyText"/>
              <w:jc w:val="left"/>
            </w:pPr>
            <w:ins w:id="1177" w:author="AgileWriter" w:date="2026-04-07T15:12:07Z">
              <w:r>
                <w:rPr>
                  <w:b/>
                </w:rPr>
                <w:t>101930.0</w:t>
              </w:r>
            </w:ins>
          </w:p>
        </w:tc>
        <w:tc>
          <w:tcPr>
            <w:tcW w:type="dxa" w:w="1872"/>
          </w:tcPr>
          <w:p>
            <w:pPr>
              <w:pStyle w:val="Q-BodyText"/>
              <w:jc w:val="left"/>
            </w:pPr>
          </w:p>
        </w:tc>
        <w:tc>
          <w:tcPr>
            <w:tcW w:type="dxa" w:w="1872"/>
          </w:tcPr>
          <w:p>
            <w:pPr>
              <w:pStyle w:val="Q-BodyText"/>
              <w:jc w:val="left"/>
            </w:pPr>
            <w:ins w:id="1178" w:author="AgileWriter" w:date="2026-04-07T15:12:07Z">
              <w:r>
                <w:rPr>
                  <w:b/>
                </w:rPr>
                <w:t>101930.0</w:t>
              </w:r>
            </w:ins>
          </w:p>
        </w:tc>
      </w:tr>
      <w:tr>
        <w:tc>
          <w:tcPr>
            <w:tcW w:type="dxa" w:w="1872"/>
          </w:tcPr>
          <w:p>
            <w:pPr>
              <w:pStyle w:val="Q-BodyText"/>
              <w:jc w:val="left"/>
            </w:pPr>
          </w:p>
        </w:tc>
        <w:tc>
          <w:tcPr>
            <w:tcW w:type="dxa" w:w="1872"/>
          </w:tcPr>
          <w:p>
            <w:pPr>
              <w:pStyle w:val="Q-BodyText"/>
              <w:jc w:val="left"/>
            </w:pPr>
            <w:ins w:id="1179" w:author="AgileWriter" w:date="2026-04-07T15:12:07Z">
              <w:r>
                <w:rPr>
                  <w:b/>
                </w:rPr>
                <w:t>Median</w:t>
              </w:r>
            </w:ins>
          </w:p>
        </w:tc>
        <w:tc>
          <w:tcPr>
            <w:tcW w:type="dxa" w:w="1872"/>
          </w:tcPr>
          <w:p>
            <w:pPr>
              <w:pStyle w:val="Q-BodyText"/>
              <w:jc w:val="left"/>
            </w:pPr>
            <w:ins w:id="1180" w:author="AgileWriter" w:date="2026-04-07T15:12:07Z">
              <w:r>
                <w:rPr>
                  <w:b/>
                </w:rPr>
                <w:t>125896.23</w:t>
              </w:r>
            </w:ins>
          </w:p>
        </w:tc>
        <w:tc>
          <w:tcPr>
            <w:tcW w:type="dxa" w:w="1872"/>
          </w:tcPr>
          <w:p>
            <w:pPr>
              <w:pStyle w:val="Q-BodyText"/>
              <w:jc w:val="left"/>
            </w:pPr>
          </w:p>
        </w:tc>
        <w:tc>
          <w:tcPr>
            <w:tcW w:type="dxa" w:w="1872"/>
          </w:tcPr>
          <w:p>
            <w:pPr>
              <w:pStyle w:val="Q-BodyText"/>
              <w:jc w:val="left"/>
            </w:pPr>
            <w:ins w:id="1181" w:author="AgileWriter" w:date="2026-04-07T15:12:07Z">
              <w:r>
                <w:rPr>
                  <w:b/>
                </w:rPr>
                <w:t>125896.23</w:t>
              </w:r>
            </w:ins>
          </w:p>
        </w:tc>
      </w:tr>
      <w:tr>
        <w:tc>
          <w:tcPr>
            <w:tcW w:type="dxa" w:w="1872"/>
          </w:tcPr>
          <w:p>
            <w:pPr>
              <w:pStyle w:val="Q-BodyText"/>
              <w:jc w:val="left"/>
            </w:pPr>
          </w:p>
        </w:tc>
        <w:tc>
          <w:tcPr>
            <w:tcW w:type="dxa" w:w="1872"/>
          </w:tcPr>
          <w:p>
            <w:pPr>
              <w:pStyle w:val="Q-BodyText"/>
              <w:jc w:val="left"/>
            </w:pPr>
            <w:ins w:id="1182" w:author="AgileWriter" w:date="2026-04-07T15:12:07Z">
              <w:r>
                <w:rPr>
                  <w:b/>
                </w:rPr>
                <w:t>SD</w:t>
              </w:r>
            </w:ins>
          </w:p>
        </w:tc>
        <w:tc>
          <w:tcPr>
            <w:tcW w:type="dxa" w:w="1872"/>
          </w:tcPr>
          <w:p>
            <w:pPr>
              <w:pStyle w:val="Q-BodyText"/>
              <w:jc w:val="left"/>
            </w:pPr>
            <w:ins w:id="1183" w:author="AgileWriter" w:date="2026-04-07T15:12:07Z">
              <w:r>
                <w:rPr>
                  <w:b/>
                </w:rPr>
                <w:t>41980.0</w:t>
              </w:r>
            </w:ins>
          </w:p>
        </w:tc>
        <w:tc>
          <w:tcPr>
            <w:tcW w:type="dxa" w:w="1872"/>
          </w:tcPr>
          <w:p>
            <w:pPr>
              <w:pStyle w:val="Q-BodyText"/>
              <w:jc w:val="left"/>
            </w:pPr>
          </w:p>
        </w:tc>
        <w:tc>
          <w:tcPr>
            <w:tcW w:type="dxa" w:w="1872"/>
          </w:tcPr>
          <w:p>
            <w:pPr>
              <w:pStyle w:val="Q-BodyText"/>
              <w:jc w:val="left"/>
            </w:pPr>
            <w:ins w:id="1184" w:author="AgileWriter" w:date="2026-04-07T15:12:07Z">
              <w:r>
                <w:rPr>
                  <w:b/>
                </w:rPr>
                <w:t>41980.0</w:t>
              </w:r>
            </w:ins>
          </w:p>
        </w:tc>
      </w:tr>
      <w:tr>
        <w:tc>
          <w:tcPr>
            <w:tcW w:type="dxa" w:w="1872"/>
          </w:tcPr>
          <w:p>
            <w:pPr>
              <w:pStyle w:val="Q-BodyText"/>
              <w:jc w:val="left"/>
            </w:pPr>
          </w:p>
        </w:tc>
        <w:tc>
          <w:tcPr>
            <w:tcW w:type="dxa" w:w="1872"/>
          </w:tcPr>
          <w:p>
            <w:pPr>
              <w:pStyle w:val="Q-BodyText"/>
              <w:jc w:val="left"/>
            </w:pPr>
            <w:ins w:id="1185" w:author="AgileWriter" w:date="2026-04-07T15:12:07Z">
              <w:r>
                <w:rPr>
                  <w:b/>
                </w:rPr>
                <w:t>Min, Max</w:t>
              </w:r>
            </w:ins>
          </w:p>
        </w:tc>
        <w:tc>
          <w:tcPr>
            <w:tcW w:type="dxa" w:w="1872"/>
          </w:tcPr>
          <w:p>
            <w:pPr>
              <w:pStyle w:val="Q-BodyText"/>
              <w:jc w:val="left"/>
            </w:pPr>
            <w:ins w:id="1186" w:author="AgileWriter" w:date="2026-04-07T15:12:07Z">
              <w:r>
                <w:rPr>
                  <w:b/>
                </w:rPr>
                <w:t>110; 415400</w:t>
              </w:r>
            </w:ins>
          </w:p>
        </w:tc>
        <w:tc>
          <w:tcPr>
            <w:tcW w:type="dxa" w:w="1872"/>
          </w:tcPr>
          <w:p>
            <w:pPr>
              <w:pStyle w:val="Q-BodyText"/>
              <w:jc w:val="left"/>
            </w:pPr>
          </w:p>
        </w:tc>
        <w:tc>
          <w:tcPr>
            <w:tcW w:type="dxa" w:w="1872"/>
          </w:tcPr>
          <w:p>
            <w:pPr>
              <w:pStyle w:val="Q-BodyText"/>
              <w:jc w:val="left"/>
            </w:pPr>
            <w:ins w:id="1187" w:author="AgileWriter" w:date="2026-04-07T15:12:07Z">
              <w:r>
                <w:rPr>
                  <w:b/>
                </w:rPr>
                <w:t>110; 415400</w:t>
              </w:r>
            </w:ins>
          </w:p>
        </w:tc>
      </w:tr>
      <w:tr>
        <w:tc>
          <w:tcPr>
            <w:tcW w:type="dxa" w:w="1872"/>
          </w:tcPr>
          <w:p>
            <w:pPr>
              <w:pStyle w:val="Q-BodyText"/>
              <w:jc w:val="left"/>
            </w:pPr>
            <w:ins w:id="1188" w:author="AgileWriter" w:date="2026-04-07T15:12:07Z">
              <w:r>
                <w:rPr>
                  <w:b/>
                </w:rPr>
                <w:t>Actual dose Intensity (mg/day)</w:t>
              </w:r>
            </w:ins>
          </w:p>
        </w:tc>
        <w:tc>
          <w:tcPr>
            <w:tcW w:type="dxa" w:w="1872"/>
          </w:tcPr>
          <w:p>
            <w:pPr>
              <w:pStyle w:val="Q-BodyText"/>
              <w:jc w:val="left"/>
            </w:pPr>
            <w:ins w:id="1189" w:author="AgileWriter" w:date="2026-04-07T15:12:07Z">
              <w:r>
                <w:rPr>
                  <w:b/>
                </w:rPr>
                <w:t>n</w:t>
              </w:r>
            </w:ins>
          </w:p>
        </w:tc>
        <w:tc>
          <w:tcPr>
            <w:tcW w:type="dxa" w:w="1872"/>
          </w:tcPr>
          <w:p>
            <w:pPr>
              <w:pStyle w:val="Q-BodyText"/>
              <w:jc w:val="left"/>
            </w:pPr>
            <w:ins w:id="1190" w:author="AgileWriter" w:date="2026-04-07T15:12:07Z">
              <w:r>
                <w:rPr>
                  <w:b/>
                </w:rPr>
                <w:t>21</w:t>
              </w:r>
            </w:ins>
          </w:p>
        </w:tc>
        <w:tc>
          <w:tcPr>
            <w:tcW w:type="dxa" w:w="1872"/>
          </w:tcPr>
          <w:p>
            <w:pPr>
              <w:pStyle w:val="Q-BodyText"/>
              <w:jc w:val="left"/>
            </w:pPr>
            <w:ins w:id="1191" w:author="AgileWriter" w:date="2026-04-07T15:12:07Z">
              <w:r>
                <w:rPr>
                  <w:b/>
                </w:rPr>
                <w:t>N/A</w:t>
              </w:r>
            </w:ins>
          </w:p>
        </w:tc>
        <w:tc>
          <w:tcPr>
            <w:tcW w:type="dxa" w:w="1872"/>
          </w:tcPr>
          <w:p>
            <w:pPr>
              <w:pStyle w:val="Q-BodyText"/>
              <w:jc w:val="left"/>
            </w:pPr>
            <w:ins w:id="1192" w:author="AgileWriter" w:date="2026-04-07T15:12:07Z">
              <w:r>
                <w:rPr>
                  <w:b/>
                </w:rPr>
                <w:t>21</w:t>
              </w:r>
            </w:ins>
          </w:p>
        </w:tc>
      </w:tr>
      <w:tr>
        <w:tc>
          <w:tcPr>
            <w:tcW w:type="dxa" w:w="1872"/>
          </w:tcPr>
          <w:p>
            <w:pPr>
              <w:pStyle w:val="Q-BodyText"/>
              <w:jc w:val="left"/>
            </w:pPr>
          </w:p>
        </w:tc>
        <w:tc>
          <w:tcPr>
            <w:tcW w:type="dxa" w:w="1872"/>
          </w:tcPr>
          <w:p>
            <w:pPr>
              <w:pStyle w:val="Q-BodyText"/>
              <w:jc w:val="left"/>
            </w:pPr>
            <w:ins w:id="1193" w:author="AgileWriter" w:date="2026-04-07T15:12:07Z">
              <w:r>
                <w:rPr>
                  <w:b/>
                </w:rPr>
                <w:t>Mean</w:t>
              </w:r>
            </w:ins>
          </w:p>
        </w:tc>
        <w:tc>
          <w:tcPr>
            <w:tcW w:type="dxa" w:w="1872"/>
          </w:tcPr>
          <w:p>
            <w:pPr>
              <w:pStyle w:val="Q-BodyText"/>
              <w:jc w:val="left"/>
            </w:pPr>
            <w:ins w:id="1194" w:author="AgileWriter" w:date="2026-04-07T15:12:07Z">
              <w:r>
                <w:rPr>
                  <w:b/>
                </w:rPr>
                <w:t>96.1</w:t>
              </w:r>
            </w:ins>
          </w:p>
        </w:tc>
        <w:tc>
          <w:tcPr>
            <w:tcW w:type="dxa" w:w="1872"/>
          </w:tcPr>
          <w:p>
            <w:pPr>
              <w:pStyle w:val="Q-BodyText"/>
              <w:jc w:val="left"/>
            </w:pPr>
          </w:p>
        </w:tc>
        <w:tc>
          <w:tcPr>
            <w:tcW w:type="dxa" w:w="1872"/>
          </w:tcPr>
          <w:p>
            <w:pPr>
              <w:pStyle w:val="Q-BodyText"/>
              <w:jc w:val="left"/>
            </w:pPr>
            <w:ins w:id="1195" w:author="AgileWriter" w:date="2026-04-07T15:12:07Z">
              <w:r>
                <w:rPr>
                  <w:b/>
                </w:rPr>
                <w:t>96.1</w:t>
              </w:r>
            </w:ins>
          </w:p>
        </w:tc>
      </w:tr>
      <w:tr>
        <w:tc>
          <w:tcPr>
            <w:tcW w:type="dxa" w:w="1872"/>
          </w:tcPr>
          <w:p>
            <w:pPr>
              <w:pStyle w:val="Q-BodyText"/>
              <w:jc w:val="left"/>
            </w:pPr>
          </w:p>
        </w:tc>
        <w:tc>
          <w:tcPr>
            <w:tcW w:type="dxa" w:w="1872"/>
          </w:tcPr>
          <w:p>
            <w:pPr>
              <w:pStyle w:val="Q-BodyText"/>
              <w:jc w:val="left"/>
            </w:pPr>
            <w:ins w:id="1196" w:author="AgileWriter" w:date="2026-04-07T15:12:07Z">
              <w:r>
                <w:rPr>
                  <w:b/>
                </w:rPr>
                <w:t>Median</w:t>
              </w:r>
            </w:ins>
          </w:p>
        </w:tc>
        <w:tc>
          <w:tcPr>
            <w:tcW w:type="dxa" w:w="1872"/>
          </w:tcPr>
          <w:p>
            <w:pPr>
              <w:pStyle w:val="Q-BodyText"/>
              <w:jc w:val="left"/>
            </w:pPr>
            <w:ins w:id="1197" w:author="AgileWriter" w:date="2026-04-07T15:12:07Z">
              <w:r>
                <w:rPr>
                  <w:b/>
                </w:rPr>
                <w:t>64.17</w:t>
              </w:r>
            </w:ins>
          </w:p>
        </w:tc>
        <w:tc>
          <w:tcPr>
            <w:tcW w:type="dxa" w:w="1872"/>
          </w:tcPr>
          <w:p>
            <w:pPr>
              <w:pStyle w:val="Q-BodyText"/>
              <w:jc w:val="left"/>
            </w:pPr>
          </w:p>
        </w:tc>
        <w:tc>
          <w:tcPr>
            <w:tcW w:type="dxa" w:w="1872"/>
          </w:tcPr>
          <w:p>
            <w:pPr>
              <w:pStyle w:val="Q-BodyText"/>
              <w:jc w:val="left"/>
            </w:pPr>
            <w:ins w:id="1198" w:author="AgileWriter" w:date="2026-04-07T15:12:07Z">
              <w:r>
                <w:rPr>
                  <w:b/>
                </w:rPr>
                <w:t>64.17</w:t>
              </w:r>
            </w:ins>
          </w:p>
        </w:tc>
      </w:tr>
      <w:tr>
        <w:tc>
          <w:tcPr>
            <w:tcW w:type="dxa" w:w="1872"/>
          </w:tcPr>
          <w:p>
            <w:pPr>
              <w:pStyle w:val="Q-BodyText"/>
              <w:jc w:val="left"/>
            </w:pPr>
          </w:p>
        </w:tc>
        <w:tc>
          <w:tcPr>
            <w:tcW w:type="dxa" w:w="1872"/>
          </w:tcPr>
          <w:p>
            <w:pPr>
              <w:pStyle w:val="Q-BodyText"/>
              <w:jc w:val="left"/>
            </w:pPr>
            <w:ins w:id="1199" w:author="AgileWriter" w:date="2026-04-07T15:12:07Z">
              <w:r>
                <w:rPr>
                  <w:b/>
                </w:rPr>
                <w:t>SD</w:t>
              </w:r>
            </w:ins>
          </w:p>
        </w:tc>
        <w:tc>
          <w:tcPr>
            <w:tcW w:type="dxa" w:w="1872"/>
          </w:tcPr>
          <w:p>
            <w:pPr>
              <w:pStyle w:val="Q-BodyText"/>
              <w:jc w:val="left"/>
            </w:pPr>
            <w:ins w:id="1200" w:author="AgileWriter" w:date="2026-04-07T15:12:07Z">
              <w:r>
                <w:rPr>
                  <w:b/>
                </w:rPr>
                <w:t>81.3</w:t>
              </w:r>
            </w:ins>
          </w:p>
        </w:tc>
        <w:tc>
          <w:tcPr>
            <w:tcW w:type="dxa" w:w="1872"/>
          </w:tcPr>
          <w:p>
            <w:pPr>
              <w:pStyle w:val="Q-BodyText"/>
              <w:jc w:val="left"/>
            </w:pPr>
          </w:p>
        </w:tc>
        <w:tc>
          <w:tcPr>
            <w:tcW w:type="dxa" w:w="1872"/>
          </w:tcPr>
          <w:p>
            <w:pPr>
              <w:pStyle w:val="Q-BodyText"/>
              <w:jc w:val="left"/>
            </w:pPr>
            <w:ins w:id="1201" w:author="AgileWriter" w:date="2026-04-07T15:12:07Z">
              <w:r>
                <w:rPr>
                  <w:b/>
                </w:rPr>
                <w:t>81.3</w:t>
              </w:r>
            </w:ins>
          </w:p>
        </w:tc>
      </w:tr>
      <w:tr>
        <w:tc>
          <w:tcPr>
            <w:tcW w:type="dxa" w:w="1872"/>
          </w:tcPr>
          <w:p>
            <w:pPr>
              <w:pStyle w:val="Q-BodyText"/>
              <w:jc w:val="left"/>
            </w:pPr>
          </w:p>
        </w:tc>
        <w:tc>
          <w:tcPr>
            <w:tcW w:type="dxa" w:w="1872"/>
          </w:tcPr>
          <w:p>
            <w:pPr>
              <w:pStyle w:val="Q-BodyText"/>
              <w:jc w:val="left"/>
            </w:pPr>
            <w:ins w:id="1202" w:author="AgileWriter" w:date="2026-04-07T15:12:07Z">
              <w:r>
                <w:rPr>
                  <w:b/>
                </w:rPr>
                <w:t>Min, Max</w:t>
              </w:r>
            </w:ins>
          </w:p>
        </w:tc>
        <w:tc>
          <w:tcPr>
            <w:tcW w:type="dxa" w:w="1872"/>
          </w:tcPr>
          <w:p>
            <w:pPr>
              <w:pStyle w:val="Q-BodyText"/>
              <w:jc w:val="left"/>
            </w:pPr>
            <w:ins w:id="1203" w:author="AgileWriter" w:date="2026-04-07T15:12:07Z">
              <w:r>
                <w:rPr>
                  <w:b/>
                </w:rPr>
                <w:t>10, 198</w:t>
              </w:r>
            </w:ins>
          </w:p>
        </w:tc>
        <w:tc>
          <w:tcPr>
            <w:tcW w:type="dxa" w:w="1872"/>
          </w:tcPr>
          <w:p>
            <w:pPr>
              <w:pStyle w:val="Q-BodyText"/>
              <w:jc w:val="left"/>
            </w:pPr>
          </w:p>
        </w:tc>
        <w:tc>
          <w:tcPr>
            <w:tcW w:type="dxa" w:w="1872"/>
          </w:tcPr>
          <w:p>
            <w:pPr>
              <w:pStyle w:val="Q-BodyText"/>
              <w:jc w:val="left"/>
            </w:pPr>
            <w:ins w:id="1204" w:author="AgileWriter" w:date="2026-04-07T15:12:07Z">
              <w:r>
                <w:rPr>
                  <w:b/>
                </w:rPr>
                <w:t>10, 198</w:t>
              </w:r>
            </w:ins>
          </w:p>
        </w:tc>
      </w:tr>
      <w:tr>
        <w:tc>
          <w:tcPr>
            <w:tcW w:type="dxa" w:w="1872"/>
          </w:tcPr>
          <w:p>
            <w:pPr>
              <w:pStyle w:val="Q-BodyText"/>
              <w:jc w:val="left"/>
            </w:pPr>
            <w:ins w:id="1205" w:author="AgileWriter" w:date="2026-04-07T15:12:07Z">
              <w:r>
                <w:rPr>
                  <w:b/>
                </w:rPr>
                <w:t>Planned Dose Intensity (mg/day)</w:t>
              </w:r>
            </w:ins>
          </w:p>
        </w:tc>
        <w:tc>
          <w:tcPr>
            <w:tcW w:type="dxa" w:w="1872"/>
          </w:tcPr>
          <w:p>
            <w:pPr>
              <w:pStyle w:val="Q-BodyText"/>
              <w:jc w:val="left"/>
            </w:pPr>
            <w:ins w:id="1206" w:author="AgileWriter" w:date="2026-04-07T15:12:07Z">
              <w:r>
                <w:rPr>
                  <w:b/>
                </w:rPr>
                <w:t>n</w:t>
              </w:r>
            </w:ins>
          </w:p>
        </w:tc>
        <w:tc>
          <w:tcPr>
            <w:tcW w:type="dxa" w:w="1872"/>
          </w:tcPr>
          <w:p>
            <w:pPr>
              <w:pStyle w:val="Q-BodyText"/>
              <w:jc w:val="left"/>
            </w:pPr>
            <w:ins w:id="1207" w:author="AgileWriter" w:date="2026-04-07T15:12:07Z">
              <w:r>
                <w:rPr>
                  <w:b/>
                </w:rPr>
                <w:t>21</w:t>
              </w:r>
            </w:ins>
          </w:p>
        </w:tc>
        <w:tc>
          <w:tcPr>
            <w:tcW w:type="dxa" w:w="1872"/>
          </w:tcPr>
          <w:p>
            <w:pPr>
              <w:pStyle w:val="Q-BodyText"/>
              <w:jc w:val="left"/>
            </w:pPr>
            <w:ins w:id="1208" w:author="AgileWriter" w:date="2026-04-07T15:12:07Z">
              <w:r>
                <w:rPr>
                  <w:b/>
                </w:rPr>
                <w:t>N/A</w:t>
              </w:r>
            </w:ins>
          </w:p>
        </w:tc>
        <w:tc>
          <w:tcPr>
            <w:tcW w:type="dxa" w:w="1872"/>
          </w:tcPr>
          <w:p>
            <w:pPr>
              <w:pStyle w:val="Q-BodyText"/>
              <w:jc w:val="left"/>
            </w:pPr>
            <w:ins w:id="1209" w:author="AgileWriter" w:date="2026-04-07T15:12:07Z">
              <w:r>
                <w:rPr>
                  <w:b/>
                </w:rPr>
                <w:t>21</w:t>
              </w:r>
            </w:ins>
          </w:p>
        </w:tc>
      </w:tr>
      <w:tr>
        <w:tc>
          <w:tcPr>
            <w:tcW w:type="dxa" w:w="1872"/>
          </w:tcPr>
          <w:p>
            <w:pPr>
              <w:pStyle w:val="Q-BodyText"/>
              <w:jc w:val="left"/>
            </w:pPr>
          </w:p>
        </w:tc>
        <w:tc>
          <w:tcPr>
            <w:tcW w:type="dxa" w:w="1872"/>
          </w:tcPr>
          <w:p>
            <w:pPr>
              <w:pStyle w:val="Q-BodyText"/>
              <w:jc w:val="left"/>
            </w:pPr>
            <w:ins w:id="1210" w:author="AgileWriter" w:date="2026-04-07T15:12:07Z">
              <w:r>
                <w:rPr>
                  <w:b/>
                </w:rPr>
                <w:t>Mean</w:t>
              </w:r>
            </w:ins>
          </w:p>
        </w:tc>
        <w:tc>
          <w:tcPr>
            <w:tcW w:type="dxa" w:w="1872"/>
          </w:tcPr>
          <w:p>
            <w:pPr>
              <w:pStyle w:val="Q-BodyText"/>
              <w:jc w:val="left"/>
            </w:pPr>
            <w:ins w:id="1211" w:author="AgileWriter" w:date="2026-04-07T15:12:07Z">
              <w:r>
                <w:rPr>
                  <w:b/>
                </w:rPr>
                <w:t>103.0</w:t>
              </w:r>
            </w:ins>
          </w:p>
        </w:tc>
        <w:tc>
          <w:tcPr>
            <w:tcW w:type="dxa" w:w="1872"/>
          </w:tcPr>
          <w:p>
            <w:pPr>
              <w:pStyle w:val="Q-BodyText"/>
              <w:jc w:val="left"/>
            </w:pPr>
          </w:p>
        </w:tc>
        <w:tc>
          <w:tcPr>
            <w:tcW w:type="dxa" w:w="1872"/>
          </w:tcPr>
          <w:p>
            <w:pPr>
              <w:pStyle w:val="Q-BodyText"/>
              <w:jc w:val="left"/>
            </w:pPr>
            <w:ins w:id="1212" w:author="AgileWriter" w:date="2026-04-07T15:12:07Z">
              <w:r>
                <w:rPr>
                  <w:b/>
                </w:rPr>
                <w:t>103.0</w:t>
              </w:r>
            </w:ins>
          </w:p>
        </w:tc>
      </w:tr>
      <w:tr>
        <w:tc>
          <w:tcPr>
            <w:tcW w:type="dxa" w:w="1872"/>
          </w:tcPr>
          <w:p>
            <w:pPr>
              <w:pStyle w:val="Q-BodyText"/>
              <w:jc w:val="left"/>
            </w:pPr>
          </w:p>
        </w:tc>
        <w:tc>
          <w:tcPr>
            <w:tcW w:type="dxa" w:w="1872"/>
          </w:tcPr>
          <w:p>
            <w:pPr>
              <w:pStyle w:val="Q-BodyText"/>
              <w:jc w:val="left"/>
            </w:pPr>
            <w:ins w:id="1213" w:author="AgileWriter" w:date="2026-04-07T15:12:07Z">
              <w:r>
                <w:rPr>
                  <w:b/>
                </w:rPr>
                <w:t>Median</w:t>
              </w:r>
            </w:ins>
          </w:p>
        </w:tc>
        <w:tc>
          <w:tcPr>
            <w:tcW w:type="dxa" w:w="1872"/>
          </w:tcPr>
          <w:p>
            <w:pPr>
              <w:pStyle w:val="Q-BodyText"/>
              <w:jc w:val="left"/>
            </w:pPr>
            <w:ins w:id="1214" w:author="AgileWriter" w:date="2026-04-07T15:12:07Z">
              <w:r>
                <w:rPr>
                  <w:b/>
                </w:rPr>
                <w:t>63.15</w:t>
              </w:r>
            </w:ins>
          </w:p>
        </w:tc>
        <w:tc>
          <w:tcPr>
            <w:tcW w:type="dxa" w:w="1872"/>
          </w:tcPr>
          <w:p>
            <w:pPr>
              <w:pStyle w:val="Q-BodyText"/>
              <w:jc w:val="left"/>
            </w:pPr>
          </w:p>
        </w:tc>
        <w:tc>
          <w:tcPr>
            <w:tcW w:type="dxa" w:w="1872"/>
          </w:tcPr>
          <w:p>
            <w:pPr>
              <w:pStyle w:val="Q-BodyText"/>
              <w:jc w:val="left"/>
            </w:pPr>
            <w:ins w:id="1215" w:author="AgileWriter" w:date="2026-04-07T15:12:07Z">
              <w:r>
                <w:rPr>
                  <w:b/>
                </w:rPr>
                <w:t>63.15</w:t>
              </w:r>
            </w:ins>
          </w:p>
        </w:tc>
      </w:tr>
      <w:tr>
        <w:tc>
          <w:tcPr>
            <w:tcW w:type="dxa" w:w="1872"/>
          </w:tcPr>
          <w:p>
            <w:pPr>
              <w:pStyle w:val="Q-BodyText"/>
              <w:jc w:val="left"/>
            </w:pPr>
          </w:p>
        </w:tc>
        <w:tc>
          <w:tcPr>
            <w:tcW w:type="dxa" w:w="1872"/>
          </w:tcPr>
          <w:p>
            <w:pPr>
              <w:pStyle w:val="Q-BodyText"/>
              <w:jc w:val="left"/>
            </w:pPr>
            <w:ins w:id="1216" w:author="AgileWriter" w:date="2026-04-07T15:12:07Z">
              <w:r>
                <w:rPr>
                  <w:b/>
                </w:rPr>
                <w:t>SD</w:t>
              </w:r>
            </w:ins>
          </w:p>
        </w:tc>
        <w:tc>
          <w:tcPr>
            <w:tcW w:type="dxa" w:w="1872"/>
          </w:tcPr>
          <w:p>
            <w:pPr>
              <w:pStyle w:val="Q-BodyText"/>
              <w:jc w:val="left"/>
            </w:pPr>
            <w:ins w:id="1217" w:author="AgileWriter" w:date="2026-04-07T15:12:07Z">
              <w:r>
                <w:rPr>
                  <w:b/>
                </w:rPr>
                <w:t>97.8</w:t>
              </w:r>
            </w:ins>
          </w:p>
        </w:tc>
        <w:tc>
          <w:tcPr>
            <w:tcW w:type="dxa" w:w="1872"/>
          </w:tcPr>
          <w:p>
            <w:pPr>
              <w:pStyle w:val="Q-BodyText"/>
              <w:jc w:val="left"/>
            </w:pPr>
          </w:p>
        </w:tc>
        <w:tc>
          <w:tcPr>
            <w:tcW w:type="dxa" w:w="1872"/>
          </w:tcPr>
          <w:p>
            <w:pPr>
              <w:pStyle w:val="Q-BodyText"/>
              <w:jc w:val="left"/>
            </w:pPr>
            <w:ins w:id="1218" w:author="AgileWriter" w:date="2026-04-07T15:12:07Z">
              <w:r>
                <w:rPr>
                  <w:b/>
                </w:rPr>
                <w:t>97.8</w:t>
              </w:r>
            </w:ins>
          </w:p>
        </w:tc>
      </w:tr>
      <w:tr>
        <w:tc>
          <w:tcPr>
            <w:tcW w:type="dxa" w:w="1872"/>
          </w:tcPr>
          <w:p>
            <w:pPr>
              <w:pStyle w:val="Q-BodyText"/>
              <w:jc w:val="left"/>
            </w:pPr>
          </w:p>
        </w:tc>
        <w:tc>
          <w:tcPr>
            <w:tcW w:type="dxa" w:w="1872"/>
          </w:tcPr>
          <w:p>
            <w:pPr>
              <w:pStyle w:val="Q-BodyText"/>
              <w:jc w:val="left"/>
            </w:pPr>
            <w:ins w:id="1219" w:author="AgileWriter" w:date="2026-04-07T15:12:07Z">
              <w:r>
                <w:rPr>
                  <w:b/>
                </w:rPr>
                <w:t>Min, Max</w:t>
              </w:r>
            </w:ins>
          </w:p>
        </w:tc>
        <w:tc>
          <w:tcPr>
            <w:tcW w:type="dxa" w:w="1872"/>
          </w:tcPr>
          <w:p>
            <w:pPr>
              <w:pStyle w:val="Q-BodyText"/>
              <w:jc w:val="left"/>
            </w:pPr>
            <w:ins w:id="1220" w:author="AgileWriter" w:date="2026-04-07T15:12:07Z">
              <w:r>
                <w:rPr>
                  <w:b/>
                </w:rPr>
                <w:t>10, 200</w:t>
              </w:r>
            </w:ins>
          </w:p>
        </w:tc>
        <w:tc>
          <w:tcPr>
            <w:tcW w:type="dxa" w:w="1872"/>
          </w:tcPr>
          <w:p>
            <w:pPr>
              <w:pStyle w:val="Q-BodyText"/>
              <w:jc w:val="left"/>
            </w:pPr>
          </w:p>
        </w:tc>
        <w:tc>
          <w:tcPr>
            <w:tcW w:type="dxa" w:w="1872"/>
          </w:tcPr>
          <w:p>
            <w:pPr>
              <w:pStyle w:val="Q-BodyText"/>
              <w:jc w:val="left"/>
            </w:pPr>
            <w:ins w:id="1221" w:author="AgileWriter" w:date="2026-04-07T15:12:07Z">
              <w:r>
                <w:rPr>
                  <w:b/>
                </w:rPr>
                <w:t>10, 200</w:t>
              </w:r>
            </w:ins>
          </w:p>
        </w:tc>
      </w:tr>
      <w:tr>
        <w:tc>
          <w:tcPr>
            <w:tcW w:type="dxa" w:w="1872"/>
          </w:tcPr>
          <w:p>
            <w:pPr>
              <w:pStyle w:val="Q-BodyText"/>
              <w:jc w:val="left"/>
            </w:pPr>
            <w:ins w:id="1222" w:author="AgileWriter" w:date="2026-04-07T15:12:07Z">
              <w:r>
                <w:rPr>
                  <w:b/>
                </w:rPr>
                <w:t xml:space="preserve">Relative Dose Intensity </w:t>
              </w:r>
            </w:ins>
          </w:p>
        </w:tc>
        <w:tc>
          <w:tcPr>
            <w:tcW w:type="dxa" w:w="1872"/>
          </w:tcPr>
          <w:p>
            <w:pPr>
              <w:pStyle w:val="Q-BodyText"/>
              <w:jc w:val="left"/>
            </w:pPr>
            <w:ins w:id="1223" w:author="AgileWriter" w:date="2026-04-07T15:12:07Z">
              <w:r>
                <w:rPr>
                  <w:b/>
                </w:rPr>
                <w:t>n</w:t>
              </w:r>
            </w:ins>
          </w:p>
        </w:tc>
        <w:tc>
          <w:tcPr>
            <w:tcW w:type="dxa" w:w="1872"/>
          </w:tcPr>
          <w:p>
            <w:pPr>
              <w:pStyle w:val="Q-BodyText"/>
              <w:jc w:val="left"/>
            </w:pPr>
            <w:ins w:id="1224" w:author="AgileWriter" w:date="2026-04-07T15:12:07Z">
              <w:r>
                <w:rPr>
                  <w:b/>
                </w:rPr>
                <w:t>21</w:t>
              </w:r>
            </w:ins>
          </w:p>
        </w:tc>
        <w:tc>
          <w:tcPr>
            <w:tcW w:type="dxa" w:w="1872"/>
          </w:tcPr>
          <w:p>
            <w:pPr>
              <w:pStyle w:val="Q-BodyText"/>
              <w:jc w:val="left"/>
            </w:pPr>
            <w:ins w:id="1225" w:author="AgileWriter" w:date="2026-04-07T15:12:07Z">
              <w:r>
                <w:rPr>
                  <w:b/>
                </w:rPr>
                <w:t>N/A</w:t>
              </w:r>
            </w:ins>
          </w:p>
        </w:tc>
        <w:tc>
          <w:tcPr>
            <w:tcW w:type="dxa" w:w="1872"/>
          </w:tcPr>
          <w:p>
            <w:pPr>
              <w:pStyle w:val="Q-BodyText"/>
              <w:jc w:val="left"/>
            </w:pPr>
            <w:ins w:id="1226" w:author="AgileWriter" w:date="2026-04-07T15:12:07Z">
              <w:r>
                <w:rPr>
                  <w:b/>
                </w:rPr>
                <w:t>21</w:t>
              </w:r>
            </w:ins>
          </w:p>
        </w:tc>
      </w:tr>
      <w:tr>
        <w:tc>
          <w:tcPr>
            <w:tcW w:type="dxa" w:w="1872"/>
          </w:tcPr>
          <w:p>
            <w:pPr>
              <w:pStyle w:val="Q-BodyText"/>
              <w:jc w:val="left"/>
            </w:pPr>
          </w:p>
        </w:tc>
        <w:tc>
          <w:tcPr>
            <w:tcW w:type="dxa" w:w="1872"/>
          </w:tcPr>
          <w:p>
            <w:pPr>
              <w:pStyle w:val="Q-BodyText"/>
              <w:jc w:val="left"/>
            </w:pPr>
            <w:ins w:id="1227" w:author="AgileWriter" w:date="2026-04-07T15:12:07Z">
              <w:r>
                <w:rPr>
                  <w:b/>
                </w:rPr>
                <w:t>Mean</w:t>
              </w:r>
            </w:ins>
          </w:p>
        </w:tc>
        <w:tc>
          <w:tcPr>
            <w:tcW w:type="dxa" w:w="1872"/>
          </w:tcPr>
          <w:p>
            <w:pPr>
              <w:pStyle w:val="Q-BodyText"/>
              <w:jc w:val="left"/>
            </w:pPr>
            <w:ins w:id="1228" w:author="AgileWriter" w:date="2026-04-07T15:12:07Z">
              <w:r>
                <w:rPr>
                  <w:b/>
                </w:rPr>
                <w:t>94.3</w:t>
              </w:r>
            </w:ins>
          </w:p>
        </w:tc>
        <w:tc>
          <w:tcPr>
            <w:tcW w:type="dxa" w:w="1872"/>
          </w:tcPr>
          <w:p>
            <w:pPr>
              <w:pStyle w:val="Q-BodyText"/>
              <w:jc w:val="left"/>
            </w:pPr>
          </w:p>
        </w:tc>
        <w:tc>
          <w:tcPr>
            <w:tcW w:type="dxa" w:w="1872"/>
          </w:tcPr>
          <w:p>
            <w:pPr>
              <w:pStyle w:val="Q-BodyText"/>
              <w:jc w:val="left"/>
            </w:pPr>
            <w:ins w:id="1229" w:author="AgileWriter" w:date="2026-04-07T15:12:07Z">
              <w:r>
                <w:rPr>
                  <w:b/>
                </w:rPr>
                <w:t>94.3</w:t>
              </w:r>
            </w:ins>
          </w:p>
        </w:tc>
      </w:tr>
      <w:tr>
        <w:tc>
          <w:tcPr>
            <w:tcW w:type="dxa" w:w="1872"/>
          </w:tcPr>
          <w:p>
            <w:pPr>
              <w:pStyle w:val="Q-BodyText"/>
              <w:jc w:val="left"/>
            </w:pPr>
          </w:p>
        </w:tc>
        <w:tc>
          <w:tcPr>
            <w:tcW w:type="dxa" w:w="1872"/>
          </w:tcPr>
          <w:p>
            <w:pPr>
              <w:pStyle w:val="Q-BodyText"/>
              <w:jc w:val="left"/>
            </w:pPr>
            <w:ins w:id="1230" w:author="AgileWriter" w:date="2026-04-07T15:12:07Z">
              <w:r>
                <w:rPr>
                  <w:b/>
                </w:rPr>
                <w:t>Median</w:t>
              </w:r>
            </w:ins>
          </w:p>
        </w:tc>
        <w:tc>
          <w:tcPr>
            <w:tcW w:type="dxa" w:w="1872"/>
          </w:tcPr>
          <w:p>
            <w:pPr>
              <w:pStyle w:val="Q-BodyText"/>
              <w:jc w:val="left"/>
            </w:pPr>
            <w:ins w:id="1231" w:author="AgileWriter" w:date="2026-04-07T15:12:07Z">
              <w:r>
                <w:rPr>
                  <w:b/>
                </w:rPr>
                <w:t>16.80</w:t>
              </w:r>
            </w:ins>
          </w:p>
        </w:tc>
        <w:tc>
          <w:tcPr>
            <w:tcW w:type="dxa" w:w="1872"/>
          </w:tcPr>
          <w:p>
            <w:pPr>
              <w:pStyle w:val="Q-BodyText"/>
              <w:jc w:val="left"/>
            </w:pPr>
          </w:p>
        </w:tc>
        <w:tc>
          <w:tcPr>
            <w:tcW w:type="dxa" w:w="1872"/>
          </w:tcPr>
          <w:p>
            <w:pPr>
              <w:pStyle w:val="Q-BodyText"/>
              <w:jc w:val="left"/>
            </w:pPr>
            <w:ins w:id="1232" w:author="AgileWriter" w:date="2026-04-07T15:12:07Z">
              <w:r>
                <w:rPr>
                  <w:b/>
                </w:rPr>
                <w:t>16.80</w:t>
              </w:r>
            </w:ins>
          </w:p>
        </w:tc>
      </w:tr>
      <w:tr>
        <w:tc>
          <w:tcPr>
            <w:tcW w:type="dxa" w:w="1872"/>
          </w:tcPr>
          <w:p>
            <w:pPr>
              <w:pStyle w:val="Q-BodyText"/>
              <w:jc w:val="left"/>
            </w:pPr>
          </w:p>
        </w:tc>
        <w:tc>
          <w:tcPr>
            <w:tcW w:type="dxa" w:w="1872"/>
          </w:tcPr>
          <w:p>
            <w:pPr>
              <w:pStyle w:val="Q-BodyText"/>
              <w:jc w:val="left"/>
            </w:pPr>
            <w:ins w:id="1233" w:author="AgileWriter" w:date="2026-04-07T15:12:07Z">
              <w:r>
                <w:rPr>
                  <w:b/>
                </w:rPr>
                <w:t>SD</w:t>
              </w:r>
            </w:ins>
          </w:p>
        </w:tc>
        <w:tc>
          <w:tcPr>
            <w:tcW w:type="dxa" w:w="1872"/>
          </w:tcPr>
          <w:p>
            <w:pPr>
              <w:pStyle w:val="Q-BodyText"/>
              <w:jc w:val="left"/>
            </w:pPr>
            <w:ins w:id="1234" w:author="AgileWriter" w:date="2026-04-07T15:12:07Z">
              <w:r>
                <w:rPr>
                  <w:b/>
                </w:rPr>
                <w:t>99.6</w:t>
              </w:r>
            </w:ins>
          </w:p>
        </w:tc>
        <w:tc>
          <w:tcPr>
            <w:tcW w:type="dxa" w:w="1872"/>
          </w:tcPr>
          <w:p>
            <w:pPr>
              <w:pStyle w:val="Q-BodyText"/>
              <w:jc w:val="left"/>
            </w:pPr>
          </w:p>
        </w:tc>
        <w:tc>
          <w:tcPr>
            <w:tcW w:type="dxa" w:w="1872"/>
          </w:tcPr>
          <w:p>
            <w:pPr>
              <w:pStyle w:val="Q-BodyText"/>
              <w:jc w:val="left"/>
            </w:pPr>
            <w:ins w:id="1235" w:author="AgileWriter" w:date="2026-04-07T15:12:07Z">
              <w:r>
                <w:rPr>
                  <w:b/>
                </w:rPr>
                <w:t>99.6</w:t>
              </w:r>
            </w:ins>
          </w:p>
        </w:tc>
      </w:tr>
      <w:tr>
        <w:tc>
          <w:tcPr>
            <w:tcW w:type="dxa" w:w="1872"/>
          </w:tcPr>
          <w:p>
            <w:pPr>
              <w:pStyle w:val="Q-BodyText"/>
              <w:jc w:val="left"/>
            </w:pPr>
          </w:p>
        </w:tc>
        <w:tc>
          <w:tcPr>
            <w:tcW w:type="dxa" w:w="1872"/>
          </w:tcPr>
          <w:p>
            <w:pPr>
              <w:pStyle w:val="Q-BodyText"/>
              <w:jc w:val="left"/>
            </w:pPr>
            <w:ins w:id="1236" w:author="AgileWriter" w:date="2026-04-07T15:12:07Z">
              <w:r>
                <w:rPr>
                  <w:b/>
                </w:rPr>
                <w:t>Min, Max</w:t>
              </w:r>
            </w:ins>
          </w:p>
        </w:tc>
        <w:tc>
          <w:tcPr>
            <w:tcW w:type="dxa" w:w="1872"/>
          </w:tcPr>
          <w:p>
            <w:pPr>
              <w:pStyle w:val="Q-BodyText"/>
              <w:jc w:val="left"/>
            </w:pPr>
            <w:ins w:id="1237" w:author="AgileWriter" w:date="2026-04-07T15:12:07Z">
              <w:r>
                <w:rPr>
                  <w:b/>
                </w:rPr>
                <w:t>22, 100</w:t>
              </w:r>
            </w:ins>
          </w:p>
        </w:tc>
        <w:tc>
          <w:tcPr>
            <w:tcW w:type="dxa" w:w="1872"/>
          </w:tcPr>
          <w:p>
            <w:pPr>
              <w:pStyle w:val="Q-BodyText"/>
              <w:jc w:val="left"/>
            </w:pPr>
          </w:p>
        </w:tc>
        <w:tc>
          <w:tcPr>
            <w:tcW w:type="dxa" w:w="1872"/>
          </w:tcPr>
          <w:p>
            <w:pPr>
              <w:pStyle w:val="Q-BodyText"/>
              <w:jc w:val="left"/>
            </w:pPr>
            <w:ins w:id="1238" w:author="AgileWriter" w:date="2026-04-07T15:12:07Z">
              <w:r>
                <w:rPr>
                  <w:b/>
                </w:rPr>
                <w:t>22, 100</w:t>
              </w:r>
            </w:ins>
          </w:p>
        </w:tc>
      </w:tr>
      <w:tr>
        <w:tc>
          <w:tcPr>
            <w:tcW w:type="dxa" w:w="1872"/>
          </w:tcPr>
          <w:p>
            <w:pPr>
              <w:pStyle w:val="Q-BodyText"/>
              <w:jc w:val="left"/>
            </w:pPr>
            <w:ins w:id="1239" w:author="AgileWriter" w:date="2026-04-07T15:12:07Z">
              <w:r>
                <w:rPr>
                  <w:b/>
                </w:rPr>
                <w:t>Subjects With Dose Reduction</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1240" w:author="AgileWriter" w:date="2026-04-07T15:12:07Z">
              <w:r>
                <w:rPr>
                  <w:b/>
                </w:rPr>
                <w:t xml:space="preserve"> ≥1 dose reduction</w:t>
              </w:r>
            </w:ins>
          </w:p>
        </w:tc>
        <w:tc>
          <w:tcPr>
            <w:tcW w:type="dxa" w:w="1872"/>
          </w:tcPr>
          <w:p>
            <w:pPr>
              <w:pStyle w:val="Q-BodyText"/>
              <w:jc w:val="left"/>
            </w:pPr>
            <w:ins w:id="1241" w:author="AgileWriter" w:date="2026-04-07T15:12:07Z">
              <w:r>
                <w:rPr>
                  <w:b/>
                </w:rPr>
                <w:t>n (%)</w:t>
              </w:r>
            </w:ins>
          </w:p>
        </w:tc>
        <w:tc>
          <w:tcPr>
            <w:tcW w:type="dxa" w:w="1872"/>
          </w:tcPr>
          <w:p>
            <w:pPr>
              <w:pStyle w:val="Q-BodyText"/>
              <w:jc w:val="left"/>
            </w:pPr>
            <w:ins w:id="1242" w:author="AgileWriter" w:date="2026-04-07T15:12:07Z">
              <w:r>
                <w:rPr>
                  <w:b/>
                </w:rPr>
                <w:t>0</w:t>
              </w:r>
            </w:ins>
          </w:p>
        </w:tc>
        <w:tc>
          <w:tcPr>
            <w:tcW w:type="dxa" w:w="1872"/>
          </w:tcPr>
          <w:p>
            <w:pPr>
              <w:pStyle w:val="Q-BodyText"/>
              <w:jc w:val="left"/>
            </w:pPr>
            <w:ins w:id="1243" w:author="AgileWriter" w:date="2026-04-07T15:12:07Z">
              <w:r>
                <w:rPr>
                  <w:b/>
                </w:rPr>
                <w:t>N/A</w:t>
              </w:r>
            </w:ins>
          </w:p>
        </w:tc>
        <w:tc>
          <w:tcPr>
            <w:tcW w:type="dxa" w:w="1872"/>
          </w:tcPr>
          <w:p>
            <w:pPr>
              <w:pStyle w:val="Q-BodyText"/>
              <w:jc w:val="left"/>
            </w:pPr>
            <w:ins w:id="1244" w:author="AgileWriter" w:date="2026-04-07T15:12:07Z">
              <w:r>
                <w:rPr>
                  <w:b/>
                </w:rPr>
                <w:t>0</w:t>
              </w:r>
            </w:ins>
          </w:p>
        </w:tc>
      </w:tr>
      <w:tr>
        <w:tc>
          <w:tcPr>
            <w:tcW w:type="dxa" w:w="1872"/>
          </w:tcPr>
          <w:p>
            <w:pPr>
              <w:pStyle w:val="Q-BodyText"/>
              <w:jc w:val="left"/>
            </w:pPr>
            <w:ins w:id="1245" w:author="AgileWriter" w:date="2026-04-07T15:12:07Z">
              <w:r>
                <w:rPr>
                  <w:b/>
                </w:rPr>
                <w:t xml:space="preserve"> ≥2 dose reductions</w:t>
              </w:r>
            </w:ins>
          </w:p>
        </w:tc>
        <w:tc>
          <w:tcPr>
            <w:tcW w:type="dxa" w:w="1872"/>
          </w:tcPr>
          <w:p>
            <w:pPr>
              <w:pStyle w:val="Q-BodyText"/>
              <w:jc w:val="left"/>
            </w:pPr>
            <w:ins w:id="1246" w:author="AgileWriter" w:date="2026-04-07T15:12:07Z">
              <w:r>
                <w:rPr>
                  <w:b/>
                </w:rPr>
                <w:t>n (%)</w:t>
              </w:r>
            </w:ins>
          </w:p>
        </w:tc>
        <w:tc>
          <w:tcPr>
            <w:tcW w:type="dxa" w:w="1872"/>
          </w:tcPr>
          <w:p>
            <w:pPr>
              <w:pStyle w:val="Q-BodyText"/>
              <w:jc w:val="left"/>
            </w:pPr>
            <w:ins w:id="1247" w:author="AgileWriter" w:date="2026-04-07T15:12:07Z">
              <w:r>
                <w:rPr>
                  <w:b/>
                </w:rPr>
                <w:t>0</w:t>
              </w:r>
            </w:ins>
          </w:p>
        </w:tc>
        <w:tc>
          <w:tcPr>
            <w:tcW w:type="dxa" w:w="1872"/>
          </w:tcPr>
          <w:p>
            <w:pPr>
              <w:pStyle w:val="Q-BodyText"/>
              <w:jc w:val="left"/>
            </w:pPr>
            <w:ins w:id="1248" w:author="AgileWriter" w:date="2026-04-07T15:12:07Z">
              <w:r>
                <w:rPr>
                  <w:b/>
                </w:rPr>
                <w:t>N/A</w:t>
              </w:r>
            </w:ins>
          </w:p>
        </w:tc>
        <w:tc>
          <w:tcPr>
            <w:tcW w:type="dxa" w:w="1872"/>
          </w:tcPr>
          <w:p>
            <w:pPr>
              <w:pStyle w:val="Q-BodyText"/>
              <w:jc w:val="left"/>
            </w:pPr>
            <w:ins w:id="1249" w:author="AgileWriter" w:date="2026-04-07T15:12:07Z">
              <w:r>
                <w:rPr>
                  <w:b/>
                </w:rPr>
                <w:t>0</w:t>
              </w:r>
            </w:ins>
          </w:p>
        </w:tc>
      </w:tr>
      <w:tr>
        <w:tc>
          <w:tcPr>
            <w:tcW w:type="dxa" w:w="1872"/>
          </w:tcPr>
          <w:p>
            <w:pPr>
              <w:pStyle w:val="Q-BodyText"/>
              <w:jc w:val="left"/>
            </w:pPr>
            <w:ins w:id="1250" w:author="AgileWriter" w:date="2026-04-07T15:12:07Z">
              <w:r>
                <w:rPr>
                  <w:b/>
                </w:rPr>
                <w:t>Subjects With Dose Interruption</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1251" w:author="AgileWriter" w:date="2026-04-07T15:12:07Z">
              <w:r>
                <w:rPr>
                  <w:b/>
                </w:rPr>
                <w:t xml:space="preserve"> ≥1 dose interruption</w:t>
              </w:r>
            </w:ins>
          </w:p>
        </w:tc>
        <w:tc>
          <w:tcPr>
            <w:tcW w:type="dxa" w:w="1872"/>
          </w:tcPr>
          <w:p>
            <w:pPr>
              <w:pStyle w:val="Q-BodyText"/>
              <w:jc w:val="left"/>
            </w:pPr>
            <w:ins w:id="1252" w:author="AgileWriter" w:date="2026-04-07T15:12:07Z">
              <w:r>
                <w:rPr>
                  <w:b/>
                </w:rPr>
                <w:t>n (%)</w:t>
              </w:r>
            </w:ins>
          </w:p>
        </w:tc>
        <w:tc>
          <w:tcPr>
            <w:tcW w:type="dxa" w:w="1872"/>
          </w:tcPr>
          <w:p>
            <w:pPr>
              <w:pStyle w:val="Q-BodyText"/>
              <w:jc w:val="left"/>
            </w:pPr>
            <w:ins w:id="1253" w:author="AgileWriter" w:date="2026-04-07T15:12:07Z">
              <w:r>
                <w:rPr>
                  <w:b/>
                </w:rPr>
                <w:t>1 (4.8)</w:t>
              </w:r>
            </w:ins>
          </w:p>
        </w:tc>
        <w:tc>
          <w:tcPr>
            <w:tcW w:type="dxa" w:w="1872"/>
          </w:tcPr>
          <w:p>
            <w:pPr>
              <w:pStyle w:val="Q-BodyText"/>
              <w:jc w:val="left"/>
            </w:pPr>
            <w:ins w:id="1254" w:author="AgileWriter" w:date="2026-04-07T15:12:07Z">
              <w:r>
                <w:rPr>
                  <w:b/>
                </w:rPr>
                <w:t>N/A</w:t>
              </w:r>
            </w:ins>
          </w:p>
        </w:tc>
        <w:tc>
          <w:tcPr>
            <w:tcW w:type="dxa" w:w="1872"/>
          </w:tcPr>
          <w:p>
            <w:pPr>
              <w:pStyle w:val="Q-BodyText"/>
              <w:jc w:val="left"/>
            </w:pPr>
            <w:ins w:id="1255" w:author="AgileWriter" w:date="2026-04-07T15:12:07Z">
              <w:r>
                <w:rPr>
                  <w:b/>
                </w:rPr>
                <w:t>1 (4.8)</w:t>
              </w:r>
            </w:ins>
          </w:p>
        </w:tc>
      </w:tr>
      <w:tr>
        <w:tc>
          <w:tcPr>
            <w:tcW w:type="dxa" w:w="1872"/>
          </w:tcPr>
          <w:p>
            <w:pPr>
              <w:pStyle w:val="Q-BodyText"/>
              <w:jc w:val="left"/>
            </w:pPr>
            <w:ins w:id="1256" w:author="AgileWriter" w:date="2026-04-07T15:12:07Z">
              <w:r>
                <w:rPr>
                  <w:b/>
                </w:rPr>
                <w:t xml:space="preserve"> ≥2 dose interruption</w:t>
              </w:r>
            </w:ins>
          </w:p>
        </w:tc>
        <w:tc>
          <w:tcPr>
            <w:tcW w:type="dxa" w:w="1872"/>
          </w:tcPr>
          <w:p>
            <w:pPr>
              <w:pStyle w:val="Q-BodyText"/>
              <w:jc w:val="left"/>
            </w:pPr>
            <w:ins w:id="1257" w:author="AgileWriter" w:date="2026-04-07T15:12:07Z">
              <w:r>
                <w:rPr>
                  <w:b/>
                </w:rPr>
                <w:t>n (%)</w:t>
              </w:r>
            </w:ins>
          </w:p>
        </w:tc>
        <w:tc>
          <w:tcPr>
            <w:tcW w:type="dxa" w:w="1872"/>
          </w:tcPr>
          <w:p>
            <w:pPr>
              <w:pStyle w:val="Q-BodyText"/>
              <w:jc w:val="left"/>
            </w:pPr>
            <w:ins w:id="1258" w:author="AgileWriter" w:date="2026-04-07T15:12:07Z">
              <w:r>
                <w:rPr>
                  <w:b/>
                </w:rPr>
                <w:t>0</w:t>
              </w:r>
            </w:ins>
          </w:p>
        </w:tc>
        <w:tc>
          <w:tcPr>
            <w:tcW w:type="dxa" w:w="1872"/>
          </w:tcPr>
          <w:p>
            <w:pPr>
              <w:pStyle w:val="Q-BodyText"/>
              <w:jc w:val="left"/>
            </w:pPr>
            <w:ins w:id="1259" w:author="AgileWriter" w:date="2026-04-07T15:12:07Z">
              <w:r>
                <w:rPr>
                  <w:b/>
                </w:rPr>
                <w:t>N/A</w:t>
              </w:r>
            </w:ins>
          </w:p>
        </w:tc>
        <w:tc>
          <w:tcPr>
            <w:tcW w:type="dxa" w:w="1872"/>
          </w:tcPr>
          <w:p>
            <w:pPr>
              <w:pStyle w:val="Q-BodyText"/>
              <w:jc w:val="left"/>
            </w:pPr>
            <w:ins w:id="1260" w:author="AgileWriter" w:date="2026-04-07T15:12:07Z">
              <w:r>
                <w:rPr>
                  <w:b/>
                </w:rPr>
                <w:t>0</w:t>
              </w:r>
            </w:ins>
          </w:p>
        </w:tc>
      </w:tr>
      <w:tr>
        <w:tc>
          <w:tcPr>
            <w:tcW w:type="dxa" w:w="1872"/>
          </w:tcPr>
          <w:p>
            <w:pPr>
              <w:pStyle w:val="Q-BodyText"/>
              <w:jc w:val="left"/>
            </w:pPr>
            <w:ins w:id="1261" w:author="AgileWriter" w:date="2026-04-07T15:12:07Z">
              <w:r>
                <w:rPr>
                  <w:b/>
                </w:rPr>
                <w:t>Number of Days With Dose Interruption</w:t>
              </w:r>
            </w:ins>
          </w:p>
        </w:tc>
        <w:tc>
          <w:tcPr>
            <w:tcW w:type="dxa" w:w="1872"/>
          </w:tcPr>
          <w:p>
            <w:pPr>
              <w:pStyle w:val="Q-BodyText"/>
              <w:jc w:val="left"/>
            </w:pPr>
            <w:ins w:id="1262" w:author="AgileWriter" w:date="2026-04-07T15:12:07Z">
              <w:r>
                <w:rPr>
                  <w:b/>
                </w:rPr>
                <w:t>n</w:t>
              </w:r>
            </w:ins>
          </w:p>
        </w:tc>
        <w:tc>
          <w:tcPr>
            <w:tcW w:type="dxa" w:w="1872"/>
          </w:tcPr>
          <w:p>
            <w:pPr>
              <w:pStyle w:val="Q-BodyText"/>
              <w:jc w:val="left"/>
            </w:pPr>
            <w:ins w:id="1263" w:author="AgileWriter" w:date="2026-04-07T15:12:07Z">
              <w:r>
                <w:rPr>
                  <w:b/>
                </w:rPr>
                <w:t>1</w:t>
              </w:r>
            </w:ins>
          </w:p>
        </w:tc>
        <w:tc>
          <w:tcPr>
            <w:tcW w:type="dxa" w:w="1872"/>
          </w:tcPr>
          <w:p>
            <w:pPr>
              <w:pStyle w:val="Q-BodyText"/>
              <w:jc w:val="left"/>
            </w:pPr>
            <w:ins w:id="1264" w:author="AgileWriter" w:date="2026-04-07T15:12:07Z">
              <w:r>
                <w:rPr>
                  <w:b/>
                </w:rPr>
                <w:t xml:space="preserve">N/A </w:t>
              </w:r>
            </w:ins>
          </w:p>
        </w:tc>
        <w:tc>
          <w:tcPr>
            <w:tcW w:type="dxa" w:w="1872"/>
          </w:tcPr>
          <w:p>
            <w:pPr>
              <w:pStyle w:val="Q-BodyText"/>
              <w:jc w:val="left"/>
            </w:pPr>
            <w:ins w:id="1265" w:author="AgileWriter" w:date="2026-04-07T15:12:07Z">
              <w:r>
                <w:rPr>
                  <w:b/>
                </w:rPr>
                <w:t>1</w:t>
              </w:r>
            </w:ins>
          </w:p>
        </w:tc>
      </w:tr>
      <w:tr>
        <w:tc>
          <w:tcPr>
            <w:tcW w:type="dxa" w:w="1872"/>
          </w:tcPr>
          <w:p>
            <w:pPr>
              <w:pStyle w:val="Q-BodyText"/>
              <w:jc w:val="left"/>
            </w:pPr>
          </w:p>
        </w:tc>
        <w:tc>
          <w:tcPr>
            <w:tcW w:type="dxa" w:w="1872"/>
          </w:tcPr>
          <w:p>
            <w:pPr>
              <w:pStyle w:val="Q-BodyText"/>
              <w:jc w:val="left"/>
            </w:pPr>
            <w:ins w:id="1266" w:author="AgileWriter" w:date="2026-04-07T15:12:07Z">
              <w:r>
                <w:rPr>
                  <w:b/>
                </w:rPr>
                <w:t>Mean</w:t>
              </w:r>
            </w:ins>
          </w:p>
        </w:tc>
        <w:tc>
          <w:tcPr>
            <w:tcW w:type="dxa" w:w="1872"/>
          </w:tcPr>
          <w:p>
            <w:pPr>
              <w:pStyle w:val="Q-BodyText"/>
              <w:jc w:val="left"/>
            </w:pPr>
            <w:ins w:id="1267" w:author="AgileWriter" w:date="2026-04-07T15:12:07Z">
              <w:r>
                <w:rPr>
                  <w:b/>
                </w:rPr>
                <w:t>5</w:t>
              </w:r>
            </w:ins>
          </w:p>
        </w:tc>
        <w:tc>
          <w:tcPr>
            <w:tcW w:type="dxa" w:w="1872"/>
          </w:tcPr>
          <w:p>
            <w:pPr>
              <w:pStyle w:val="Q-BodyText"/>
              <w:jc w:val="left"/>
            </w:pPr>
          </w:p>
        </w:tc>
        <w:tc>
          <w:tcPr>
            <w:tcW w:type="dxa" w:w="1872"/>
          </w:tcPr>
          <w:p>
            <w:pPr>
              <w:pStyle w:val="Q-BodyText"/>
              <w:jc w:val="left"/>
            </w:pPr>
            <w:ins w:id="1268" w:author="AgileWriter" w:date="2026-04-07T15:12:07Z">
              <w:r>
                <w:rPr>
                  <w:b/>
                </w:rPr>
                <w:t>5</w:t>
              </w:r>
            </w:ins>
          </w:p>
        </w:tc>
      </w:tr>
      <w:tr>
        <w:tc>
          <w:tcPr>
            <w:tcW w:type="dxa" w:w="1872"/>
          </w:tcPr>
          <w:p>
            <w:pPr>
              <w:pStyle w:val="Q-BodyText"/>
              <w:jc w:val="left"/>
            </w:pPr>
          </w:p>
        </w:tc>
        <w:tc>
          <w:tcPr>
            <w:tcW w:type="dxa" w:w="1872"/>
          </w:tcPr>
          <w:p>
            <w:pPr>
              <w:pStyle w:val="Q-BodyText"/>
              <w:jc w:val="left"/>
            </w:pPr>
            <w:ins w:id="1269" w:author="AgileWriter" w:date="2026-04-07T15:12:07Z">
              <w:r>
                <w:rPr>
                  <w:b/>
                </w:rPr>
                <w:t>Median</w:t>
              </w:r>
            </w:ins>
          </w:p>
        </w:tc>
        <w:tc>
          <w:tcPr>
            <w:tcW w:type="dxa" w:w="1872"/>
          </w:tcPr>
          <w:p>
            <w:pPr>
              <w:pStyle w:val="Q-BodyText"/>
              <w:jc w:val="left"/>
            </w:pPr>
            <w:ins w:id="1270" w:author="AgileWriter" w:date="2026-04-07T15:12:07Z">
              <w:r>
                <w:rPr>
                  <w:b/>
                </w:rPr>
                <w:t>5</w:t>
              </w:r>
            </w:ins>
          </w:p>
        </w:tc>
        <w:tc>
          <w:tcPr>
            <w:tcW w:type="dxa" w:w="1872"/>
          </w:tcPr>
          <w:p>
            <w:pPr>
              <w:pStyle w:val="Q-BodyText"/>
              <w:jc w:val="left"/>
            </w:pPr>
          </w:p>
        </w:tc>
        <w:tc>
          <w:tcPr>
            <w:tcW w:type="dxa" w:w="1872"/>
          </w:tcPr>
          <w:p>
            <w:pPr>
              <w:pStyle w:val="Q-BodyText"/>
              <w:jc w:val="left"/>
            </w:pPr>
            <w:ins w:id="1271" w:author="AgileWriter" w:date="2026-04-07T15:12:07Z">
              <w:r>
                <w:rPr>
                  <w:b/>
                </w:rPr>
                <w:t>5</w:t>
              </w:r>
            </w:ins>
          </w:p>
        </w:tc>
      </w:tr>
      <w:tr>
        <w:tc>
          <w:tcPr>
            <w:tcW w:type="dxa" w:w="1872"/>
          </w:tcPr>
          <w:p>
            <w:pPr>
              <w:pStyle w:val="Q-BodyText"/>
              <w:jc w:val="left"/>
            </w:pPr>
          </w:p>
        </w:tc>
        <w:tc>
          <w:tcPr>
            <w:tcW w:type="dxa" w:w="1872"/>
          </w:tcPr>
          <w:p>
            <w:pPr>
              <w:pStyle w:val="Q-BodyText"/>
              <w:jc w:val="left"/>
            </w:pPr>
            <w:ins w:id="1272" w:author="AgileWriter" w:date="2026-04-07T15:12:07Z">
              <w:r>
                <w:rPr>
                  <w:b/>
                </w:rPr>
                <w:t>SD</w:t>
              </w:r>
            </w:ins>
          </w:p>
        </w:tc>
        <w:tc>
          <w:tcPr>
            <w:tcW w:type="dxa" w:w="1872"/>
          </w:tcPr>
          <w:p>
            <w:pPr>
              <w:pStyle w:val="Q-BodyText"/>
              <w:jc w:val="left"/>
            </w:pPr>
            <w:ins w:id="1273" w:author="AgileWriter" w:date="2026-04-07T15:12:07Z">
              <w:r>
                <w:rPr>
                  <w:b/>
                </w:rPr>
                <w:t>0</w:t>
              </w:r>
            </w:ins>
          </w:p>
        </w:tc>
        <w:tc>
          <w:tcPr>
            <w:tcW w:type="dxa" w:w="1872"/>
          </w:tcPr>
          <w:p>
            <w:pPr>
              <w:pStyle w:val="Q-BodyText"/>
              <w:jc w:val="left"/>
            </w:pPr>
          </w:p>
        </w:tc>
        <w:tc>
          <w:tcPr>
            <w:tcW w:type="dxa" w:w="1872"/>
          </w:tcPr>
          <w:p>
            <w:pPr>
              <w:pStyle w:val="Q-BodyText"/>
              <w:jc w:val="left"/>
            </w:pPr>
            <w:ins w:id="1274" w:author="AgileWriter" w:date="2026-04-07T15:12:07Z">
              <w:r>
                <w:rPr>
                  <w:b/>
                </w:rPr>
                <w:t>0</w:t>
              </w:r>
            </w:ins>
          </w:p>
        </w:tc>
      </w:tr>
      <w:tr>
        <w:tc>
          <w:tcPr>
            <w:tcW w:type="dxa" w:w="1872"/>
          </w:tcPr>
          <w:p>
            <w:pPr>
              <w:pStyle w:val="Q-BodyText"/>
              <w:jc w:val="left"/>
            </w:pPr>
          </w:p>
        </w:tc>
        <w:tc>
          <w:tcPr>
            <w:tcW w:type="dxa" w:w="1872"/>
          </w:tcPr>
          <w:p>
            <w:pPr>
              <w:pStyle w:val="Q-BodyText"/>
              <w:jc w:val="left"/>
            </w:pPr>
            <w:ins w:id="1275" w:author="AgileWriter" w:date="2026-04-07T15:12:08Z">
              <w:r>
                <w:rPr>
                  <w:b/>
                </w:rPr>
                <w:t>Min, Max</w:t>
              </w:r>
            </w:ins>
          </w:p>
        </w:tc>
        <w:tc>
          <w:tcPr>
            <w:tcW w:type="dxa" w:w="1872"/>
          </w:tcPr>
          <w:p>
            <w:pPr>
              <w:pStyle w:val="Q-BodyText"/>
              <w:jc w:val="left"/>
            </w:pPr>
            <w:ins w:id="1276" w:author="AgileWriter" w:date="2026-04-07T15:12:08Z">
              <w:r>
                <w:rPr>
                  <w:b/>
                </w:rPr>
                <w:t>5</w:t>
              </w:r>
            </w:ins>
          </w:p>
        </w:tc>
        <w:tc>
          <w:tcPr>
            <w:tcW w:type="dxa" w:w="1872"/>
          </w:tcPr>
          <w:p>
            <w:pPr>
              <w:pStyle w:val="Q-BodyText"/>
              <w:jc w:val="left"/>
            </w:pPr>
          </w:p>
        </w:tc>
        <w:tc>
          <w:tcPr>
            <w:tcW w:type="dxa" w:w="1872"/>
          </w:tcPr>
          <w:p>
            <w:pPr>
              <w:pStyle w:val="Q-BodyText"/>
              <w:jc w:val="left"/>
            </w:pPr>
            <w:ins w:id="1277" w:author="AgileWriter" w:date="2026-04-07T15:12:08Z">
              <w:r>
                <w:rPr>
                  <w:b/>
                </w:rPr>
                <w:t>5</w:t>
              </w:r>
            </w:ins>
          </w:p>
        </w:tc>
      </w:tr>
    </w:tbl>
    <w:p>
      <w:pPr>
        <w:pStyle w:val="Q-Heading2"/>
        <w:jc w:val="left"/>
      </w:pPr>
      <w:bookmarkStart w:id="86" w:name="_Heading_2_Adverse_Events"/>
      <w:r>
        <w:rPr/>
        <w:t>Adverse Events</w:t>
      </w:r>
      <w:bookmarkEnd w:id="86"/>
    </w:p>
    <w:p>
      <w:pPr>
        <w:pStyle w:val="Q-BodyText"/>
        <w:jc w:val="left"/>
      </w:pPr>
      <w:del w:id="1278" w:author="AgileWriter" w:date="2026-04-07T15:12:08Z">
        <w:r>
          <w:rPr/>
          <w:delText xml:space="preserve">&lt;Adverse Events&gt;</w:delText>
        </w:r>
      </w:del>
      <w:commentRangeStart w:id="69"/>
      <w:ins w:id="1279" w:author="AgileWriter" w:date="2026-04-07T15:12:08Z">
        <w:r>
          <w:rPr/>
          <w:t>Adverse events (AEs) and serious adverse events (SAEs) will be reported by participants or their caregivers, and are monitored throughout the study. The Investigator and qualified designees are responsible for detecting, documenting, and recording all events meeting AE or SAE definitions, and must follow up on serious or study-related events, including those leading to discontinuation. The clinical significance of each finding must be evaluated by the Investigator before grading and recording it as an AE. Safety measurements such as ECGs, vital signs, laboratory tests, physical exams, and mental health assessments will be conducted at specific time points as outlined in the Schedule of Activities.</w:t>
        </w:r>
      </w:ins>
      <w:commentRangeEnd w:id="69"/>
      <w:r>
        <w:rPr>
          <w:rStyle w:val="CommentReference"/>
        </w:rPr>
        <w:commentReference w:id="69"/>
      </w:r>
    </w:p>
    <w:p>
      <w:pPr>
        <w:pStyle w:val="Q-Heading3"/>
        <w:jc w:val="left"/>
      </w:pPr>
      <w:bookmarkStart w:id="87" w:name="_Heading_3_Brief_Summary_of_Adverse_Events_Safety_A"/>
      <w:r>
        <w:rPr/>
        <w:t>Brief Summary of Adverse Events (Safety Analysis Set)</w:t>
      </w:r>
      <w:bookmarkEnd w:id="87"/>
    </w:p>
    <w:p>
      <w:pPr>
        <w:pStyle w:val="Q-BodyText"/>
        <w:jc w:val="left"/>
      </w:pPr>
      <w:del w:id="1280" w:author="AgileWriter" w:date="2026-04-07T15:12:08Z">
        <w:r>
          <w:rPr/>
          <w:delText xml:space="preserve">&lt;summary of  Overall Summary of Adverse Events (Safety Analysis Set)&gt;</w:delText>
        </w:r>
      </w:del>
      <w:commentRangeStart w:id="70"/>
      <w:ins w:id="1281" w:author="AgileWriter" w:date="2026-04-07T15:12:08Z">
        <w:r>
          <w:rPr/>
          <w:t>Among participants in the safety analysis set, treatment-emergent adverse events (TEAEs) were notably more frequent in the treatment group (85.7%) compared to the placebo group (50.0%), with an overall incidence of 74.2%. Treatment-related TEAEs occurred in 61.9% of the treatment group and none in the placebo group. Grade 3 or higher TEAEs and serious TEAEs were reported in 22.6% of the treatment group and 20.0% of the placebo group, representing 29.0% of all participants. TEAEs leading to study drug discontinuation were observed in 9.5% of the treatment group and none in the placebo group (6.5% overall). Dose modifications and reductions due to TEAEs were rare, and deaths attributed to TEAEs occurred in 14.2% of the treatment group, with none in the placebo group (9.7% overall), all classified as treatment-related.</w:t>
        </w:r>
      </w:ins>
      <w:commentRangeEnd w:id="70"/>
      <w:r>
        <w:rPr>
          <w:rStyle w:val="CommentReference"/>
        </w:rPr>
        <w:commentReference w:id="70"/>
      </w:r>
    </w:p>
    <w:p>
      <w:pPr>
        <w:pStyle w:val="Q-BodyText"/>
        <w:jc w:val="left"/>
      </w:pPr>
      <w:del w:id="1282" w:author="AgileWriter" w:date="2026-04-07T15:12:08Z">
        <w:r>
          <w:rPr/>
          <w:delText xml:space="preserve">&lt;Table summary of Adverse Events&gt;</w:delText>
        </w:r>
      </w:del>
    </w:p>
    <w:p>
      <w:pPr>
        <w:pStyle w:val="Q-CaptionContd"/>
        <w:jc w:val="left"/>
      </w:pPr>
      <w:bookmarkStart w:id="88" w:name="_Table_13"/>
      <w:ins w:id="1283" w:author="AgileWriter" w:date="2026-04-07T15:12:08Z">
        <w:commentRangeStart w:id="71"/>
        <w:r>
          <w:t xml:space="preserve">Table </w:t>
        </w:r>
        <w:commentRangeEnd w:id="71"/>
        <w:r>
          <w:rPr>
            <w:rStyle w:val="CommentReference"/>
          </w:rPr>
          <w:commentReference w:id="71"/>
        </w:r>
        <w:r>
          <w:fldChar w:fldCharType="begin"/>
        </w:r>
        <w:r>
          <w:instrText xml:space="preserve"> SEQ Table \* ARABIC </w:instrText>
        </w:r>
        <w:r>
          <w:fldChar w:fldCharType="separate"/>
        </w:r>
        <w:r>
          <w:rPr>
            <w:noProof/>
          </w:rPr>
          <w:t xml:space="preserve">13</w:t>
        </w:r>
        <w:r>
          <w:fldChar w:fldCharType="end"/>
        </w:r>
        <w:r>
          <w:t>: Overall Summary of Adverse Events (Safety Analysis Set)</w:t>
        </w:r>
      </w:ins>
      <w:bookmarkEnd w:id="88"/>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ins w:id="1284" w:author="AgileWriter" w:date="2026-04-07T15:12:08Z">
              <w:r>
                <w:rPr>
                  <w:b/>
                </w:rPr>
                <w:t>Parameter</w:t>
              </w:r>
            </w:ins>
          </w:p>
        </w:tc>
        <w:tc>
          <w:tcPr>
            <w:tcW w:type="dxa" w:w="1872"/>
          </w:tcPr>
          <w:p>
            <w:pPr>
              <w:pStyle w:val="Q-BodyText"/>
              <w:jc w:val="left"/>
            </w:pPr>
            <w:ins w:id="1285" w:author="AgileWriter" w:date="2026-04-07T15:12:08Z">
              <w:r>
                <w:rPr>
                  <w:b/>
                </w:rPr>
                <w:t>Statistics</w:t>
              </w:r>
            </w:ins>
          </w:p>
        </w:tc>
        <w:tc>
          <w:tcPr>
            <w:tcW w:type="dxa" w:w="1872"/>
          </w:tcPr>
          <w:p>
            <w:pPr>
              <w:pStyle w:val="Q-BodyText"/>
              <w:jc w:val="left"/>
            </w:pPr>
            <w:ins w:id="1286" w:author="AgileWriter" w:date="2026-04-07T15:12:08Z">
              <w:r>
                <w:rPr>
                  <w:b/>
                </w:rPr>
                <w:t>Treatment</w:t>
              </w:r>
            </w:ins>
          </w:p>
        </w:tc>
        <w:tc>
          <w:tcPr>
            <w:tcW w:type="dxa" w:w="1872"/>
          </w:tcPr>
          <w:p>
            <w:pPr>
              <w:pStyle w:val="Q-BodyText"/>
              <w:jc w:val="left"/>
            </w:pPr>
            <w:ins w:id="1287" w:author="AgileWriter" w:date="2026-04-07T15:12:08Z">
              <w:r>
                <w:rPr>
                  <w:b/>
                </w:rPr>
                <w:t>Placebo</w:t>
              </w:r>
            </w:ins>
          </w:p>
        </w:tc>
        <w:tc>
          <w:tcPr>
            <w:tcW w:type="dxa" w:w="1872"/>
          </w:tcPr>
          <w:p>
            <w:pPr>
              <w:pStyle w:val="Q-BodyText"/>
              <w:jc w:val="left"/>
            </w:pPr>
            <w:ins w:id="1288" w:author="AgileWriter" w:date="2026-04-07T15:12:08Z">
              <w:r>
                <w:rPr>
                  <w:b/>
                </w:rPr>
                <w:t>Total</w:t>
              </w:r>
            </w:ins>
          </w:p>
        </w:tc>
      </w:tr>
      <w:tr>
        <w:tc>
          <w:tcPr>
            <w:tcW w:type="dxa" w:w="1872"/>
          </w:tcPr>
          <w:p>
            <w:pPr>
              <w:pStyle w:val="Q-BodyText"/>
              <w:jc w:val="left"/>
            </w:pPr>
          </w:p>
        </w:tc>
        <w:tc>
          <w:tcPr>
            <w:tcW w:type="dxa" w:w="1872"/>
          </w:tcPr>
          <w:p>
            <w:pPr>
              <w:pStyle w:val="Q-BodyText"/>
              <w:jc w:val="left"/>
            </w:pPr>
          </w:p>
        </w:tc>
        <w:tc>
          <w:tcPr>
            <w:tcW w:type="dxa" w:w="1872"/>
          </w:tcPr>
          <w:p>
            <w:pPr>
              <w:pStyle w:val="Q-BodyText"/>
              <w:jc w:val="left"/>
            </w:pPr>
            <w:ins w:id="1289" w:author="AgileWriter" w:date="2026-04-07T15:12:08Z">
              <w:r>
                <w:rPr>
                  <w:b/>
                </w:rPr>
                <w:t>N=21</w:t>
              </w:r>
            </w:ins>
          </w:p>
        </w:tc>
        <w:tc>
          <w:tcPr>
            <w:tcW w:type="dxa" w:w="1872"/>
          </w:tcPr>
          <w:p>
            <w:pPr>
              <w:pStyle w:val="Q-BodyText"/>
              <w:jc w:val="left"/>
            </w:pPr>
            <w:ins w:id="1290" w:author="AgileWriter" w:date="2026-04-07T15:12:08Z">
              <w:r>
                <w:rPr>
                  <w:b/>
                </w:rPr>
                <w:t>N=10</w:t>
              </w:r>
            </w:ins>
          </w:p>
        </w:tc>
        <w:tc>
          <w:tcPr>
            <w:tcW w:type="dxa" w:w="1872"/>
          </w:tcPr>
          <w:p>
            <w:pPr>
              <w:pStyle w:val="Q-BodyText"/>
              <w:jc w:val="left"/>
            </w:pPr>
            <w:ins w:id="1291" w:author="AgileWriter" w:date="2026-04-07T15:12:08Z">
              <w:r>
                <w:rPr>
                  <w:b/>
                </w:rPr>
                <w:t>N=31</w:t>
              </w:r>
            </w:ins>
          </w:p>
        </w:tc>
      </w:tr>
      <w:tr>
        <w:tc>
          <w:tcPr>
            <w:tcW w:type="dxa" w:w="1872"/>
          </w:tcPr>
          <w:p>
            <w:pPr>
              <w:pStyle w:val="Q-BodyText"/>
              <w:jc w:val="left"/>
            </w:pPr>
            <w:ins w:id="1292" w:author="AgileWriter" w:date="2026-04-07T15:12:08Z">
              <w:r>
                <w:rPr>
                  <w:b/>
                </w:rPr>
                <w:t xml:space="preserve">Number of Subjects with at least one: </w:t>
              </w:r>
            </w:ins>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c>
          <w:tcPr>
            <w:tcW w:type="dxa" w:w="1872"/>
          </w:tcPr>
          <w:p>
            <w:pPr>
              <w:pStyle w:val="Q-BodyText"/>
              <w:jc w:val="left"/>
            </w:pPr>
          </w:p>
        </w:tc>
      </w:tr>
      <w:tr>
        <w:tc>
          <w:tcPr>
            <w:tcW w:type="dxa" w:w="1872"/>
          </w:tcPr>
          <w:p>
            <w:pPr>
              <w:pStyle w:val="Q-BodyText"/>
              <w:jc w:val="left"/>
            </w:pPr>
            <w:ins w:id="1293" w:author="AgileWriter" w:date="2026-04-07T15:12:08Z">
              <w:r>
                <w:rPr>
                  <w:b/>
                </w:rPr>
                <w:t>TEAE</w:t>
              </w:r>
            </w:ins>
          </w:p>
        </w:tc>
        <w:tc>
          <w:tcPr>
            <w:tcW w:type="dxa" w:w="1872"/>
          </w:tcPr>
          <w:p>
            <w:pPr>
              <w:pStyle w:val="Q-BodyText"/>
              <w:jc w:val="left"/>
            </w:pPr>
            <w:ins w:id="1294" w:author="AgileWriter" w:date="2026-04-07T15:12:08Z">
              <w:r>
                <w:rPr>
                  <w:b/>
                </w:rPr>
                <w:t>n (%)</w:t>
              </w:r>
            </w:ins>
          </w:p>
        </w:tc>
        <w:tc>
          <w:tcPr>
            <w:tcW w:type="dxa" w:w="1872"/>
          </w:tcPr>
          <w:p>
            <w:pPr>
              <w:pStyle w:val="Q-BodyText"/>
              <w:jc w:val="left"/>
            </w:pPr>
            <w:ins w:id="1295" w:author="AgileWriter" w:date="2026-04-07T15:12:08Z">
              <w:r>
                <w:rPr>
                  <w:b/>
                </w:rPr>
                <w:t>18 (85.7)</w:t>
              </w:r>
            </w:ins>
          </w:p>
        </w:tc>
        <w:tc>
          <w:tcPr>
            <w:tcW w:type="dxa" w:w="1872"/>
          </w:tcPr>
          <w:p>
            <w:pPr>
              <w:pStyle w:val="Q-BodyText"/>
              <w:jc w:val="left"/>
            </w:pPr>
            <w:ins w:id="1296" w:author="AgileWriter" w:date="2026-04-07T15:12:08Z">
              <w:r>
                <w:rPr>
                  <w:b/>
                </w:rPr>
                <w:t>5 (50.0)</w:t>
              </w:r>
            </w:ins>
          </w:p>
        </w:tc>
        <w:tc>
          <w:tcPr>
            <w:tcW w:type="dxa" w:w="1872"/>
          </w:tcPr>
          <w:p>
            <w:pPr>
              <w:pStyle w:val="Q-BodyText"/>
              <w:jc w:val="left"/>
            </w:pPr>
            <w:ins w:id="1297" w:author="AgileWriter" w:date="2026-04-07T15:12:08Z">
              <w:r>
                <w:rPr>
                  <w:b/>
                </w:rPr>
                <w:t>23 (74.2)</w:t>
              </w:r>
            </w:ins>
          </w:p>
        </w:tc>
      </w:tr>
      <w:tr>
        <w:tc>
          <w:tcPr>
            <w:tcW w:type="dxa" w:w="1872"/>
          </w:tcPr>
          <w:p>
            <w:pPr>
              <w:pStyle w:val="Q-BodyText"/>
              <w:jc w:val="left"/>
            </w:pPr>
            <w:ins w:id="1298" w:author="AgileWriter" w:date="2026-04-07T15:12:08Z">
              <w:r>
                <w:rPr>
                  <w:b/>
                </w:rPr>
                <w:t>Treatment Related TEAE</w:t>
              </w:r>
            </w:ins>
          </w:p>
        </w:tc>
        <w:tc>
          <w:tcPr>
            <w:tcW w:type="dxa" w:w="1872"/>
          </w:tcPr>
          <w:p>
            <w:pPr>
              <w:pStyle w:val="Q-BodyText"/>
              <w:jc w:val="left"/>
            </w:pPr>
            <w:ins w:id="1299" w:author="AgileWriter" w:date="2026-04-07T15:12:08Z">
              <w:r>
                <w:rPr>
                  <w:b/>
                </w:rPr>
                <w:t>n (%)</w:t>
              </w:r>
            </w:ins>
          </w:p>
        </w:tc>
        <w:tc>
          <w:tcPr>
            <w:tcW w:type="dxa" w:w="1872"/>
          </w:tcPr>
          <w:p>
            <w:pPr>
              <w:pStyle w:val="Q-BodyText"/>
              <w:jc w:val="left"/>
            </w:pPr>
            <w:ins w:id="1300" w:author="AgileWriter" w:date="2026-04-07T15:12:08Z">
              <w:r>
                <w:rPr>
                  <w:b/>
                </w:rPr>
                <w:t>13 (61.9)</w:t>
              </w:r>
            </w:ins>
          </w:p>
        </w:tc>
        <w:tc>
          <w:tcPr>
            <w:tcW w:type="dxa" w:w="1872"/>
          </w:tcPr>
          <w:p>
            <w:pPr>
              <w:pStyle w:val="Q-BodyText"/>
              <w:jc w:val="left"/>
            </w:pPr>
            <w:ins w:id="1301" w:author="AgileWriter" w:date="2026-04-07T15:12:08Z">
              <w:r>
                <w:rPr>
                  <w:b/>
                </w:rPr>
                <w:t>0</w:t>
              </w:r>
            </w:ins>
          </w:p>
        </w:tc>
        <w:tc>
          <w:tcPr>
            <w:tcW w:type="dxa" w:w="1872"/>
          </w:tcPr>
          <w:p>
            <w:pPr>
              <w:pStyle w:val="Q-BodyText"/>
              <w:jc w:val="left"/>
            </w:pPr>
            <w:ins w:id="1302" w:author="AgileWriter" w:date="2026-04-07T15:12:08Z">
              <w:r>
                <w:rPr>
                  <w:b/>
                </w:rPr>
                <w:t>13 (41.9)</w:t>
              </w:r>
            </w:ins>
          </w:p>
        </w:tc>
      </w:tr>
      <w:tr>
        <w:tc>
          <w:tcPr>
            <w:tcW w:type="dxa" w:w="1872"/>
          </w:tcPr>
          <w:p>
            <w:pPr>
              <w:pStyle w:val="Q-BodyText"/>
              <w:jc w:val="left"/>
            </w:pPr>
            <w:ins w:id="1303" w:author="AgileWriter" w:date="2026-04-07T15:12:08Z">
              <w:r>
                <w:rPr>
                  <w:b/>
                </w:rPr>
                <w:t>Grade 3 or Higher TEAE</w:t>
              </w:r>
            </w:ins>
          </w:p>
        </w:tc>
        <w:tc>
          <w:tcPr>
            <w:tcW w:type="dxa" w:w="1872"/>
          </w:tcPr>
          <w:p>
            <w:pPr>
              <w:pStyle w:val="Q-BodyText"/>
              <w:jc w:val="left"/>
            </w:pPr>
            <w:ins w:id="1304" w:author="AgileWriter" w:date="2026-04-07T15:12:08Z">
              <w:r>
                <w:rPr>
                  <w:b/>
                </w:rPr>
                <w:t>n (%)</w:t>
              </w:r>
            </w:ins>
          </w:p>
        </w:tc>
        <w:tc>
          <w:tcPr>
            <w:tcW w:type="dxa" w:w="1872"/>
          </w:tcPr>
          <w:p>
            <w:pPr>
              <w:pStyle w:val="Q-BodyText"/>
              <w:jc w:val="left"/>
            </w:pPr>
            <w:ins w:id="1305" w:author="AgileWriter" w:date="2026-04-07T15:12:08Z">
              <w:r>
                <w:rPr>
                  <w:b/>
                </w:rPr>
                <w:t>7 (22.6)</w:t>
              </w:r>
            </w:ins>
          </w:p>
        </w:tc>
        <w:tc>
          <w:tcPr>
            <w:tcW w:type="dxa" w:w="1872"/>
          </w:tcPr>
          <w:p>
            <w:pPr>
              <w:pStyle w:val="Q-BodyText"/>
              <w:jc w:val="left"/>
            </w:pPr>
            <w:ins w:id="1306" w:author="AgileWriter" w:date="2026-04-07T15:12:08Z">
              <w:r>
                <w:rPr>
                  <w:b/>
                </w:rPr>
                <w:t>2</w:t>
              </w:r>
            </w:ins>
          </w:p>
        </w:tc>
        <w:tc>
          <w:tcPr>
            <w:tcW w:type="dxa" w:w="1872"/>
          </w:tcPr>
          <w:p>
            <w:pPr>
              <w:pStyle w:val="Q-BodyText"/>
              <w:jc w:val="left"/>
            </w:pPr>
            <w:ins w:id="1307" w:author="AgileWriter" w:date="2026-04-07T15:12:08Z">
              <w:r>
                <w:rPr>
                  <w:b/>
                </w:rPr>
                <w:t>9 (29.0)</w:t>
              </w:r>
            </w:ins>
          </w:p>
        </w:tc>
      </w:tr>
      <w:tr>
        <w:tc>
          <w:tcPr>
            <w:tcW w:type="dxa" w:w="1872"/>
          </w:tcPr>
          <w:p>
            <w:pPr>
              <w:pStyle w:val="Q-BodyText"/>
              <w:jc w:val="left"/>
            </w:pPr>
            <w:ins w:id="1308" w:author="AgileWriter" w:date="2026-04-07T15:12:08Z">
              <w:r>
                <w:rPr>
                  <w:b/>
                </w:rPr>
                <w:t>Serious TEAE</w:t>
              </w:r>
            </w:ins>
          </w:p>
        </w:tc>
        <w:tc>
          <w:tcPr>
            <w:tcW w:type="dxa" w:w="1872"/>
          </w:tcPr>
          <w:p>
            <w:pPr>
              <w:pStyle w:val="Q-BodyText"/>
              <w:jc w:val="left"/>
            </w:pPr>
            <w:ins w:id="1309" w:author="AgileWriter" w:date="2026-04-07T15:12:08Z">
              <w:r>
                <w:rPr>
                  <w:b/>
                </w:rPr>
                <w:t>n (%)</w:t>
              </w:r>
            </w:ins>
          </w:p>
        </w:tc>
        <w:tc>
          <w:tcPr>
            <w:tcW w:type="dxa" w:w="1872"/>
          </w:tcPr>
          <w:p>
            <w:pPr>
              <w:pStyle w:val="Q-BodyText"/>
              <w:jc w:val="left"/>
            </w:pPr>
            <w:ins w:id="1310" w:author="AgileWriter" w:date="2026-04-07T15:12:08Z">
              <w:r>
                <w:rPr>
                  <w:b/>
                </w:rPr>
                <w:t>7 (22.6)</w:t>
              </w:r>
            </w:ins>
          </w:p>
        </w:tc>
        <w:tc>
          <w:tcPr>
            <w:tcW w:type="dxa" w:w="1872"/>
          </w:tcPr>
          <w:p>
            <w:pPr>
              <w:pStyle w:val="Q-BodyText"/>
              <w:jc w:val="left"/>
            </w:pPr>
            <w:ins w:id="1311" w:author="AgileWriter" w:date="2026-04-07T15:12:08Z">
              <w:r>
                <w:rPr>
                  <w:b/>
                </w:rPr>
                <w:t>2</w:t>
              </w:r>
            </w:ins>
          </w:p>
        </w:tc>
        <w:tc>
          <w:tcPr>
            <w:tcW w:type="dxa" w:w="1872"/>
          </w:tcPr>
          <w:p>
            <w:pPr>
              <w:pStyle w:val="Q-BodyText"/>
              <w:jc w:val="left"/>
            </w:pPr>
            <w:ins w:id="1312" w:author="AgileWriter" w:date="2026-04-07T15:12:08Z">
              <w:r>
                <w:rPr>
                  <w:b/>
                </w:rPr>
                <w:t>9 (29.0)</w:t>
              </w:r>
            </w:ins>
          </w:p>
        </w:tc>
      </w:tr>
      <w:tr>
        <w:tc>
          <w:tcPr>
            <w:tcW w:type="dxa" w:w="1872"/>
          </w:tcPr>
          <w:p>
            <w:pPr>
              <w:pStyle w:val="Q-BodyText"/>
              <w:jc w:val="left"/>
            </w:pPr>
            <w:ins w:id="1313" w:author="AgileWriter" w:date="2026-04-07T15:12:08Z">
              <w:r>
                <w:rPr>
                  <w:b/>
                </w:rPr>
                <w:t>Serious Treatment Related TEAE</w:t>
              </w:r>
            </w:ins>
          </w:p>
        </w:tc>
        <w:tc>
          <w:tcPr>
            <w:tcW w:type="dxa" w:w="1872"/>
          </w:tcPr>
          <w:p>
            <w:pPr>
              <w:pStyle w:val="Q-BodyText"/>
              <w:jc w:val="left"/>
            </w:pPr>
            <w:ins w:id="1314" w:author="AgileWriter" w:date="2026-04-07T15:12:08Z">
              <w:r>
                <w:rPr>
                  <w:b/>
                </w:rPr>
                <w:t>n (%)</w:t>
              </w:r>
            </w:ins>
          </w:p>
        </w:tc>
        <w:tc>
          <w:tcPr>
            <w:tcW w:type="dxa" w:w="1872"/>
          </w:tcPr>
          <w:p>
            <w:pPr>
              <w:pStyle w:val="Q-BodyText"/>
              <w:jc w:val="left"/>
            </w:pPr>
            <w:ins w:id="1315" w:author="AgileWriter" w:date="2026-04-07T15:12:08Z">
              <w:r>
                <w:rPr>
                  <w:b/>
                </w:rPr>
                <w:t>5 (23.8)</w:t>
              </w:r>
            </w:ins>
          </w:p>
        </w:tc>
        <w:tc>
          <w:tcPr>
            <w:tcW w:type="dxa" w:w="1872"/>
          </w:tcPr>
          <w:p>
            <w:pPr>
              <w:pStyle w:val="Q-BodyText"/>
              <w:jc w:val="left"/>
            </w:pPr>
            <w:ins w:id="1316" w:author="AgileWriter" w:date="2026-04-07T15:12:08Z">
              <w:r>
                <w:rPr>
                  <w:b/>
                </w:rPr>
                <w:t>0</w:t>
              </w:r>
            </w:ins>
          </w:p>
        </w:tc>
        <w:tc>
          <w:tcPr>
            <w:tcW w:type="dxa" w:w="1872"/>
          </w:tcPr>
          <w:p>
            <w:pPr>
              <w:pStyle w:val="Q-BodyText"/>
              <w:jc w:val="left"/>
            </w:pPr>
            <w:ins w:id="1317" w:author="AgileWriter" w:date="2026-04-07T15:12:08Z">
              <w:r>
                <w:rPr>
                  <w:b/>
                </w:rPr>
                <w:t>5 (16.1)</w:t>
              </w:r>
            </w:ins>
          </w:p>
        </w:tc>
      </w:tr>
      <w:tr>
        <w:tc>
          <w:tcPr>
            <w:tcW w:type="dxa" w:w="1872"/>
          </w:tcPr>
          <w:p>
            <w:pPr>
              <w:pStyle w:val="Q-BodyText"/>
              <w:jc w:val="left"/>
            </w:pPr>
            <w:ins w:id="1318" w:author="AgileWriter" w:date="2026-04-07T15:12:08Z">
              <w:r>
                <w:rPr>
                  <w:b/>
                </w:rPr>
                <w:t>TEAE resulting in discontinuation of study drug</w:t>
              </w:r>
            </w:ins>
          </w:p>
        </w:tc>
        <w:tc>
          <w:tcPr>
            <w:tcW w:type="dxa" w:w="1872"/>
          </w:tcPr>
          <w:p>
            <w:pPr>
              <w:pStyle w:val="Q-BodyText"/>
              <w:jc w:val="left"/>
            </w:pPr>
            <w:ins w:id="1319" w:author="AgileWriter" w:date="2026-04-07T15:12:08Z">
              <w:r>
                <w:rPr>
                  <w:b/>
                </w:rPr>
                <w:t>n (%)</w:t>
              </w:r>
            </w:ins>
          </w:p>
        </w:tc>
        <w:tc>
          <w:tcPr>
            <w:tcW w:type="dxa" w:w="1872"/>
          </w:tcPr>
          <w:p>
            <w:pPr>
              <w:pStyle w:val="Q-BodyText"/>
              <w:jc w:val="left"/>
            </w:pPr>
            <w:ins w:id="1320" w:author="AgileWriter" w:date="2026-04-07T15:12:08Z">
              <w:r>
                <w:rPr>
                  <w:b/>
                </w:rPr>
                <w:t>2 (9.5)</w:t>
              </w:r>
            </w:ins>
          </w:p>
        </w:tc>
        <w:tc>
          <w:tcPr>
            <w:tcW w:type="dxa" w:w="1872"/>
          </w:tcPr>
          <w:p>
            <w:pPr>
              <w:pStyle w:val="Q-BodyText"/>
              <w:jc w:val="left"/>
            </w:pPr>
            <w:ins w:id="1321" w:author="AgileWriter" w:date="2026-04-07T15:12:08Z">
              <w:r>
                <w:rPr>
                  <w:b/>
                </w:rPr>
                <w:t>0</w:t>
              </w:r>
            </w:ins>
          </w:p>
        </w:tc>
        <w:tc>
          <w:tcPr>
            <w:tcW w:type="dxa" w:w="1872"/>
          </w:tcPr>
          <w:p>
            <w:pPr>
              <w:pStyle w:val="Q-BodyText"/>
              <w:jc w:val="left"/>
            </w:pPr>
            <w:ins w:id="1322" w:author="AgileWriter" w:date="2026-04-07T15:12:08Z">
              <w:r>
                <w:rPr>
                  <w:b/>
                </w:rPr>
                <w:t>2 (6.5)</w:t>
              </w:r>
            </w:ins>
          </w:p>
        </w:tc>
      </w:tr>
      <w:tr>
        <w:tc>
          <w:tcPr>
            <w:tcW w:type="dxa" w:w="1872"/>
          </w:tcPr>
          <w:p>
            <w:pPr>
              <w:pStyle w:val="Q-BodyText"/>
              <w:jc w:val="left"/>
            </w:pPr>
            <w:ins w:id="1323" w:author="AgileWriter" w:date="2026-04-07T15:12:08Z">
              <w:r>
                <w:rPr>
                  <w:b/>
                </w:rPr>
                <w:t>TEAE resulting in dose modification of study drug</w:t>
              </w:r>
            </w:ins>
          </w:p>
        </w:tc>
        <w:tc>
          <w:tcPr>
            <w:tcW w:type="dxa" w:w="1872"/>
          </w:tcPr>
          <w:p>
            <w:pPr>
              <w:pStyle w:val="Q-BodyText"/>
              <w:jc w:val="left"/>
            </w:pPr>
            <w:ins w:id="1324" w:author="AgileWriter" w:date="2026-04-07T15:12:08Z">
              <w:r>
                <w:rPr>
                  <w:b/>
                </w:rPr>
                <w:t>n (%)</w:t>
              </w:r>
            </w:ins>
          </w:p>
        </w:tc>
        <w:tc>
          <w:tcPr>
            <w:tcW w:type="dxa" w:w="1872"/>
          </w:tcPr>
          <w:p>
            <w:pPr>
              <w:pStyle w:val="Q-BodyText"/>
              <w:jc w:val="left"/>
            </w:pPr>
            <w:ins w:id="1325" w:author="AgileWriter" w:date="2026-04-07T15:12:08Z">
              <w:r>
                <w:rPr>
                  <w:b/>
                </w:rPr>
                <w:t>1 (4.8)</w:t>
              </w:r>
            </w:ins>
          </w:p>
        </w:tc>
        <w:tc>
          <w:tcPr>
            <w:tcW w:type="dxa" w:w="1872"/>
          </w:tcPr>
          <w:p>
            <w:pPr>
              <w:pStyle w:val="Q-BodyText"/>
              <w:jc w:val="left"/>
            </w:pPr>
            <w:ins w:id="1326" w:author="AgileWriter" w:date="2026-04-07T15:12:08Z">
              <w:r>
                <w:rPr>
                  <w:b/>
                </w:rPr>
                <w:t>0</w:t>
              </w:r>
            </w:ins>
          </w:p>
        </w:tc>
        <w:tc>
          <w:tcPr>
            <w:tcW w:type="dxa" w:w="1872"/>
          </w:tcPr>
          <w:p>
            <w:pPr>
              <w:pStyle w:val="Q-BodyText"/>
              <w:jc w:val="left"/>
            </w:pPr>
            <w:ins w:id="1327" w:author="AgileWriter" w:date="2026-04-07T15:12:08Z">
              <w:r>
                <w:rPr>
                  <w:b/>
                </w:rPr>
                <w:t>1 (3.2)</w:t>
              </w:r>
            </w:ins>
          </w:p>
        </w:tc>
      </w:tr>
      <w:tr>
        <w:tc>
          <w:tcPr>
            <w:tcW w:type="dxa" w:w="1872"/>
          </w:tcPr>
          <w:p>
            <w:pPr>
              <w:pStyle w:val="Q-BodyText"/>
              <w:jc w:val="left"/>
            </w:pPr>
            <w:ins w:id="1328" w:author="AgileWriter" w:date="2026-04-07T15:12:08Z">
              <w:r>
                <w:rPr>
                  <w:b/>
                </w:rPr>
                <w:t>TEAE resulting in dose reduction of study drug</w:t>
              </w:r>
            </w:ins>
          </w:p>
        </w:tc>
        <w:tc>
          <w:tcPr>
            <w:tcW w:type="dxa" w:w="1872"/>
          </w:tcPr>
          <w:p>
            <w:pPr>
              <w:pStyle w:val="Q-BodyText"/>
              <w:jc w:val="left"/>
            </w:pPr>
            <w:ins w:id="1329" w:author="AgileWriter" w:date="2026-04-07T15:12:08Z">
              <w:r>
                <w:rPr>
                  <w:b/>
                </w:rPr>
                <w:t>n (%)</w:t>
              </w:r>
            </w:ins>
          </w:p>
        </w:tc>
        <w:tc>
          <w:tcPr>
            <w:tcW w:type="dxa" w:w="1872"/>
          </w:tcPr>
          <w:p>
            <w:pPr>
              <w:pStyle w:val="Q-BodyText"/>
              <w:jc w:val="left"/>
            </w:pPr>
            <w:ins w:id="1330" w:author="AgileWriter" w:date="2026-04-07T15:12:08Z">
              <w:r>
                <w:rPr>
                  <w:b/>
                </w:rPr>
                <w:t>0</w:t>
              </w:r>
            </w:ins>
          </w:p>
        </w:tc>
        <w:tc>
          <w:tcPr>
            <w:tcW w:type="dxa" w:w="1872"/>
          </w:tcPr>
          <w:p>
            <w:pPr>
              <w:pStyle w:val="Q-BodyText"/>
              <w:jc w:val="left"/>
            </w:pPr>
            <w:ins w:id="1331" w:author="AgileWriter" w:date="2026-04-07T15:12:08Z">
              <w:r>
                <w:rPr>
                  <w:b/>
                </w:rPr>
                <w:t>0</w:t>
              </w:r>
            </w:ins>
          </w:p>
        </w:tc>
        <w:tc>
          <w:tcPr>
            <w:tcW w:type="dxa" w:w="1872"/>
          </w:tcPr>
          <w:p>
            <w:pPr>
              <w:pStyle w:val="Q-BodyText"/>
              <w:jc w:val="left"/>
            </w:pPr>
            <w:ins w:id="1332" w:author="AgileWriter" w:date="2026-04-07T15:12:08Z">
              <w:r>
                <w:rPr>
                  <w:b/>
                </w:rPr>
                <w:t>0</w:t>
              </w:r>
            </w:ins>
          </w:p>
        </w:tc>
      </w:tr>
      <w:tr>
        <w:tc>
          <w:tcPr>
            <w:tcW w:type="dxa" w:w="1872"/>
          </w:tcPr>
          <w:p>
            <w:pPr>
              <w:pStyle w:val="Q-BodyText"/>
              <w:jc w:val="left"/>
            </w:pPr>
            <w:ins w:id="1333" w:author="AgileWriter" w:date="2026-04-07T15:12:08Z">
              <w:r>
                <w:rPr>
                  <w:b/>
                </w:rPr>
                <w:t>TEAE resulting in death</w:t>
              </w:r>
            </w:ins>
          </w:p>
        </w:tc>
        <w:tc>
          <w:tcPr>
            <w:tcW w:type="dxa" w:w="1872"/>
          </w:tcPr>
          <w:p>
            <w:pPr>
              <w:pStyle w:val="Q-BodyText"/>
              <w:jc w:val="left"/>
            </w:pPr>
            <w:ins w:id="1334" w:author="AgileWriter" w:date="2026-04-07T15:12:08Z">
              <w:r>
                <w:rPr>
                  <w:b/>
                </w:rPr>
                <w:t>n (%)</w:t>
              </w:r>
            </w:ins>
          </w:p>
        </w:tc>
        <w:tc>
          <w:tcPr>
            <w:tcW w:type="dxa" w:w="1872"/>
          </w:tcPr>
          <w:p>
            <w:pPr>
              <w:pStyle w:val="Q-BodyText"/>
              <w:jc w:val="left"/>
            </w:pPr>
            <w:ins w:id="1335" w:author="AgileWriter" w:date="2026-04-07T15:12:08Z">
              <w:r>
                <w:rPr>
                  <w:b/>
                </w:rPr>
                <w:t>3 (14.2)</w:t>
              </w:r>
            </w:ins>
          </w:p>
        </w:tc>
        <w:tc>
          <w:tcPr>
            <w:tcW w:type="dxa" w:w="1872"/>
          </w:tcPr>
          <w:p>
            <w:pPr>
              <w:pStyle w:val="Q-BodyText"/>
              <w:jc w:val="left"/>
            </w:pPr>
            <w:ins w:id="1336" w:author="AgileWriter" w:date="2026-04-07T15:12:08Z">
              <w:r>
                <w:rPr>
                  <w:b/>
                </w:rPr>
                <w:t>0</w:t>
              </w:r>
            </w:ins>
          </w:p>
        </w:tc>
        <w:tc>
          <w:tcPr>
            <w:tcW w:type="dxa" w:w="1872"/>
          </w:tcPr>
          <w:p>
            <w:pPr>
              <w:pStyle w:val="Q-BodyText"/>
              <w:jc w:val="left"/>
            </w:pPr>
            <w:ins w:id="1337" w:author="AgileWriter" w:date="2026-04-07T15:12:08Z">
              <w:r>
                <w:rPr>
                  <w:b/>
                </w:rPr>
                <w:t>3 (9.7)</w:t>
              </w:r>
            </w:ins>
          </w:p>
        </w:tc>
      </w:tr>
      <w:tr>
        <w:tc>
          <w:tcPr>
            <w:tcW w:type="dxa" w:w="1872"/>
          </w:tcPr>
          <w:p>
            <w:pPr>
              <w:pStyle w:val="Q-BodyText"/>
              <w:jc w:val="left"/>
            </w:pPr>
            <w:ins w:id="1338" w:author="AgileWriter" w:date="2026-04-07T15:12:08Z">
              <w:r>
                <w:rPr>
                  <w:b/>
                </w:rPr>
                <w:t>Treatment related TEAE resulting in death</w:t>
              </w:r>
            </w:ins>
          </w:p>
        </w:tc>
        <w:tc>
          <w:tcPr>
            <w:tcW w:type="dxa" w:w="1872"/>
          </w:tcPr>
          <w:p>
            <w:pPr>
              <w:pStyle w:val="Q-BodyText"/>
              <w:jc w:val="left"/>
            </w:pPr>
            <w:ins w:id="1339" w:author="AgileWriter" w:date="2026-04-07T15:12:08Z">
              <w:r>
                <w:rPr>
                  <w:b/>
                </w:rPr>
                <w:t>n (%)</w:t>
              </w:r>
            </w:ins>
          </w:p>
        </w:tc>
        <w:tc>
          <w:tcPr>
            <w:tcW w:type="dxa" w:w="1872"/>
          </w:tcPr>
          <w:p>
            <w:pPr>
              <w:pStyle w:val="Q-BodyText"/>
              <w:jc w:val="left"/>
            </w:pPr>
            <w:ins w:id="1340" w:author="AgileWriter" w:date="2026-04-07T15:12:08Z">
              <w:r>
                <w:rPr>
                  <w:b/>
                </w:rPr>
                <w:t>3 (14.2)</w:t>
              </w:r>
            </w:ins>
          </w:p>
        </w:tc>
        <w:tc>
          <w:tcPr>
            <w:tcW w:type="dxa" w:w="1872"/>
          </w:tcPr>
          <w:p>
            <w:pPr>
              <w:pStyle w:val="Q-BodyText"/>
              <w:jc w:val="left"/>
            </w:pPr>
            <w:ins w:id="1341" w:author="AgileWriter" w:date="2026-04-07T15:12:08Z">
              <w:r>
                <w:rPr>
                  <w:b/>
                </w:rPr>
                <w:t>0</w:t>
              </w:r>
            </w:ins>
          </w:p>
        </w:tc>
        <w:tc>
          <w:tcPr>
            <w:tcW w:type="dxa" w:w="1872"/>
          </w:tcPr>
          <w:p>
            <w:pPr>
              <w:pStyle w:val="Q-BodyText"/>
              <w:jc w:val="left"/>
            </w:pPr>
            <w:ins w:id="1342" w:author="AgileWriter" w:date="2026-04-07T15:12:08Z">
              <w:r>
                <w:rPr>
                  <w:b/>
                </w:rPr>
                <w:t>3 (9.7)</w:t>
              </w:r>
            </w:ins>
          </w:p>
        </w:tc>
      </w:tr>
    </w:tbl>
    <w:p>
      <w:pPr>
        <w:pStyle w:val="Q-Heading3"/>
        <w:jc w:val="left"/>
      </w:pPr>
      <w:bookmarkStart w:id="89" w:name="_Heading_3_Display_of_Adverse_Events"/>
      <w:r>
        <w:rPr/>
        <w:t>Display of Adverse Events</w:t>
      </w:r>
      <w:bookmarkEnd w:id="89"/>
    </w:p>
    <w:p>
      <w:pPr>
        <w:pStyle w:val="Q-Heading3"/>
        <w:jc w:val="left"/>
      </w:pPr>
      <w:bookmarkStart w:id="90" w:name="_Heading_3_Listing_of_Adverse_Events_by_Patient"/>
      <w:r>
        <w:rPr/>
        <w:t>Listing of Adverse Events by Patient</w:t>
      </w:r>
      <w:bookmarkEnd w:id="90"/>
    </w:p>
    <w:p>
      <w:pPr>
        <w:pStyle w:val="Q-Heading2"/>
        <w:jc w:val="left"/>
      </w:pPr>
      <w:bookmarkStart w:id="91" w:name="_Heading_2_Deaths_Other_Serious_Adverse_Events_and"/>
      <w:r>
        <w:rPr/>
        <w:t>Deaths, Other Serious Adverse Events, and Other Significant Adverse Events</w:t>
      </w:r>
      <w:bookmarkEnd w:id="91"/>
    </w:p>
    <w:p>
      <w:pPr>
        <w:pStyle w:val="Q-Heading3"/>
        <w:jc w:val="left"/>
      </w:pPr>
      <w:bookmarkStart w:id="92" w:name="_Heading_3_Listing_of_Deaths_Other_Serious_Adverse"/>
      <w:r>
        <w:rPr/>
        <w:t>Listing of Deaths, Other Serious Adverse Events, and Other Significant Adverse Events</w:t>
      </w:r>
      <w:bookmarkEnd w:id="92"/>
    </w:p>
    <w:p>
      <w:pPr>
        <w:pStyle w:val="Q-Heading4"/>
        <w:jc w:val="left"/>
      </w:pPr>
      <w:bookmarkStart w:id="93" w:name="_Heading_4_Deaths"/>
      <w:r>
        <w:rPr/>
        <w:t>Deaths</w:t>
      </w:r>
      <w:bookmarkEnd w:id="93"/>
    </w:p>
    <w:p>
      <w:pPr>
        <w:pStyle w:val="Q-Heading4"/>
        <w:jc w:val="left"/>
      </w:pPr>
      <w:bookmarkStart w:id="94" w:name="_Heading_4_Other_Serious_Adverse_Events"/>
      <w:r>
        <w:rPr/>
        <w:t>Other Serious Adverse Events</w:t>
      </w:r>
      <w:bookmarkEnd w:id="94"/>
    </w:p>
    <w:p>
      <w:pPr>
        <w:pStyle w:val="Q-Heading4"/>
        <w:jc w:val="left"/>
      </w:pPr>
      <w:bookmarkStart w:id="95" w:name="_Heading_4_Other_Significant_Adverse_Events"/>
      <w:r>
        <w:rPr/>
        <w:t>Other Significant Adverse Events</w:t>
      </w:r>
      <w:bookmarkEnd w:id="95"/>
    </w:p>
    <w:p>
      <w:pPr>
        <w:pStyle w:val="Q-Heading3"/>
        <w:jc w:val="left"/>
      </w:pPr>
      <w:bookmarkStart w:id="96" w:name="_Heading_3_Narratives_of_Deaths_Other_Serious_Adver"/>
      <w:r>
        <w:rPr/>
        <w:t>Narratives of Deaths, Other Serious Adverse Events, and Certain Other Significant Adverse Events</w:t>
      </w:r>
      <w:bookmarkEnd w:id="96"/>
    </w:p>
    <w:p>
      <w:pPr>
        <w:pStyle w:val="Q-Heading3"/>
        <w:jc w:val="left"/>
      </w:pPr>
      <w:bookmarkStart w:id="97" w:name="_Heading_3_Analysis_and_Discussion_of_Deaths_Other"/>
      <w:r>
        <w:rPr/>
        <w:t>Analysis and Discussion of Deaths, Other Serious Adverse Events, and Other Significant Adverse Events</w:t>
      </w:r>
      <w:bookmarkEnd w:id="97"/>
    </w:p>
    <w:p>
      <w:pPr>
        <w:pStyle w:val="Q-Heading2"/>
        <w:jc w:val="left"/>
      </w:pPr>
      <w:bookmarkStart w:id="98" w:name="_Heading_2_Clinical_Laboratory_Evaluation"/>
      <w:r>
        <w:rPr/>
        <w:t>Clinical Laboratory Evaluation</w:t>
      </w:r>
      <w:bookmarkEnd w:id="98"/>
    </w:p>
    <w:p>
      <w:pPr>
        <w:pStyle w:val="Q-Heading3"/>
        <w:jc w:val="left"/>
      </w:pPr>
      <w:bookmarkStart w:id="99" w:name="_Heading_3_Listing_of_Individual_Laboratory_Measure"/>
      <w:r>
        <w:rPr/>
        <w:t>Listing of Individual Laboratory Measurements by Patient and Each Abnormal Laboratory Value</w:t>
      </w:r>
      <w:bookmarkEnd w:id="99"/>
    </w:p>
    <w:p>
      <w:pPr>
        <w:pStyle w:val="Q-Heading3"/>
        <w:jc w:val="left"/>
      </w:pPr>
      <w:bookmarkStart w:id="100" w:name="_Heading_3_Evaluation_of_Each_Laboratory_Parameter"/>
      <w:r>
        <w:rPr/>
        <w:t>Evaluation of Each Laboratory Parameter</w:t>
      </w:r>
      <w:bookmarkEnd w:id="100"/>
    </w:p>
    <w:p>
      <w:pPr>
        <w:pStyle w:val="Q-Heading4"/>
        <w:jc w:val="left"/>
      </w:pPr>
      <w:bookmarkStart w:id="101" w:name="_Heading_4_Laboratory_Values_over_Time"/>
      <w:r>
        <w:rPr/>
        <w:t>Laboratory Values over Time</w:t>
      </w:r>
      <w:bookmarkEnd w:id="101"/>
    </w:p>
    <w:p>
      <w:pPr>
        <w:pStyle w:val="Q-Heading4"/>
        <w:jc w:val="left"/>
      </w:pPr>
      <w:bookmarkStart w:id="102" w:name="_Heading_4_Individual_Patient_Changes"/>
      <w:r>
        <w:rPr/>
        <w:t>Individual Patient Changes</w:t>
      </w:r>
      <w:bookmarkEnd w:id="102"/>
    </w:p>
    <w:p>
      <w:pPr>
        <w:pStyle w:val="Q-Heading4"/>
        <w:jc w:val="left"/>
      </w:pPr>
      <w:bookmarkStart w:id="103" w:name="_Heading_4_Individual_Clinically_Significant_Abnorm"/>
      <w:r>
        <w:rPr/>
        <w:t>Individual Clinically Significant Abnormalities</w:t>
      </w:r>
      <w:bookmarkEnd w:id="103"/>
    </w:p>
    <w:p>
      <w:pPr>
        <w:pStyle w:val="Q-Heading2"/>
        <w:jc w:val="left"/>
      </w:pPr>
      <w:bookmarkStart w:id="104" w:name="_Heading_2_Vital_Signs_Physical_Findings_and_Other"/>
      <w:r>
        <w:rPr/>
        <w:t>Vital Signs, Physical Findings, and Other Observations Related to Safety</w:t>
      </w:r>
      <w:bookmarkEnd w:id="104"/>
    </w:p>
    <w:p>
      <w:pPr>
        <w:pStyle w:val="Q-Heading2"/>
        <w:jc w:val="left"/>
      </w:pPr>
      <w:bookmarkStart w:id="105" w:name="_Heading_2_Safety_Conclusions"/>
      <w:r>
        <w:rPr/>
        <w:t>Safety Conclusions</w:t>
      </w:r>
      <w:bookmarkEnd w:id="105"/>
    </w:p>
    <w:p>
      <w:pPr>
        <w:pStyle w:val="Q-BodyText"/>
        <w:jc w:val="left"/>
      </w:pPr>
      <w:del w:id="1343" w:author="AgileWriter" w:date="2026-04-07T15:12:08Z">
        <w:r>
          <w:rPr/>
          <w:delText xml:space="preserve">&lt;Safety Conclusions&gt;</w:delText>
        </w:r>
      </w:del>
      <w:commentRangeStart w:id="72"/>
      <w:ins w:id="1344" w:author="AgileWriter" w:date="2026-04-07T15:12:08Z">
        <w:r>
          <w:rPr/>
          <w:t>Based on the available data, ABC-123 has demonstrated a favorable safety profile in both nonclinical and initial human studies. No CNS-associated or other significant risks have been observed in nonclinical pharmacology and safety studies of ABC-123. Previous clinical experience with similar blorp inductors suggests that, aside from adverse psychiatric and neurological effects (which were not observed with ABC-123), these agents are generally safe and well tolerated, with gastrointestinal effects being the most common. Overall, the initial results support the safety and tolerability of ABC-123 for up to 28 days of exposure in the studied populations.</w:t>
        </w:r>
      </w:ins>
      <w:commentRangeEnd w:id="72"/>
      <w:r>
        <w:rPr>
          <w:rStyle w:val="CommentReference"/>
        </w:rPr>
        <w:commentReference w:id="72"/>
      </w:r>
    </w:p>
    <w:p>
      <w:pPr>
        <w:pStyle w:val="Q-Heading1"/>
        <w:jc w:val="left"/>
      </w:pPr>
      <w:bookmarkStart w:id="106" w:name="_Heading_1_Discussion_and_Overall_Conclusions"/>
      <w:r>
        <w:rPr/>
        <w:t>Discussion and Overall Conclusions</w:t>
      </w:r>
      <w:bookmarkEnd w:id="106"/>
    </w:p>
    <w:p>
      <w:pPr>
        <w:pStyle w:val="Q-Heading2"/>
        <w:jc w:val="left"/>
      </w:pPr>
      <w:bookmarkStart w:id="107" w:name="_Heading_2_Discussion"/>
      <w:r>
        <w:rPr/>
        <w:t>Discussion</w:t>
      </w:r>
      <w:bookmarkEnd w:id="107"/>
    </w:p>
    <w:p>
      <w:pPr>
        <w:pStyle w:val="Q-BodyText"/>
        <w:jc w:val="left"/>
      </w:pPr>
      <w:del w:id="1345" w:author="AgileWriter" w:date="2026-04-07T15:12:08Z">
        <w:r>
          <w:rPr/>
          <w:delText xml:space="preserve">&lt;Insert discussion&gt;</w:delText>
        </w:r>
      </w:del>
      <w:commentRangeStart w:id="73"/>
      <w:ins w:id="1346" w:author="AgileWriter" w:date="2026-04-07T15:12:08Z">
        <w:r>
          <w:rPr/>
          <w:t>Participants must meet all inclusion and none of the exclusion criteria to enroll in the study. Eligibility assessments that are initially not met may be retested once after consulting the Medical Monitor. If a participant's study intervention is withheld due to adverse events (AEs), scheduled visits and assessments should continue, and dosing may be resumed at the same or a lower dose at the Investigator's discretion, provided there is no significant risk. Participants withdrawn for reasons unrelated to the study intervention may be replaced after discussion with the Sponsor, but those withdrawn due to AEs related to the study intervention will not be replaced.</w:t>
        </w:r>
      </w:ins>
      <w:commentRangeEnd w:id="73"/>
      <w:r>
        <w:rPr>
          <w:rStyle w:val="CommentReference"/>
        </w:rPr>
        <w:commentReference w:id="73"/>
      </w:r>
    </w:p>
    <w:p>
      <w:pPr>
        <w:pStyle w:val="Q-Heading2"/>
        <w:jc w:val="left"/>
      </w:pPr>
      <w:bookmarkStart w:id="108" w:name="_Heading_2_Conclusion"/>
      <w:r>
        <w:rPr/>
        <w:t>Conclusion</w:t>
      </w:r>
      <w:bookmarkEnd w:id="108"/>
    </w:p>
    <w:p>
      <w:pPr>
        <w:pStyle w:val="Q-BodyText"/>
        <w:jc w:val="left"/>
      </w:pPr>
      <w:del w:id="1347" w:author="AgileWriter" w:date="2026-04-07T15:12:08Z">
        <w:r>
          <w:rPr/>
          <w:delText xml:space="preserve">&lt;Insert conclusion in bullets&gt;</w:delText>
        </w:r>
      </w:del>
    </w:p>
    <w:p>
      <w:pPr>
        <w:pStyle w:val="Q-BulletList"/>
        <w:jc w:val="left"/>
        <w:numPr>
          <w:ilvl w:val="0"/>
          <w:numId w:val="20"/>
        </w:numPr>
      </w:pPr>
      <w:commentRangeStart w:id="74"/>
      <w:ins w:id="1348" w:author="AgileWriter" w:date="2026-04-07T15:12:08Z">
        <w:r>
          <w:rPr/>
          <w:t>ABC-123 demonstrated a favorable safety and tolerability profile in both healthy participants and those with Grade 2 Boneitis, with no dose-limiting toxicities or dose reductions due to adverse events.</w:t>
        </w:r>
      </w:ins>
      <w:commentRangeEnd w:id="74"/>
      <w:r>
        <w:rPr>
          <w:rStyle w:val="CommentReference"/>
        </w:rPr>
        <w:commentReference w:id="74"/>
      </w:r>
    </w:p>
    <w:p>
      <w:pPr>
        <w:pStyle w:val="Q-BulletList"/>
        <w:jc w:val="left"/>
        <w:numPr>
          <w:ilvl w:val="0"/>
          <w:numId w:val="20"/>
        </w:numPr>
      </w:pPr>
      <w:ins w:id="1349" w:author="AgileWriter" w:date="2026-04-07T15:12:08Z">
        <w:r>
          <w:rPr/>
          <w:t>Most treatment-emergent adverse events (TEAEs) were mild or moderate; serious treatment-related TEAEs and deaths occurred only in the treatment group.</w:t>
        </w:r>
      </w:ins>
    </w:p>
    <w:p>
      <w:pPr>
        <w:pStyle w:val="Q-BulletList"/>
        <w:jc w:val="left"/>
        <w:numPr>
          <w:ilvl w:val="0"/>
          <w:numId w:val="20"/>
        </w:numPr>
      </w:pPr>
      <w:ins w:id="1350" w:author="AgileWriter" w:date="2026-04-07T15:12:08Z">
        <w:r>
          <w:rPr/>
          <w:t>Pharmacokinetic results showed predictable, dose-proportional exposure in healthy individuals and higher, prolonged exposure in Boneitis participants, indicating moderate accumulation.</w:t>
        </w:r>
      </w:ins>
    </w:p>
    <w:p>
      <w:pPr>
        <w:pStyle w:val="Q-BulletList"/>
        <w:jc w:val="left"/>
        <w:numPr>
          <w:ilvl w:val="0"/>
          <w:numId w:val="20"/>
        </w:numPr>
      </w:pPr>
      <w:ins w:id="1351" w:author="AgileWriter" w:date="2026-04-07T15:12:08Z">
        <w:r>
          <w:rPr/>
          <w:t>Pharmacodynamic biomarkers suggested beneficial metabolic effects, including reductions in fasting glucose, insulin, and leptin, and increases in adiponectin, especially in Boneitis participants.</w:t>
        </w:r>
      </w:ins>
    </w:p>
    <w:p>
      <w:pPr>
        <w:pStyle w:val="Q-BulletList"/>
        <w:jc w:val="left"/>
        <w:numPr>
          <w:ilvl w:val="0"/>
          <w:numId w:val="20"/>
        </w:numPr>
      </w:pPr>
      <w:ins w:id="1352" w:author="AgileWriter" w:date="2026-04-07T15:12:08Z">
        <w:r>
          <w:rPr/>
          <w:t>The overall benefit-risk assessment supports further clinical development of ABC-123, with appropriate monitoring and dose escalation to minimize risks.</w:t>
        </w:r>
      </w:ins>
    </w:p>
    <w:p>
      <w:pPr>
        <w:pStyle w:val="Q-Heading1"/>
        <w:jc w:val="left"/>
      </w:pPr>
      <w:bookmarkStart w:id="109" w:name="_Heading_1_Tables_Figures_and_Graphs_Referred_to_bu"/>
      <w:r>
        <w:rPr/>
        <w:t>Tables, Figures and Graphs Referred to but Not Included in the Text</w:t>
      </w:r>
      <w:bookmarkEnd w:id="109"/>
    </w:p>
    <w:p>
      <w:pPr>
        <w:pStyle w:val="Q-Heading2"/>
        <w:jc w:val="left"/>
      </w:pPr>
      <w:bookmarkStart w:id="110" w:name="_Heading_2_Demographic_Data_Summary_Figures_and_Tab"/>
      <w:r>
        <w:rPr/>
        <w:t>Demographic Data Summary Figures and Tables</w:t>
      </w:r>
      <w:bookmarkEnd w:id="110"/>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2"/>
        <w:jc w:val="left"/>
      </w:pPr>
      <w:bookmarkStart w:id="111" w:name="_Heading_2_Pharmacokinetics_and_Pharmacodynamics_Da"/>
      <w:r>
        <w:rPr/>
        <w:t>Pharmacokinetics and Pharmacodynamics Data Summary Figures and Tables</w:t>
      </w:r>
      <w:bookmarkEnd w:id="111"/>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2"/>
        <w:jc w:val="left"/>
      </w:pPr>
      <w:bookmarkStart w:id="112" w:name="_Heading_2_Safety_Data_Summary_Figures_and_Tables"/>
      <w:r>
        <w:rPr/>
        <w:t>Safety Data Summary Figures and Tables</w:t>
      </w:r>
      <w:bookmarkEnd w:id="112"/>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3"/>
        <w:jc w:val="left"/>
      </w:pPr>
      <w:bookmarkStart w:id="113" w:name="_Heading_3_Displays_of_Adverse_Events"/>
      <w:r>
        <w:rPr/>
        <w:t>Displays of Adverse Events</w:t>
      </w:r>
      <w:bookmarkEnd w:id="113"/>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3"/>
        <w:jc w:val="left"/>
      </w:pPr>
      <w:bookmarkStart w:id="114" w:name="_Heading_3_Listings_of_Deaths_Other_Serious_and_Sig"/>
      <w:r>
        <w:rPr/>
        <w:t>Listings of Deaths, Other Serious and Significant Adverse Events</w:t>
      </w:r>
      <w:bookmarkEnd w:id="114"/>
    </w:p>
    <w:p>
      <w:pPr>
        <w:pStyle w:val="Q-Heading3"/>
        <w:jc w:val="left"/>
      </w:pPr>
      <w:bookmarkStart w:id="115" w:name="_Heading_3_Narratives_of_Deaths_Other_Serious_and_C"/>
      <w:r>
        <w:rPr/>
        <w:t>Narratives of Deaths, Other Serious and Certain Other Significant Adverse Events</w:t>
      </w:r>
      <w:bookmarkEnd w:id="115"/>
    </w:p>
    <w:p>
      <w:pPr>
        <w:pStyle w:val="Q-Heading3"/>
        <w:jc w:val="left"/>
      </w:pPr>
      <w:bookmarkStart w:id="116" w:name="_Heading_3_Abnormal_Laboratory_Value_Listing"/>
      <w:r>
        <w:rPr/>
        <w:t>Abnormal Laboratory Value Listing</w:t>
      </w:r>
      <w:bookmarkEnd w:id="116"/>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center"/>
            </w:pPr>
            <w:r>
              <w:rPr>
                <w:b/>
                <w:sz w:val="20"/>
              </w:rPr>
              <w:t>Table Number</w:t>
            </w:r>
          </w:p>
        </w:tc>
        <w:tc>
          <w:tcPr>
            <w:tcW w:type="dxa" w:w="4680"/>
          </w:tcPr>
          <w:p>
            <w:pPr>
              <w:pStyle w:val="Q-BodyText"/>
              <w:jc w:val="center"/>
            </w:pPr>
            <w:r>
              <w:rPr>
                <w:b/>
                <w:sz w:val="20"/>
              </w:rPr>
              <w:t>Title</w:t>
            </w:r>
          </w:p>
        </w:tc>
      </w:tr>
    </w:tbl>
    <w:p>
      <w:pPr>
        <w:pStyle w:val="Q-Heading1"/>
        <w:jc w:val="left"/>
      </w:pPr>
      <w:bookmarkStart w:id="117" w:name="_Heading_1_Reference_List"/>
      <w:r>
        <w:rPr/>
        <w:t>Reference List</w:t>
      </w:r>
      <w:bookmarkEnd w:id="117"/>
    </w:p>
    <w:p>
      <w:pPr>
        <w:pStyle w:val="Q-BodyText"/>
        <w:jc w:val="left"/>
      </w:pPr>
      <w:del w:id="1353" w:author="AgileWriter" w:date="2026-04-07T15:12:08Z">
        <w:r>
          <w:rPr/>
          <w:delText xml:space="preserve">&lt;Insert Reference List&gt;</w:delText>
        </w:r>
      </w:del>
      <w:commentRangeStart w:id="75"/>
      <w:ins w:id="1354" w:author="AgileWriter" w:date="2026-04-07T15:12:08Z">
        <w:r>
          <w:rPr/>
          <w:t xml:space="preserve">Biagini, E., P. Spirito, O. Leone, F. M. Picchio, F. Coccolo, L. Ragni, C. Lofiego, F. Grigioni, L. Potena, G. Rocchi, L. Bacchi-Reggiani, G. Boriani, D. Prandstraller, E. Arbustini, A. Branzi, and C. Rapezzi. 2008. 'Heart transplantation in hypertrophic cardiomyopathy', </w:t>
        </w:r>
      </w:ins>
      <w:commentRangeEnd w:id="75"/>
      <w:r>
        <w:rPr>
          <w:rStyle w:val="CommentReference"/>
        </w:rPr>
        <w:commentReference w:id="75"/>
      </w:r>
      <w:ins w:id="1355" w:author="AgileWriter" w:date="2026-04-07T15:12:08Z">
        <w:r>
          <w:rPr>
            <w:i/>
          </w:rPr>
          <w:t>Am J Cardiol</w:t>
        </w:r>
      </w:ins>
      <w:ins w:id="1356" w:author="AgileWriter" w:date="2026-04-07T15:12:08Z">
        <w:r>
          <w:rPr/>
          <w:t>, 101: 387-92.</w:t>
        </w:r>
      </w:ins>
    </w:p>
    <w:p>
      <w:pPr>
        <w:pStyle w:val="Q-Heading1"/>
        <w:jc w:val="left"/>
      </w:pPr>
      <w:bookmarkStart w:id="118" w:name="_Heading_1_List_of_Appendices"/>
      <w:r>
        <w:rPr/>
        <w:t>List of Appendices</w:t>
      </w:r>
      <w:bookmarkEnd w:id="118"/>
    </w:p>
    <w:p>
      <w:pPr>
        <w:pStyle w:val="Q-Heading2"/>
        <w:jc w:val="left"/>
      </w:pPr>
      <w:bookmarkStart w:id="119" w:name="_Heading_2_Study_Information"/>
      <w:r>
        <w:rPr/>
        <w:t>Study Information</w:t>
      </w:r>
      <w:bookmarkEnd w:id="119"/>
    </w:p>
    <w:p>
      <w:pPr>
        <w:pStyle w:val="Q-Heading3"/>
        <w:jc w:val="left"/>
      </w:pPr>
      <w:bookmarkStart w:id="120" w:name="_Heading_3_Protocol_and_Protocol_Amendments"/>
      <w:r>
        <w:rPr>
          <w:b w:val="0"/>
        </w:rPr>
        <w:t>Protocol and Protocol Amendments</w:t>
      </w:r>
      <w:bookmarkEnd w:id="120"/>
    </w:p>
    <w:p>
      <w:pPr>
        <w:pStyle w:val="Q-Heading3"/>
        <w:jc w:val="left"/>
      </w:pPr>
      <w:bookmarkStart w:id="121" w:name="_Heading_3_Sample_Case_Report_Form"/>
      <w:r>
        <w:rPr>
          <w:b w:val="0"/>
        </w:rPr>
        <w:t>Sample Case Report Form</w:t>
      </w:r>
      <w:bookmarkEnd w:id="121"/>
    </w:p>
    <w:p>
      <w:pPr>
        <w:pStyle w:val="Q-Heading3"/>
        <w:jc w:val="left"/>
      </w:pPr>
      <w:bookmarkStart w:id="122" w:name="_Heading_3_List_of_IECs_or_IRBs_and_Representative"/>
      <w:r>
        <w:rPr>
          <w:b w:val="0"/>
        </w:rPr>
        <w:t>List of IECs or IRBs and Representative ICFs</w:t>
      </w:r>
      <w:bookmarkEnd w:id="122"/>
    </w:p>
    <w:p>
      <w:pPr>
        <w:pStyle w:val="Q-Heading3"/>
        <w:jc w:val="left"/>
      </w:pPr>
      <w:bookmarkStart w:id="123" w:name="_Heading_3_List_and_Description_of_Investigators_an"/>
      <w:r>
        <w:rPr>
          <w:b w:val="0"/>
        </w:rPr>
        <w:t>List and Description of Investigators and Other Important Participants in the Study</w:t>
      </w:r>
      <w:bookmarkEnd w:id="123"/>
    </w:p>
    <w:p>
      <w:pPr>
        <w:pStyle w:val="Q-Heading3"/>
        <w:jc w:val="left"/>
      </w:pPr>
      <w:bookmarkStart w:id="124" w:name="_Heading_3_Signatures_of_Principal_or_Coordinating"/>
      <w:r>
        <w:rPr>
          <w:b w:val="0"/>
        </w:rPr>
        <w:t>Signatures of Principal or Coordinating Investigator(s) or Sponsor’s Responsible Medical Officer</w:t>
      </w:r>
      <w:bookmarkEnd w:id="124"/>
    </w:p>
    <w:p>
      <w:pPr>
        <w:pStyle w:val="Q-Heading3"/>
        <w:jc w:val="left"/>
      </w:pPr>
      <w:bookmarkStart w:id="125" w:name="_Heading_3_Listing_of_Patients_Receiving_Test_Drug"/>
      <w:r>
        <w:rPr>
          <w:b w:val="0"/>
        </w:rPr>
        <w:t>Listing of Patients Receiving Test Drug(s)/Investigational Product(s) from Specific Batches</w:t>
      </w:r>
      <w:bookmarkEnd w:id="125"/>
    </w:p>
    <w:p>
      <w:pPr>
        <w:pStyle w:val="Q-Heading3"/>
        <w:jc w:val="left"/>
      </w:pPr>
      <w:bookmarkStart w:id="126" w:name="_Heading_3_Randomisation_Scheme_and_Codes"/>
      <w:r>
        <w:rPr>
          <w:b w:val="0"/>
        </w:rPr>
        <w:t>Randomisation Scheme and Codes</w:t>
      </w:r>
      <w:bookmarkEnd w:id="126"/>
    </w:p>
    <w:p>
      <w:pPr>
        <w:pStyle w:val="Q-Heading3"/>
        <w:jc w:val="left"/>
      </w:pPr>
      <w:bookmarkStart w:id="127" w:name="_Heading_3_Audit_Certificates"/>
      <w:r>
        <w:rPr>
          <w:b w:val="0"/>
        </w:rPr>
        <w:t>Audit Certificates</w:t>
      </w:r>
      <w:bookmarkEnd w:id="127"/>
    </w:p>
    <w:p>
      <w:pPr>
        <w:pStyle w:val="Q-Heading3"/>
        <w:jc w:val="left"/>
      </w:pPr>
      <w:bookmarkStart w:id="128" w:name="_Heading_3_Documentation_of_Statistical_Methods"/>
      <w:r>
        <w:rPr>
          <w:b w:val="0"/>
        </w:rPr>
        <w:t>Documentation of Statistical Methods</w:t>
      </w:r>
      <w:bookmarkEnd w:id="128"/>
    </w:p>
    <w:p>
      <w:pPr>
        <w:pStyle w:val="Q-Heading3"/>
        <w:jc w:val="left"/>
      </w:pPr>
      <w:bookmarkStart w:id="129" w:name="_Heading_3_Documentation_of_Inter_Laboratory_Standa"/>
      <w:r>
        <w:rPr>
          <w:b w:val="0"/>
        </w:rPr>
        <w:t>Documentation of Inter-Laboratory Standardization methods and Quality Assurance Procedures</w:t>
      </w:r>
      <w:bookmarkEnd w:id="129"/>
    </w:p>
    <w:p>
      <w:pPr>
        <w:pStyle w:val="Q-Heading3"/>
        <w:jc w:val="left"/>
      </w:pPr>
      <w:bookmarkStart w:id="130" w:name="_Heading_3_Publications_Based_on_the_Study"/>
      <w:r>
        <w:rPr>
          <w:b w:val="0"/>
        </w:rPr>
        <w:t>Publications Based on the Study</w:t>
      </w:r>
      <w:bookmarkEnd w:id="130"/>
    </w:p>
    <w:p>
      <w:pPr>
        <w:pStyle w:val="Q-Heading3"/>
        <w:jc w:val="left"/>
      </w:pPr>
      <w:bookmarkStart w:id="131" w:name="_Heading_3_Important_Publications_Referenced_in_the"/>
      <w:r>
        <w:rPr>
          <w:b w:val="0"/>
        </w:rPr>
        <w:t>Important Publications Referenced in the Report</w:t>
      </w:r>
      <w:bookmarkEnd w:id="131"/>
    </w:p>
    <w:p>
      <w:pPr>
        <w:pStyle w:val="Q-Heading2"/>
        <w:jc w:val="left"/>
      </w:pPr>
      <w:bookmarkStart w:id="132" w:name="_Heading_2_Patient_Data_Listings"/>
      <w:r>
        <w:rPr/>
        <w:t>Patient Data Listings</w:t>
      </w:r>
      <w:bookmarkEnd w:id="132"/>
    </w:p>
    <w:p>
      <w:pPr>
        <w:pStyle w:val="Q-Heading3"/>
        <w:jc w:val="left"/>
      </w:pPr>
      <w:bookmarkStart w:id="133" w:name="_Heading_3_Discontinued_Patients"/>
      <w:r>
        <w:rPr>
          <w:b w:val="0"/>
        </w:rPr>
        <w:t>Discontinued Patients</w:t>
      </w:r>
      <w:bookmarkEnd w:id="133"/>
    </w:p>
    <w:p>
      <w:pPr>
        <w:pStyle w:val="Q-Heading3"/>
        <w:jc w:val="left"/>
      </w:pPr>
      <w:bookmarkStart w:id="134" w:name="_Heading_3_Protocol_Deviations"/>
      <w:r>
        <w:rPr>
          <w:b w:val="0"/>
        </w:rPr>
        <w:t>Protocol Deviations</w:t>
      </w:r>
      <w:bookmarkEnd w:id="134"/>
    </w:p>
    <w:p>
      <w:pPr>
        <w:pStyle w:val="Q-Heading3"/>
        <w:jc w:val="left"/>
      </w:pPr>
      <w:bookmarkStart w:id="135" w:name="_Heading_3_Patients_Excluded_from_the_Efficacy_Anal"/>
      <w:r>
        <w:rPr>
          <w:b w:val="0"/>
        </w:rPr>
        <w:t>Patients Excluded from the Efficacy Analysis</w:t>
      </w:r>
      <w:bookmarkEnd w:id="135"/>
    </w:p>
    <w:p>
      <w:pPr>
        <w:pStyle w:val="Q-Heading3"/>
        <w:jc w:val="left"/>
      </w:pPr>
      <w:bookmarkStart w:id="136" w:name="_Heading_3_Demographic_Data"/>
      <w:r>
        <w:rPr>
          <w:b w:val="0"/>
        </w:rPr>
        <w:t>Demographic Data</w:t>
      </w:r>
      <w:bookmarkEnd w:id="136"/>
    </w:p>
    <w:p>
      <w:pPr>
        <w:pStyle w:val="Q-Heading3"/>
        <w:jc w:val="left"/>
      </w:pPr>
      <w:bookmarkStart w:id="137" w:name="_Heading_3_Compliance_and_or_Drug_Concentration_Dat"/>
      <w:r>
        <w:rPr>
          <w:b w:val="0"/>
        </w:rPr>
        <w:t>Compliance and/or Drug Concentration Data</w:t>
      </w:r>
      <w:bookmarkEnd w:id="137"/>
    </w:p>
    <w:p>
      <w:pPr>
        <w:pStyle w:val="Q-Heading3"/>
        <w:jc w:val="left"/>
      </w:pPr>
      <w:bookmarkStart w:id="138" w:name="_Heading_3_Adverse_Event_Listings"/>
      <w:r>
        <w:rPr>
          <w:b w:val="0"/>
        </w:rPr>
        <w:t>Adverse Event Listings</w:t>
      </w:r>
      <w:bookmarkEnd w:id="138"/>
    </w:p>
    <w:p>
      <w:pPr>
        <w:pStyle w:val="Q-Heading3"/>
        <w:jc w:val="left"/>
      </w:pPr>
      <w:bookmarkStart w:id="139" w:name="_Heading_3_Listing_of_Individual_Laboratory_Measure"/>
      <w:r>
        <w:rPr>
          <w:b w:val="0"/>
        </w:rPr>
        <w:t>Listing of Individual Laboratory Measurements by Patient</w:t>
      </w:r>
      <w:bookmarkEnd w:id="139"/>
    </w:p>
    <w:p>
      <w:pPr>
        <w:pStyle w:val="Q-Heading2"/>
        <w:jc w:val="left"/>
      </w:pPr>
      <w:bookmarkStart w:id="140" w:name="_Heading_2_Case_Report_Forms"/>
      <w:r>
        <w:rPr/>
        <w:t>Case Report Forms</w:t>
      </w:r>
      <w:bookmarkEnd w:id="140"/>
    </w:p>
    <w:p>
      <w:pPr>
        <w:pStyle w:val="Q-Heading3"/>
        <w:jc w:val="left"/>
      </w:pPr>
      <w:bookmarkStart w:id="141" w:name="_Heading_3_CRFs_for_Deaths_Other_Serious_Adverse_Ev"/>
      <w:r>
        <w:rPr>
          <w:b w:val="0"/>
        </w:rPr>
        <w:t>CRFs for Deaths, Other Serious Adverse Events and Withdrawals for AE</w:t>
      </w:r>
      <w:bookmarkEnd w:id="141"/>
    </w:p>
    <w:p>
      <w:pPr>
        <w:pStyle w:val="Q-Heading3"/>
        <w:jc w:val="left"/>
      </w:pPr>
      <w:bookmarkStart w:id="142" w:name="_Heading_3_Other_CRFs_Submitted"/>
      <w:r>
        <w:rPr>
          <w:b w:val="0"/>
        </w:rPr>
        <w:t>Other CRFs Submitted</w:t>
      </w:r>
      <w:bookmarkEnd w:id="142"/>
    </w:p>
    <w:p>
      <w:pPr>
        <w:pStyle w:val="Q-Heading3"/>
        <w:jc w:val="left"/>
      </w:pPr>
      <w:bookmarkStart w:id="143" w:name="_Heading_3_Individual_Efficacy_Response_Data"/>
      <w:r>
        <w:rPr>
          <w:b w:val="0"/>
        </w:rPr>
        <w:t xml:space="preserve">Individual Efficacy Response Data </w:t>
      </w:r>
      <w:bookmarkEnd w:id="143"/>
    </w:p>
    <w:sectPr w:rsidR="00A42343" w:rsidRPr="00F92B20">
      <w:headerReference w:type="default" r:id="rId21"/>
      <w:footerReference w:type="default" r:id="rId22"/>
      <w:pgSz w:w="12240" w:h="2016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gileWriter" w:initials="AW" w:date="2026-04-07T15:12:01Z">
    <w:p>
      <w:pPr>
        <w:pStyle w:val="CommentText"/>
      </w:pPr>
      <w:r>
        <w:rPr>
          <w:rStyle w:val="CommentReference"/>
        </w:rPr>
        <w:annotationRef/>
      </w:r>
      <w:r>
        <w:t>The full study title was extracted verbatim from the authoritative context, formatted as a paragraph per the source.</w:t>
      </w:r>
    </w:p>
    <w:p>
      <w:pPr>
        <w:pStyle w:val="CommentText"/>
      </w:pPr>
    </w:p>
    <w:p>
      <w:pPr>
        <w:pStyle w:val="CommentText"/>
      </w:pPr>
      <w:r>
        <w:t>Sources:</w:t>
      </w:r>
    </w:p>
    <w:p>
      <w:pPr>
        <w:pStyle w:val="CommentText"/>
      </w:pPr>
      <w:r>
        <w:t>- Mock_CSR Key messages_with_heading.docx</w:t>
      </w:r>
    </w:p>
  </w:comment>
  <w:comment w:id="1" w:author="AgileWriter" w:initials="AW" w:date="2026-04-07T15:12:01Z">
    <w:p>
      <w:pPr>
        <w:pStyle w:val="CommentText"/>
      </w:pPr>
      <w:r>
        <w:rPr>
          <w:rStyle w:val="CommentReference"/>
        </w:rPr>
        <w:annotationRef/>
      </w:r>
      <w:r>
        <w:t>The investigational drug name is clearly identified as ABC-123 in the protocol title and summary statements.</w:t>
      </w:r>
    </w:p>
    <w:p>
      <w:pPr>
        <w:pStyle w:val="CommentText"/>
      </w:pPr>
    </w:p>
    <w:p>
      <w:pPr>
        <w:pStyle w:val="CommentText"/>
      </w:pPr>
      <w:r>
        <w:t>Sources:</w:t>
      </w:r>
    </w:p>
    <w:p>
      <w:pPr>
        <w:pStyle w:val="CommentText"/>
      </w:pPr>
      <w:r>
        <w:t>- Mock_CSR_Protocol.docx &gt; TITLE PAGE</w:t>
      </w:r>
    </w:p>
    <w:p>
      <w:pPr>
        <w:pStyle w:val="CommentText"/>
      </w:pPr>
      <w:r>
        <w:t>- Mock_CSR_Protocol.docx &gt; Synopsis</w:t>
      </w:r>
    </w:p>
    <w:p>
      <w:pPr>
        <w:pStyle w:val="CommentText"/>
      </w:pPr>
      <w:r>
        <w:t>- Mock_CSR Key messages_with_heading.docx &gt; 5. Interpretation &amp; Conclusion</w:t>
      </w:r>
    </w:p>
  </w:comment>
  <w:comment w:id="2" w:author="AgileWriter" w:initials="AW" w:date="2026-04-07T15:12:01Z">
    <w:p>
      <w:pPr>
        <w:pStyle w:val="CommentText"/>
      </w:pPr>
      <w:r>
        <w:rPr>
          <w:rStyle w:val="CommentReference"/>
        </w:rPr>
        <w:annotationRef/>
      </w:r>
      <w:r>
        <w:t>The disease under study is 'Boneitis', as stated in the protocol title in the authoritative context.</w:t>
      </w:r>
    </w:p>
    <w:p>
      <w:pPr>
        <w:pStyle w:val="CommentText"/>
      </w:pPr>
    </w:p>
    <w:p>
      <w:pPr>
        <w:pStyle w:val="CommentText"/>
      </w:pPr>
      <w:r>
        <w:t>Sources:</w:t>
      </w:r>
    </w:p>
    <w:p>
      <w:pPr>
        <w:pStyle w:val="CommentText"/>
      </w:pPr>
      <w:r>
        <w:t>- Mock_CSR_Protocol.docx &gt; TITLE PAGE</w:t>
      </w:r>
    </w:p>
    <w:p>
      <w:pPr>
        <w:pStyle w:val="CommentText"/>
      </w:pPr>
      <w:r>
        <w:t>- Mock_CSR_Protocol.docx &gt; Synopsis</w:t>
      </w:r>
    </w:p>
  </w:comment>
  <w:comment w:id="3" w:author="AgileWriter" w:initials="AW" w:date="2026-04-07T15:12:01Z">
    <w:p>
      <w:pPr>
        <w:pStyle w:val="CommentText"/>
      </w:pPr>
      <w:r>
        <w:rPr>
          <w:rStyle w:val="CommentReference"/>
        </w:rPr>
        <w:annotationRef/>
      </w:r>
      <w:r>
        <w:t>The protocol number is explicitly stated in the context as SKY-2000-101.</w:t>
      </w:r>
    </w:p>
    <w:p>
      <w:pPr>
        <w:pStyle w:val="CommentText"/>
      </w:pPr>
    </w:p>
    <w:p>
      <w:pPr>
        <w:pStyle w:val="CommentText"/>
      </w:pPr>
      <w:r>
        <w:t>Sources:</w:t>
      </w:r>
    </w:p>
    <w:p>
      <w:pPr>
        <w:pStyle w:val="CommentText"/>
      </w:pPr>
      <w:r>
        <w:t>- Mock_CSR_Protocol.docx &gt; TITLE PAGE</w:t>
      </w:r>
    </w:p>
  </w:comment>
  <w:comment w:id="4" w:author="AgileWriter" w:initials="AW" w:date="2026-04-07T15:12:01Z">
    <w:p>
      <w:pPr>
        <w:pStyle w:val="CommentText"/>
      </w:pPr>
      <w:r>
        <w:rPr>
          <w:rStyle w:val="CommentReference"/>
        </w:rPr>
        <w:annotationRef/>
      </w:r>
      <w:r>
        <w:t>The IND number is explicitly provided as 123456 in the context.</w:t>
      </w:r>
    </w:p>
    <w:p>
      <w:pPr>
        <w:pStyle w:val="CommentText"/>
      </w:pPr>
    </w:p>
    <w:p>
      <w:pPr>
        <w:pStyle w:val="CommentText"/>
      </w:pPr>
      <w:r>
        <w:t>Sources:</w:t>
      </w:r>
    </w:p>
    <w:p>
      <w:pPr>
        <w:pStyle w:val="CommentText"/>
      </w:pPr>
      <w:r>
        <w:t>- Mock_CSR_Protocol.docx &gt; TITLE PAGE</w:t>
      </w:r>
    </w:p>
  </w:comment>
  <w:comment w:id="5" w:author="AgileWriter" w:initials="AW" w:date="2026-04-07T15:12:01Z">
    <w:p>
      <w:pPr>
        <w:pStyle w:val="CommentText"/>
      </w:pPr>
      <w:r>
        <w:rPr>
          <w:rStyle w:val="CommentReference"/>
        </w:rPr>
        <w:annotationRef/>
      </w:r>
      <w:r>
        <w:t>The study phase is explicitly stated as 'Phase 1' in the context.</w:t>
      </w:r>
    </w:p>
    <w:p>
      <w:pPr>
        <w:pStyle w:val="CommentText"/>
      </w:pPr>
    </w:p>
    <w:p>
      <w:pPr>
        <w:pStyle w:val="CommentText"/>
      </w:pPr>
      <w:r>
        <w:t>Sources:</w:t>
      </w:r>
    </w:p>
    <w:p>
      <w:pPr>
        <w:pStyle w:val="CommentText"/>
      </w:pPr>
      <w:r>
        <w:t>- Mock_CSR_Protocol.docx &gt; TITLE PAGE</w:t>
      </w:r>
    </w:p>
  </w:comment>
  <w:comment w:id="6" w:author="AgileWriter" w:initials="AW" w:date="2026-04-07T15:12:01Z">
    <w:p>
      <w:pPr>
        <w:pStyle w:val="CommentText"/>
      </w:pPr>
      <w:r>
        <w:rPr>
          <w:rStyle w:val="CommentReference"/>
        </w:rPr>
        <w:annotationRef/>
      </w:r>
      <w:r>
        <w:t>The context repeatedly refers to 'Sponsor' as the entity responsible for various study functions, but does not provide a specific name. 'Sponsor' is the most accurate available value.</w:t>
      </w:r>
    </w:p>
    <w:p>
      <w:pPr>
        <w:pStyle w:val="CommentText"/>
      </w:pPr>
    </w:p>
    <w:p>
      <w:pPr>
        <w:pStyle w:val="CommentText"/>
      </w:pPr>
      <w:r>
        <w:t>Sources:</w:t>
      </w:r>
    </w:p>
    <w:p>
      <w:pPr>
        <w:pStyle w:val="CommentText"/>
      </w:pPr>
      <w:r>
        <w:t>- Mock_CSR_Protocol.docx &gt; Measures to Minimize Bias: Randomization and Blinding</w:t>
      </w:r>
    </w:p>
    <w:p>
      <w:pPr>
        <w:pStyle w:val="CommentText"/>
      </w:pPr>
      <w:r>
        <w:t>- Mock_CSR_Protocol.docx &gt; Measures to Minimize Bias: Randomization and Blinding</w:t>
      </w:r>
    </w:p>
    <w:p>
      <w:pPr>
        <w:pStyle w:val="CommentText"/>
      </w:pPr>
      <w:r>
        <w:t>- Mock_CSR_Protocol.docx &gt; Preparation/Handling/Storage/Accountability</w:t>
      </w:r>
    </w:p>
    <w:p>
      <w:pPr>
        <w:pStyle w:val="CommentText"/>
      </w:pPr>
      <w:r>
        <w:t>- Mock_CSR_Protocol.docx &gt; Discontinuation of Study Intervention &gt; Withdrawal of Consent</w:t>
      </w:r>
    </w:p>
    <w:p>
      <w:pPr>
        <w:pStyle w:val="CommentText"/>
      </w:pPr>
      <w:r>
        <w:t>- Mock_CSR_Protocol.docx &gt; Pharmacodynamic Assessments</w:t>
      </w:r>
    </w:p>
    <w:p>
      <w:pPr>
        <w:pStyle w:val="CommentText"/>
      </w:pPr>
      <w:r>
        <w:t>- Mock_CSR_Protocol.docx &gt; Pharmacodynamic Assessments &gt; Exploratory Biomarkers</w:t>
      </w:r>
    </w:p>
    <w:p>
      <w:pPr>
        <w:pStyle w:val="CommentText"/>
      </w:pPr>
      <w:r>
        <w:t>- Mock_CSR_Protocol.docx &gt; Immunogenicity Assessments</w:t>
      </w:r>
    </w:p>
    <w:p>
      <w:pPr>
        <w:pStyle w:val="CommentText"/>
      </w:pPr>
      <w:r>
        <w:t>- Mock_CSR_Protocol.docx &gt; Immunogenicity Assessments</w:t>
      </w:r>
    </w:p>
  </w:comment>
  <w:comment w:id="7" w:author="AgileWriter" w:initials="AW" w:date="2026-04-07T15:12:01Z">
    <w:p>
      <w:pPr>
        <w:pStyle w:val="CommentText"/>
      </w:pPr>
      <w:r>
        <w:rPr>
          <w:rStyle w:val="CommentReference"/>
        </w:rPr>
        <w:annotationRef/>
      </w:r>
      <w:r>
        <w:t>The Sponsor is identified as Stendarr, Inc. in the context, matching the placeholder's required format.</w:t>
      </w:r>
    </w:p>
    <w:p>
      <w:pPr>
        <w:pStyle w:val="CommentText"/>
      </w:pPr>
    </w:p>
    <w:p>
      <w:pPr>
        <w:pStyle w:val="CommentText"/>
      </w:pPr>
      <w:r>
        <w:t>Sources:</w:t>
      </w:r>
    </w:p>
    <w:p>
      <w:pPr>
        <w:pStyle w:val="CommentText"/>
      </w:pPr>
      <w:r>
        <w:t>- Mock_CSR_Protocol.docx &gt; TITLE PAGE</w:t>
      </w:r>
    </w:p>
  </w:comment>
  <w:comment w:id="8" w:author="AgileWriter" w:initials="AW" w:date="2026-04-07T15:12:01Z">
    <w:p>
      <w:pPr>
        <w:pStyle w:val="CommentText"/>
      </w:pPr>
      <w:r>
        <w:rPr>
          <w:rStyle w:val="CommentReference"/>
        </w:rPr>
        <w:annotationRef/>
      </w:r>
      <w:r>
        <w:t>Protocol title and short title from the context provide a concise synopsis of the study.</w:t>
      </w:r>
    </w:p>
    <w:p>
      <w:pPr>
        <w:pStyle w:val="CommentText"/>
      </w:pPr>
    </w:p>
    <w:p>
      <w:pPr>
        <w:pStyle w:val="CommentText"/>
      </w:pPr>
      <w:r>
        <w:t>Sources:</w:t>
      </w:r>
    </w:p>
    <w:p>
      <w:pPr>
        <w:pStyle w:val="CommentText"/>
      </w:pPr>
      <w:r>
        <w:t>- Mock_CSR_Protocol.docx</w:t>
      </w:r>
    </w:p>
  </w:comment>
  <w:comment w:id="9" w:author="AgileWriter" w:initials="AW" w:date="2026-04-07T15:12:01Z">
    <w:p>
      <w:pPr>
        <w:pStyle w:val="CommentText"/>
      </w:pPr>
      <w:r>
        <w:rPr>
          <w:rStyle w:val="CommentReference"/>
        </w:rPr>
        <w:annotationRef/>
      </w:r>
      <w:r>
        <w:t>Synthesized a concise overview of the clinical study based on the context, including product, indication, objectives, and population.</w:t>
      </w:r>
    </w:p>
    <w:p>
      <w:pPr>
        <w:pStyle w:val="CommentText"/>
      </w:pPr>
    </w:p>
    <w:p>
      <w:pPr>
        <w:pStyle w:val="CommentText"/>
      </w:pPr>
      <w:r>
        <w:t>Sources:</w:t>
      </w:r>
    </w:p>
    <w:p>
      <w:pPr>
        <w:pStyle w:val="CommentText"/>
      </w:pPr>
      <w:r>
        <w:t>- Mock_CSR_Protocol.docx</w:t>
      </w:r>
    </w:p>
  </w:comment>
  <w:comment w:id="10" w:author="AgileWriter" w:initials="AW" w:date="2026-04-07T15:12:01Z">
    <w:p>
      <w:pPr>
        <w:pStyle w:val="CommentText"/>
      </w:pPr>
      <w:r>
        <w:rPr>
          <w:rStyle w:val="CommentReference"/>
        </w:rPr>
        <w:annotationRef/>
      </w:r>
      <w:r>
        <w:t>Summarized the investigational product background, mechanism, pharmacological class, preclinical data, and first-in-human status as detailed in the context.</w:t>
      </w:r>
    </w:p>
    <w:p>
      <w:pPr>
        <w:pStyle w:val="CommentText"/>
      </w:pPr>
    </w:p>
    <w:p>
      <w:pPr>
        <w:pStyle w:val="CommentText"/>
      </w:pPr>
      <w:r>
        <w:t>Sources:</w:t>
      </w:r>
    </w:p>
    <w:p>
      <w:pPr>
        <w:pStyle w:val="CommentText"/>
      </w:pPr>
      <w:r>
        <w:t>- Mock_CSR_Protocol.docx</w:t>
      </w:r>
    </w:p>
  </w:comment>
  <w:comment w:id="11" w:author="AgileWriter" w:initials="AW" w:date="2026-04-07T15:12:01Z">
    <w:p>
      <w:pPr>
        <w:pStyle w:val="CommentText"/>
      </w:pPr>
      <w:r>
        <w:rPr>
          <w:rStyle w:val="CommentReference"/>
        </w:rPr>
        <w:annotationRef/>
      </w:r>
      <w:r>
        <w:t>Synthesized a rationale paragraph covering study purpose, design, population, dosing, and exploratory objectives using multiple context sources.</w:t>
      </w:r>
    </w:p>
    <w:p>
      <w:pPr>
        <w:pStyle w:val="CommentText"/>
      </w:pPr>
    </w:p>
    <w:p>
      <w:pPr>
        <w:pStyle w:val="CommentText"/>
      </w:pPr>
      <w:r>
        <w:t>Sources:</w:t>
      </w:r>
    </w:p>
    <w:p>
      <w:pPr>
        <w:pStyle w:val="CommentText"/>
      </w:pPr>
      <w:r>
        <w:t>- Mock_CSR_Protocol.docx</w:t>
      </w:r>
    </w:p>
    <w:p>
      <w:pPr>
        <w:pStyle w:val="CommentText"/>
      </w:pPr>
      <w:r>
        <w:t>- Mock_CSR Key messages_with_heading.docx &gt; 5. Interpretation &amp; Conclusion</w:t>
      </w:r>
    </w:p>
    <w:p>
      <w:pPr>
        <w:pStyle w:val="CommentText"/>
      </w:pPr>
      <w:r>
        <w:t>- Mock_CSR_Protocol.docx &gt; Background</w:t>
      </w:r>
    </w:p>
    <w:p>
      <w:pPr>
        <w:pStyle w:val="CommentText"/>
      </w:pPr>
      <w:r>
        <w:t>- Mock_CSR_Protocol.docx &gt; Background</w:t>
      </w:r>
    </w:p>
    <w:p>
      <w:pPr>
        <w:pStyle w:val="CommentText"/>
      </w:pPr>
      <w:r>
        <w:t>- Mock_CSR_Protocol.docx &gt; Background</w:t>
      </w:r>
    </w:p>
    <w:p>
      <w:pPr>
        <w:pStyle w:val="CommentText"/>
      </w:pPr>
      <w:r>
        <w:t>- Mock_CSR_Protocol.docx &gt; Background</w:t>
      </w:r>
    </w:p>
  </w:comment>
  <w:comment w:id="12" w:author="AgileWriter" w:initials="AW" w:date="2026-04-07T15:12:01Z">
    <w:p>
      <w:pPr>
        <w:pStyle w:val="CommentText"/>
      </w:pPr>
      <w:r>
        <w:rPr>
          <w:rStyle w:val="CommentReference"/>
        </w:rPr>
        <w:annotationRef/>
      </w:r>
      <w:r>
        <w:t>Synthesized a structured benefit–risk overview using context from multiple sections describing risks, benefits, and overall assessment.</w:t>
      </w:r>
    </w:p>
    <w:p>
      <w:pPr>
        <w:pStyle w:val="CommentText"/>
      </w:pPr>
    </w:p>
    <w:p>
      <w:pPr>
        <w:pStyle w:val="CommentText"/>
      </w:pPr>
      <w:r>
        <w:t>Sources:</w:t>
      </w:r>
    </w:p>
    <w:p>
      <w:pPr>
        <w:pStyle w:val="CommentText"/>
      </w:pPr>
      <w:r>
        <w:t>- Mock_CSR_Protocol.docx</w:t>
      </w:r>
    </w:p>
    <w:p>
      <w:pPr>
        <w:pStyle w:val="CommentText"/>
      </w:pPr>
      <w:r>
        <w:t>- Mock_CSR_Protocol.docx &gt; Benefit/Risk Assessment</w:t>
      </w:r>
    </w:p>
    <w:p>
      <w:pPr>
        <w:pStyle w:val="CommentText"/>
      </w:pPr>
      <w:r>
        <w:t>- Mock_CSR_Protocol.docx &gt; Benefit/Risk Assessment &gt; Overall Benefit: Risk Conclusion</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 &gt; Overall Benefit: Risk Conclusion</w:t>
      </w:r>
    </w:p>
  </w:comment>
  <w:comment w:id="13" w:author="AgileWriter" w:initials="AW" w:date="2026-04-07T15:12:01Z">
    <w:p>
      <w:pPr>
        <w:pStyle w:val="CommentText"/>
      </w:pPr>
      <w:r>
        <w:rPr>
          <w:rStyle w:val="CommentReference"/>
        </w:rPr>
        <w:annotationRef/>
      </w:r>
      <w:r>
        <w:t>Summarized the risks identified in the study, including theoretical risks, monitoring procedures, and overall safety profile, based strictly on nonclinical and protocol data.</w:t>
      </w:r>
    </w:p>
    <w:p>
      <w:pPr>
        <w:pStyle w:val="CommentText"/>
      </w:pPr>
    </w:p>
    <w:p>
      <w:pPr>
        <w:pStyle w:val="CommentText"/>
      </w:pPr>
      <w:r>
        <w:t>Sources:</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 &gt; Overall Benefit: Risk Conclusion</w:t>
      </w:r>
    </w:p>
    <w:p>
      <w:pPr>
        <w:pStyle w:val="CommentText"/>
      </w:pPr>
      <w:r>
        <w:t>- Mock_CSR_Protocol.docx &gt; Dose Modification &gt; Dose Escalation and Stopping Criteria</w:t>
      </w:r>
    </w:p>
    <w:p>
      <w:pPr>
        <w:pStyle w:val="CommentText"/>
      </w:pPr>
      <w:r>
        <w:t>- Mock_CSR_Protocol.docx &gt; Benefit/Risk Assessment &gt; Risk Assessment</w:t>
      </w:r>
    </w:p>
    <w:p>
      <w:pPr>
        <w:pStyle w:val="CommentText"/>
      </w:pPr>
      <w:r>
        <w:t>- Mock_CSR_Protocol.docx &gt; Benefit/Risk Assessment &gt; Risk Assessment</w:t>
      </w:r>
    </w:p>
  </w:comment>
  <w:comment w:id="14" w:author="AgileWriter" w:initials="AW" w:date="2026-04-07T15:12:01Z">
    <w:p>
      <w:pPr>
        <w:pStyle w:val="CommentText"/>
      </w:pPr>
      <w:r>
        <w:rPr>
          <w:rStyle w:val="CommentReference"/>
        </w:rPr>
        <w:annotationRef/>
      </w:r>
      <w:r>
        <w:t>Summarized the benefit assessment for ABC-123 based on nonclinical data and the clinical need for new therapies for boneitis due to lurgi.</w:t>
      </w:r>
    </w:p>
    <w:p>
      <w:pPr>
        <w:pStyle w:val="CommentText"/>
      </w:pPr>
    </w:p>
    <w:p>
      <w:pPr>
        <w:pStyle w:val="CommentText"/>
      </w:pPr>
      <w:r>
        <w:t>Sources:</w:t>
      </w:r>
    </w:p>
    <w:p>
      <w:pPr>
        <w:pStyle w:val="CommentText"/>
      </w:pPr>
      <w:r>
        <w:t>- Mock_CSR_Protocol.docx</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 &gt; Overall Benefit: Risk Conclusion</w:t>
      </w:r>
    </w:p>
  </w:comment>
  <w:comment w:id="15" w:author="AgileWriter" w:initials="AW" w:date="2026-04-07T15:12:01Z">
    <w:p>
      <w:pPr>
        <w:pStyle w:val="CommentText"/>
      </w:pPr>
      <w:r>
        <w:rPr>
          <w:rStyle w:val="CommentReference"/>
        </w:rPr>
        <w:annotationRef/>
      </w:r>
      <w:r>
        <w:t>Synthesized the benefit-risk conclusion using authoritative statements about safety, risk mitigation, and justification for continued development from the provided context.</w:t>
      </w:r>
    </w:p>
    <w:p>
      <w:pPr>
        <w:pStyle w:val="CommentText"/>
      </w:pPr>
    </w:p>
    <w:p>
      <w:pPr>
        <w:pStyle w:val="CommentText"/>
      </w:pPr>
      <w:r>
        <w:t>Sources:</w:t>
      </w:r>
    </w:p>
    <w:p>
      <w:pPr>
        <w:pStyle w:val="CommentText"/>
      </w:pPr>
      <w:r>
        <w:t>- Mock_CSR_Protocol.docx &gt; Benefit/Risk Assessment</w:t>
      </w:r>
    </w:p>
    <w:p>
      <w:pPr>
        <w:pStyle w:val="CommentText"/>
      </w:pPr>
      <w:r>
        <w:t>- Mock_CSR_Protocol.docx &gt; Benefit/Risk Assessment &gt; Overall Benefit: Risk Conclusion</w:t>
      </w:r>
    </w:p>
    <w:p>
      <w:pPr>
        <w:pStyle w:val="CommentText"/>
      </w:pPr>
      <w:r>
        <w:t>- Mock_CSR_Protocol.docx &gt; Benefit/Risk Assessment &gt; Overall Benefit: Risk Conclusion</w:t>
      </w:r>
    </w:p>
  </w:comment>
  <w:comment w:id="16" w:author="AgileWriter" w:initials="AW" w:date="2026-04-07T15:12:02Z">
    <w:p>
      <w:pPr>
        <w:pStyle w:val="CommentText"/>
      </w:pPr>
      <w:r>
        <w:rPr>
          <w:rStyle w:val="CommentReference"/>
        </w:rPr>
        <w:annotationRef/>
      </w:r>
      <w:r>
        <w:t>The protocol title specifies the study parts as single dose in healthy participants and multiple doses in Grade 2 boneitis participants.</w:t>
      </w:r>
    </w:p>
    <w:p>
      <w:pPr>
        <w:pStyle w:val="CommentText"/>
      </w:pPr>
    </w:p>
    <w:p>
      <w:pPr>
        <w:pStyle w:val="CommentText"/>
      </w:pPr>
      <w:r>
        <w:t>Sources:</w:t>
      </w:r>
    </w:p>
    <w:p>
      <w:pPr>
        <w:pStyle w:val="CommentText"/>
      </w:pPr>
      <w:r>
        <w:t>- Mock_CSR_Protocol.docx &gt; TITLE PAGE</w:t>
      </w:r>
    </w:p>
  </w:comment>
  <w:comment w:id="17" w:author="AgileWriter" w:initials="AW" w:date="2026-04-07T15:12:02Z">
    <w:p>
      <w:pPr>
        <w:pStyle w:val="CommentText"/>
      </w:pPr>
      <w:r>
        <w:rPr>
          <w:rStyle w:val="CommentReference"/>
        </w:rPr>
        <w:annotationRef/>
      </w:r>
      <w:r>
        <w:t>The authoritative context specifies the approval date as 1 March 2023, which is suitable as the date of report for the inline placeholder.</w:t>
      </w:r>
    </w:p>
    <w:p>
      <w:pPr>
        <w:pStyle w:val="CommentText"/>
      </w:pPr>
    </w:p>
    <w:p>
      <w:pPr>
        <w:pStyle w:val="CommentText"/>
      </w:pPr>
      <w:r>
        <w:t>Sources:</w:t>
      </w:r>
    </w:p>
    <w:p>
      <w:pPr>
        <w:pStyle w:val="CommentText"/>
      </w:pPr>
      <w:r>
        <w:t>- Mock_CSR_Protocol.docx &gt; TITLE PAGE</w:t>
      </w:r>
    </w:p>
  </w:comment>
  <w:comment w:id="18" w:author="AgileWriter" w:initials="AW" w:date="2026-04-07T15:12:02Z">
    <w:p>
      <w:pPr>
        <w:pStyle w:val="CommentText"/>
      </w:pPr>
      <w:r>
        <w:rPr>
          <w:rStyle w:val="CommentReference"/>
        </w:rPr>
        <w:annotationRef/>
      </w:r>
      <w:r>
        <w:t>Two tables with captions matching 'Schedule of Activities' are present: one for Single Ascending Dose and one for Repeat-Dose. These are the appropriate SOA tables for this placeholder.</w:t>
      </w:r>
    </w:p>
    <w:p>
      <w:pPr>
        <w:pStyle w:val="CommentText"/>
      </w:pPr>
    </w:p>
    <w:p>
      <w:pPr>
        <w:pStyle w:val="CommentText"/>
      </w:pPr>
      <w:r>
        <w:t>Sources:</w:t>
      </w:r>
    </w:p>
    <w:p>
      <w:pPr>
        <w:pStyle w:val="CommentText"/>
      </w:pPr>
      <w:r>
        <w:t>- Mock_CSR_Protocol.docx &gt; Schema &gt; Table 2: Schedule of Activities – Repeat-Dose</w:t>
      </w:r>
    </w:p>
    <w:p>
      <w:pPr>
        <w:pStyle w:val="CommentText"/>
      </w:pPr>
      <w:r>
        <w:t>- Mock_CSR_Protocol.docx &gt; Schema &gt; Table 1: Schedule of Activities – Single Ascending Dose</w:t>
      </w:r>
    </w:p>
  </w:comment>
  <w:comment w:id="19" w:author="AgileWriter" w:initials="AW" w:date="2026-04-07T15:12:02Z">
    <w:p>
      <w:pPr>
        <w:pStyle w:val="CommentText"/>
      </w:pPr>
      <w:r>
        <w:rPr>
          <w:rStyle w:val="CommentReference"/>
        </w:rPr>
        <w:annotationRef/>
      </w:r>
      <w:r>
        <w:t>Synthesized justification based on SAD and repeat-dose design rationale, objectives, and methodological details provided in context.</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w:t>
      </w:r>
    </w:p>
    <w:p>
      <w:pPr>
        <w:pStyle w:val="CommentText"/>
      </w:pPr>
      <w:r>
        <w:t>- Mock_CSR_Protocol.docx &gt; Overall Design &gt; Repeat-Dose</w:t>
      </w:r>
    </w:p>
    <w:p>
      <w:pPr>
        <w:pStyle w:val="CommentText"/>
      </w:pPr>
      <w:r>
        <w:t>- Mock_CSR Key messages_with_heading.docx</w:t>
      </w:r>
    </w:p>
  </w:comment>
  <w:comment w:id="20" w:author="AgileWriter" w:initials="AW" w:date="2026-04-07T15:12:02Z">
    <w:p>
      <w:pPr>
        <w:pStyle w:val="CommentText"/>
      </w:pPr>
      <w:r>
        <w:rPr>
          <w:rStyle w:val="CommentReference"/>
        </w:rPr>
        <w:annotationRef/>
      </w:r>
      <w:r>
        <w:t>Summarized the dose justification using authoritative context describing the rationale, toxicology basis, and safety factors for ABC-123 dosing.</w:t>
      </w:r>
    </w:p>
    <w:p>
      <w:pPr>
        <w:pStyle w:val="CommentText"/>
      </w:pPr>
    </w:p>
    <w:p>
      <w:pPr>
        <w:pStyle w:val="CommentText"/>
      </w:pPr>
      <w:r>
        <w:t>Sources:</w:t>
      </w:r>
    </w:p>
    <w:p>
      <w:pPr>
        <w:pStyle w:val="CommentText"/>
      </w:pPr>
      <w:r>
        <w:t>- Mock_CSR_Protocol.docx</w:t>
      </w:r>
    </w:p>
  </w:comment>
  <w:comment w:id="21" w:author="AgileWriter" w:initials="AW" w:date="2026-04-07T15:12:02Z">
    <w:p>
      <w:pPr>
        <w:pStyle w:val="CommentText"/>
      </w:pPr>
      <w:r>
        <w:rPr>
          <w:rStyle w:val="CommentReference"/>
        </w:rPr>
        <w:annotationRef/>
      </w:r>
      <w:r>
        <w:t>The inclusion criteria were extracted and formatted as individual list items per protocol requirements.</w:t>
      </w:r>
    </w:p>
    <w:p>
      <w:pPr>
        <w:pStyle w:val="CommentText"/>
      </w:pPr>
    </w:p>
    <w:p>
      <w:pPr>
        <w:pStyle w:val="CommentText"/>
      </w:pPr>
      <w:r>
        <w:t>Sources:</w:t>
      </w:r>
    </w:p>
    <w:p>
      <w:pPr>
        <w:pStyle w:val="CommentText"/>
      </w:pPr>
      <w:r>
        <w:t>- Mock_CSR_Protocol.docx</w:t>
      </w:r>
    </w:p>
  </w:comment>
  <w:comment w:id="22" w:author="AgileWriter" w:initials="AW" w:date="2026-04-07T15:12:02Z">
    <w:p>
      <w:pPr>
        <w:pStyle w:val="CommentText"/>
      </w:pPr>
      <w:r>
        <w:rPr>
          <w:rStyle w:val="CommentReference"/>
        </w:rPr>
        <w:annotationRef/>
      </w:r>
      <w:r>
        <w:t>A numbered list of exclusion criteria was extracted directly from the context and formatted as individual list items.</w:t>
      </w:r>
    </w:p>
    <w:p>
      <w:pPr>
        <w:pStyle w:val="CommentText"/>
      </w:pPr>
    </w:p>
    <w:p>
      <w:pPr>
        <w:pStyle w:val="CommentText"/>
      </w:pPr>
      <w:r>
        <w:t>Sources:</w:t>
      </w:r>
    </w:p>
    <w:p>
      <w:pPr>
        <w:pStyle w:val="CommentText"/>
      </w:pPr>
      <w:r>
        <w:t>- Mock_CSR_Protocol.docx</w:t>
      </w:r>
    </w:p>
  </w:comment>
  <w:comment w:id="23" w:author="AgileWriter" w:initials="AW" w:date="2026-04-07T15:12:02Z">
    <w:p>
      <w:pPr>
        <w:pStyle w:val="CommentText"/>
      </w:pPr>
      <w:r>
        <w:rPr>
          <w:rStyle w:val="CommentReference"/>
        </w:rPr>
        <w:annotationRef/>
      </w:r>
      <w:r>
        <w:t>Synthesized criteria for discontinuation/withdrawal from multiple relevant context paragraphs.</w:t>
      </w:r>
    </w:p>
    <w:p>
      <w:pPr>
        <w:pStyle w:val="CommentText"/>
      </w:pPr>
    </w:p>
    <w:p>
      <w:pPr>
        <w:pStyle w:val="CommentText"/>
      </w:pPr>
      <w:r>
        <w:t>Sources:</w:t>
      </w:r>
    </w:p>
    <w:p>
      <w:pPr>
        <w:pStyle w:val="CommentText"/>
      </w:pPr>
      <w:r>
        <w:t>- Mock_CSR Key messages_with_heading.docx &gt; 4. Key Results</w:t>
      </w:r>
    </w:p>
    <w:p>
      <w:pPr>
        <w:pStyle w:val="CommentText"/>
      </w:pPr>
      <w:r>
        <w:t>- Mock_CSR_Protocol.docx</w:t>
      </w:r>
    </w:p>
    <w:p>
      <w:pPr>
        <w:pStyle w:val="CommentText"/>
      </w:pPr>
      <w:r>
        <w:t>- Mock_CSR_Protocol.docx &gt; Discontinuation of Study Intervention &gt; Individual Participant Discontinuation</w:t>
      </w:r>
    </w:p>
    <w:p>
      <w:pPr>
        <w:pStyle w:val="CommentText"/>
      </w:pPr>
      <w:r>
        <w:t>- Mock_CSR_Protocol.docx &gt; Discontinuation of Study Intervention &gt; Individual Participant Discontinuation</w:t>
      </w:r>
    </w:p>
    <w:p>
      <w:pPr>
        <w:pStyle w:val="CommentText"/>
      </w:pPr>
      <w:r>
        <w:t>- Mock_CSR_Protocol.docx &gt; Discontinuation of Study Intervention &gt; Individual Participant Discontinuation</w:t>
      </w:r>
    </w:p>
  </w:comment>
  <w:comment w:id="24" w:author="AgileWriter" w:initials="AW" w:date="2026-04-07T15:12:02Z">
    <w:p>
      <w:pPr>
        <w:pStyle w:val="CommentText"/>
      </w:pPr>
      <w:r>
        <w:rPr>
          <w:rStyle w:val="CommentReference"/>
        </w:rPr>
        <w:annotationRef/>
      </w:r>
      <w:r>
        <w:t>Summarized the definition and procedural requirements for lost to follow-up from the provided context.</w:t>
      </w:r>
    </w:p>
    <w:p>
      <w:pPr>
        <w:pStyle w:val="CommentText"/>
      </w:pPr>
    </w:p>
    <w:p>
      <w:pPr>
        <w:pStyle w:val="CommentText"/>
      </w:pPr>
      <w:r>
        <w:t>Sources:</w:t>
      </w:r>
    </w:p>
    <w:p>
      <w:pPr>
        <w:pStyle w:val="CommentText"/>
      </w:pPr>
      <w:r>
        <w:t>- Mock_CSR_Protocol.docx</w:t>
      </w:r>
    </w:p>
    <w:p>
      <w:pPr>
        <w:pStyle w:val="CommentText"/>
      </w:pPr>
      <w:r>
        <w:t>- Mock_CSR_Protocol.docx &gt; Lost to Follow-up</w:t>
      </w:r>
    </w:p>
    <w:p>
      <w:pPr>
        <w:pStyle w:val="CommentText"/>
      </w:pPr>
      <w:r>
        <w:t>- Mock_CSR_Protocol.docx &gt; Lost to Follow-up</w:t>
      </w:r>
    </w:p>
  </w:comment>
  <w:comment w:id="25" w:author="AgileWriter" w:initials="AW" w:date="2026-04-07T15:12:02Z">
    <w:p>
      <w:pPr>
        <w:pStyle w:val="CommentText"/>
      </w:pPr>
      <w:r>
        <w:rPr>
          <w:rStyle w:val="CommentReference"/>
        </w:rPr>
        <w:annotationRef/>
      </w:r>
      <w:r>
        <w:t>Summarized the treatments administered based on dosing details and permitted concomitant medications provided in the context.</w:t>
      </w:r>
    </w:p>
    <w:p>
      <w:pPr>
        <w:pStyle w:val="CommentText"/>
      </w:pPr>
    </w:p>
    <w:p>
      <w:pPr>
        <w:pStyle w:val="CommentText"/>
      </w:pPr>
      <w:r>
        <w:t>Sources:</w:t>
      </w:r>
    </w:p>
    <w:p>
      <w:pPr>
        <w:pStyle w:val="CommentText"/>
      </w:pPr>
      <w:r>
        <w:t>- Mock_CSR_Protocol.docx &gt; Justification for Dose</w:t>
      </w:r>
    </w:p>
    <w:p>
      <w:pPr>
        <w:pStyle w:val="CommentText"/>
      </w:pPr>
      <w:r>
        <w:t>- Mock_CSR_Protocol.docx &gt; Lifestyle Considerations</w:t>
      </w:r>
    </w:p>
  </w:comment>
  <w:comment w:id="26" w:author="AgileWriter" w:initials="AW" w:date="2026-04-07T15:12:02Z">
    <w:p>
      <w:pPr>
        <w:pStyle w:val="CommentText"/>
      </w:pPr>
      <w:r>
        <w:rPr>
          <w:rStyle w:val="CommentReference"/>
        </w:rPr>
        <w:annotationRef/>
      </w:r>
      <w:r>
        <w:t>The investigational drug name is explicitly stated as ABC-123 in multiple context blocks.</w:t>
      </w:r>
    </w:p>
    <w:p>
      <w:pPr>
        <w:pStyle w:val="CommentText"/>
      </w:pPr>
    </w:p>
    <w:p>
      <w:pPr>
        <w:pStyle w:val="CommentText"/>
      </w:pPr>
      <w:r>
        <w:t>Sources:</w:t>
      </w:r>
    </w:p>
    <w:p>
      <w:pPr>
        <w:pStyle w:val="CommentText"/>
      </w:pPr>
      <w:r>
        <w:t>- Mock_CSR_Protocol.docx &gt; TITLE PAGE</w:t>
      </w:r>
    </w:p>
    <w:p>
      <w:pPr>
        <w:pStyle w:val="CommentText"/>
      </w:pPr>
      <w:r>
        <w:t>- Mock_CSR Key messages_with_heading.docx &gt; Study Title:</w:t>
      </w:r>
    </w:p>
  </w:comment>
  <w:comment w:id="27" w:author="AgileWriter" w:initials="AW" w:date="2026-04-07T15:12:02Z">
    <w:p>
      <w:pPr>
        <w:pStyle w:val="CommentText"/>
      </w:pPr>
      <w:r>
        <w:rPr>
          <w:rStyle w:val="CommentReference"/>
        </w:rPr>
        <w:annotationRef/>
      </w:r>
      <w:r>
        <w:t>The context specifies the proposed starting dose level for SAD as 5 mg with approximate half-log escalations.</w:t>
      </w:r>
    </w:p>
    <w:p>
      <w:pPr>
        <w:pStyle w:val="CommentText"/>
      </w:pPr>
    </w:p>
    <w:p>
      <w:pPr>
        <w:pStyle w:val="CommentText"/>
      </w:pPr>
      <w:r>
        <w:t>Sources:</w:t>
      </w:r>
    </w:p>
    <w:p>
      <w:pPr>
        <w:pStyle w:val="CommentText"/>
      </w:pPr>
      <w:r>
        <w:t>- Mock_CSR_Protocol.docx &gt; STUDY INTERVENTION</w:t>
      </w:r>
    </w:p>
  </w:comment>
  <w:comment w:id="28" w:author="AgileWriter" w:initials="AW" w:date="2026-04-07T15:12:02Z">
    <w:p>
      <w:pPr>
        <w:pStyle w:val="CommentText"/>
      </w:pPr>
      <w:r>
        <w:rPr>
          <w:rStyle w:val="CommentReference"/>
        </w:rPr>
        <w:annotationRef/>
      </w:r>
      <w:r>
        <w:t>The protocol number 'SKY-2000-101' is explicitly provided in the context and matches the placeholder format.</w:t>
      </w:r>
    </w:p>
    <w:p>
      <w:pPr>
        <w:pStyle w:val="CommentText"/>
      </w:pPr>
    </w:p>
    <w:p>
      <w:pPr>
        <w:pStyle w:val="CommentText"/>
      </w:pPr>
      <w:r>
        <w:t>Sources:</w:t>
      </w:r>
    </w:p>
    <w:p>
      <w:pPr>
        <w:pStyle w:val="CommentText"/>
      </w:pPr>
      <w:r>
        <w:t>- Mock_CSR_Protocol.docx &gt; TITLE PAGE</w:t>
      </w:r>
    </w:p>
  </w:comment>
  <w:comment w:id="29" w:author="AgileWriter" w:initials="AW" w:date="2026-04-07T15:12:02Z">
    <w:p>
      <w:pPr>
        <w:pStyle w:val="CommentText"/>
      </w:pPr>
      <w:r>
        <w:rPr>
          <w:rStyle w:val="CommentReference"/>
        </w:rPr>
        <w:annotationRef/>
      </w:r>
      <w:r>
        <w:t>Synthesized information from protocol sections describing dose selection, timing, and escalation strategy for each participant.</w:t>
      </w:r>
    </w:p>
    <w:p>
      <w:pPr>
        <w:pStyle w:val="CommentText"/>
      </w:pPr>
    </w:p>
    <w:p>
      <w:pPr>
        <w:pStyle w:val="CommentText"/>
      </w:pPr>
      <w:r>
        <w:t>Sources:</w:t>
      </w:r>
    </w:p>
    <w:p>
      <w:pPr>
        <w:pStyle w:val="CommentText"/>
      </w:pPr>
      <w:r>
        <w:t>- Mock_CSR_Protocol.docx &gt; Overall Design</w:t>
      </w:r>
    </w:p>
    <w:p>
      <w:pPr>
        <w:pStyle w:val="CommentText"/>
      </w:pPr>
      <w:r>
        <w:t>- Mock_CSR_Protocol.docx &gt; Overall Design &gt; Single Ascending Dose</w:t>
      </w:r>
    </w:p>
  </w:comment>
  <w:comment w:id="30" w:author="AgileWriter" w:initials="AW" w:date="2026-04-07T15:12:02Z">
    <w:p>
      <w:pPr>
        <w:pStyle w:val="CommentText"/>
      </w:pPr>
      <w:r>
        <w:rPr>
          <w:rStyle w:val="CommentReference"/>
        </w:rPr>
        <w:annotationRef/>
      </w:r>
      <w:r>
        <w:t>Synthesized details about blinding procedures, maintenance, and unblinding criteria from multiple relevant context paragraphs.</w:t>
      </w:r>
    </w:p>
    <w:p>
      <w:pPr>
        <w:pStyle w:val="CommentText"/>
      </w:pPr>
    </w:p>
    <w:p>
      <w:pPr>
        <w:pStyle w:val="CommentText"/>
      </w:pPr>
      <w:r>
        <w:t>Sources:</w:t>
      </w:r>
    </w:p>
    <w:p>
      <w:pPr>
        <w:pStyle w:val="CommentText"/>
      </w:pPr>
      <w:r>
        <w:t>- Mock_CSR_Protocol.docx &gt; Measures to Minimize Bias: Randomization and Blinding</w:t>
      </w:r>
    </w:p>
    <w:p>
      <w:pPr>
        <w:pStyle w:val="CommentText"/>
      </w:pPr>
      <w:r>
        <w:t>- Mock_CSR_Protocol.docx &gt; Measures to Minimize Bias: Randomization and Blinding</w:t>
      </w:r>
    </w:p>
    <w:p>
      <w:pPr>
        <w:pStyle w:val="CommentText"/>
      </w:pPr>
      <w:r>
        <w:t>- Mock_CSR_Protocol.docx &gt; Measures to Minimize Bias: Randomization and Blinding</w:t>
      </w:r>
    </w:p>
  </w:comment>
  <w:comment w:id="31" w:author="AgileWriter" w:initials="AW" w:date="2026-04-07T15:12:03Z">
    <w:p>
      <w:pPr>
        <w:pStyle w:val="CommentText"/>
      </w:pPr>
      <w:r>
        <w:rPr>
          <w:rStyle w:val="CommentReference"/>
        </w:rPr>
        <w:annotationRef/>
      </w:r>
      <w:r>
        <w:t>Summarized the prohibited medication requirements for both SAD and Repeat-Dose Cohorts as described in the context.</w:t>
      </w:r>
    </w:p>
    <w:p>
      <w:pPr>
        <w:pStyle w:val="CommentText"/>
      </w:pPr>
    </w:p>
    <w:p>
      <w:pPr>
        <w:pStyle w:val="CommentText"/>
      </w:pPr>
      <w:r>
        <w:t>Sources:</w:t>
      </w:r>
    </w:p>
    <w:p>
      <w:pPr>
        <w:pStyle w:val="CommentText"/>
      </w:pPr>
      <w:r>
        <w:t>- Mock_CSR_Protocol.docx &gt; Lifestyle Considerations</w:t>
      </w:r>
    </w:p>
    <w:p>
      <w:pPr>
        <w:pStyle w:val="CommentText"/>
      </w:pPr>
      <w:r>
        <w:t>- Mock_CSR_Protocol.docx &gt; Lifestyle Considerations</w:t>
      </w:r>
    </w:p>
  </w:comment>
  <w:comment w:id="32" w:author="AgileWriter" w:initials="AW" w:date="2026-04-07T15:12:03Z">
    <w:p>
      <w:pPr>
        <w:pStyle w:val="CommentText"/>
      </w:pPr>
      <w:r>
        <w:rPr>
          <w:rStyle w:val="CommentReference"/>
        </w:rPr>
        <w:annotationRef/>
      </w:r>
      <w:r>
        <w:t>Summarized requirements for concomitant medication documentation and monitoring, combining details from multiple context sections.</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Repeat-Dose</w:t>
      </w:r>
    </w:p>
    <w:p>
      <w:pPr>
        <w:pStyle w:val="CommentText"/>
      </w:pPr>
      <w:r>
        <w:t>- Mock_CSR_Protocol.docx</w:t>
      </w:r>
    </w:p>
    <w:p>
      <w:pPr>
        <w:pStyle w:val="CommentText"/>
      </w:pPr>
      <w:r>
        <w:t>- Mock_CSR_Protocol.docx &gt; Concomitant Therapy</w:t>
      </w:r>
    </w:p>
  </w:comment>
  <w:comment w:id="33" w:author="AgileWriter" w:initials="AW" w:date="2026-04-07T15:12:03Z">
    <w:p>
      <w:pPr>
        <w:pStyle w:val="CommentText"/>
      </w:pPr>
      <w:r>
        <w:rPr>
          <w:rStyle w:val="CommentReference"/>
        </w:rPr>
        <w:annotationRef/>
      </w:r>
      <w:r>
        <w:t>Section 6.5.1 explicitly states that rescue medication is not applicable.</w:t>
      </w:r>
    </w:p>
    <w:p>
      <w:pPr>
        <w:pStyle w:val="CommentText"/>
      </w:pPr>
    </w:p>
    <w:p>
      <w:pPr>
        <w:pStyle w:val="CommentText"/>
      </w:pPr>
      <w:r>
        <w:t>Sources:</w:t>
      </w:r>
    </w:p>
    <w:p>
      <w:pPr>
        <w:pStyle w:val="CommentText"/>
      </w:pPr>
      <w:r>
        <w:t>- Mock_CSR_Protocol.docx &gt; Concomitant Therapy</w:t>
      </w:r>
    </w:p>
  </w:comment>
  <w:comment w:id="34" w:author="AgileWriter" w:initials="AW" w:date="2026-04-07T15:12:03Z">
    <w:p>
      <w:pPr>
        <w:pStyle w:val="CommentText"/>
      </w:pPr>
      <w:r>
        <w:rPr>
          <w:rStyle w:val="CommentReference"/>
        </w:rPr>
        <w:annotationRef/>
      </w:r>
      <w:r>
        <w:t>Summarized procedures for treatment compliance, including blinding, randomization, and maintenance of concomitant medications.</w:t>
      </w:r>
    </w:p>
    <w:p>
      <w:pPr>
        <w:pStyle w:val="CommentText"/>
      </w:pPr>
    </w:p>
    <w:p>
      <w:pPr>
        <w:pStyle w:val="CommentText"/>
      </w:pPr>
      <w:r>
        <w:t>Sources:</w:t>
      </w:r>
    </w:p>
    <w:p>
      <w:pPr>
        <w:pStyle w:val="CommentText"/>
      </w:pPr>
      <w:r>
        <w:t>- Mock_CSR_Protocol.docx &gt; Lifestyle Considerations</w:t>
      </w:r>
    </w:p>
    <w:p>
      <w:pPr>
        <w:pStyle w:val="CommentText"/>
      </w:pPr>
      <w:r>
        <w:t>- Mock_CSR_Protocol.docx &gt; Measures to Minimize Bias: Randomization and Blinding</w:t>
      </w:r>
    </w:p>
    <w:p>
      <w:pPr>
        <w:pStyle w:val="CommentText"/>
      </w:pPr>
      <w:r>
        <w:t>- Mock_CSR_Protocol.docx &gt; Measures to Minimize Bias: Randomization and Blinding</w:t>
      </w:r>
    </w:p>
    <w:p>
      <w:pPr>
        <w:pStyle w:val="CommentText"/>
      </w:pPr>
      <w:r>
        <w:t>- Mock_CSR_Protocol.docx &gt; Measures to Minimize Bias: Randomization and Blinding</w:t>
      </w:r>
    </w:p>
  </w:comment>
  <w:comment w:id="35" w:author="AgileWriter" w:initials="AW" w:date="2026-04-07T15:12:03Z">
    <w:p>
      <w:pPr>
        <w:pStyle w:val="CommentText"/>
      </w:pPr>
      <w:r>
        <w:rPr>
          <w:rStyle w:val="CommentReference"/>
        </w:rPr>
        <w:annotationRef/>
      </w:r>
      <w:r>
        <w:t>The heading summarizes the applicable restrictions based on references to ICH GCP Guidelines, local laws and regulations, and regulatory requirements in the context.</w:t>
      </w:r>
    </w:p>
    <w:p>
      <w:pPr>
        <w:pStyle w:val="CommentText"/>
      </w:pPr>
    </w:p>
    <w:p>
      <w:pPr>
        <w:pStyle w:val="CommentText"/>
      </w:pPr>
      <w:r>
        <w:t>Sources:</w:t>
      </w:r>
    </w:p>
    <w:p>
      <w:pPr>
        <w:pStyle w:val="CommentText"/>
      </w:pPr>
      <w:r>
        <w:t>- Mock_CSR_Protocol.docx &gt; Appendix 1: Regulatory, Ethical, and Study Oversight Considerations &gt; Regulatory and Ethical Considerations</w:t>
      </w:r>
    </w:p>
    <w:p>
      <w:pPr>
        <w:pStyle w:val="CommentText"/>
      </w:pPr>
      <w:r>
        <w:t>- Mock_CSR_Protocol.docx &gt; Appendix 1: Regulatory, Ethical, and Study Oversight Considerations &gt; Financial Disclosure</w:t>
      </w:r>
    </w:p>
    <w:p>
      <w:pPr>
        <w:pStyle w:val="CommentText"/>
      </w:pPr>
      <w:r>
        <w:t>- Mock_CSR_Protocol.docx &gt; Appendix 1: Regulatory, Ethical, and Study Oversight Considerations &gt; Regulatory and Ethical Considerations</w:t>
      </w:r>
    </w:p>
    <w:p>
      <w:pPr>
        <w:pStyle w:val="CommentText"/>
      </w:pPr>
      <w:r>
        <w:t>- Mock_CSR_Protocol.docx &gt; Appendix 1: Regulatory, Ethical, and Study Oversight Considerations &gt; Regulatory and Ethical Considerations</w:t>
      </w:r>
    </w:p>
  </w:comment>
  <w:comment w:id="36" w:author="AgileWriter" w:initials="AW" w:date="2026-04-07T15:12:03Z">
    <w:p>
      <w:pPr>
        <w:pStyle w:val="CommentText"/>
      </w:pPr>
      <w:r>
        <w:rPr>
          <w:rStyle w:val="CommentReference"/>
        </w:rPr>
        <w:annotationRef/>
      </w:r>
      <w:r>
        <w:t>The context provides the caption 'Table 14.1.1: Summary of Participant Disposition (Full Analysis Seta)', which is the first major table and likely corresponds to Table X in the placeholder. Table number and context match for inline reference.</w:t>
      </w:r>
    </w:p>
    <w:p>
      <w:pPr>
        <w:pStyle w:val="CommentText"/>
      </w:pPr>
    </w:p>
    <w:p>
      <w:pPr>
        <w:pStyle w:val="CommentText"/>
      </w:pPr>
      <w:r>
        <w:t>Sources:</w:t>
      </w:r>
    </w:p>
    <w:p>
      <w:pPr>
        <w:pStyle w:val="CommentText"/>
      </w:pPr>
      <w:r>
        <w:t>- Mock_CSR _Tables_30Oct25.rtf</w:t>
      </w:r>
    </w:p>
  </w:comment>
  <w:comment w:id="37" w:author="AgileWriter" w:initials="AW" w:date="2026-04-07T15:12:03Z">
    <w:p>
      <w:pPr>
        <w:pStyle w:val="CommentText"/>
      </w:pPr>
      <w:r>
        <w:rPr>
          <w:rStyle w:val="CommentReference"/>
        </w:rPr>
        <w:annotationRef/>
      </w:r>
      <w:r>
        <w:t>Synthesized the informed consent process requirements from multiple context blocks to provide a comprehensive summary for the placeholder.</w:t>
      </w:r>
    </w:p>
    <w:p>
      <w:pPr>
        <w:pStyle w:val="CommentText"/>
      </w:pPr>
    </w:p>
    <w:p>
      <w:pPr>
        <w:pStyle w:val="CommentText"/>
      </w:pPr>
      <w:r>
        <w:t>Sources:</w:t>
      </w:r>
    </w:p>
    <w:p>
      <w:pPr>
        <w:pStyle w:val="CommentText"/>
      </w:pPr>
      <w:r>
        <w:t>- Mock_CSR_Protocol.docx &gt; Appendix 1: Regulatory, Ethical, and Study Oversight Considerations</w:t>
      </w:r>
    </w:p>
    <w:p>
      <w:pPr>
        <w:pStyle w:val="CommentText"/>
      </w:pPr>
      <w:r>
        <w:t>- Mock_CSR_Protocol.docx &gt; Appendix 1: Regulatory, Ethical, and Study Oversight Considerations &gt; Informed Consent Process</w:t>
      </w:r>
    </w:p>
    <w:p>
      <w:pPr>
        <w:pStyle w:val="CommentText"/>
      </w:pPr>
      <w:r>
        <w:t>- Mock_CSR_Protocol.docx &gt; Appendix 1: Regulatory, Ethical, and Study Oversight Considerations &gt; Data Protection</w:t>
      </w:r>
    </w:p>
    <w:p>
      <w:pPr>
        <w:pStyle w:val="CommentText"/>
      </w:pPr>
      <w:r>
        <w:t>- Mock_CSR_Protocol.docx &gt; Appendix 1: Regulatory, Ethical, and Study Oversight Considerations</w:t>
      </w:r>
    </w:p>
    <w:p>
      <w:pPr>
        <w:pStyle w:val="CommentText"/>
      </w:pPr>
      <w:r>
        <w:t>- Mock_CSR_Protocol.docx &gt; Appendix 1: Regulatory, Ethical, and Study Oversight Considerations &gt; Informed Consent Process</w:t>
      </w:r>
    </w:p>
    <w:p>
      <w:pPr>
        <w:pStyle w:val="CommentText"/>
      </w:pPr>
      <w:r>
        <w:t>- Mock_CSR_Protocol.docx &gt; Appendix 1: Regulatory, Ethical, and Study Oversight Considerations &gt; Data Protection</w:t>
      </w:r>
    </w:p>
  </w:comment>
  <w:comment w:id="38" w:author="AgileWriter" w:initials="AW" w:date="2026-04-07T15:12:03Z">
    <w:p>
      <w:pPr>
        <w:pStyle w:val="CommentText"/>
      </w:pPr>
      <w:r>
        <w:rPr>
          <w:rStyle w:val="CommentReference"/>
        </w:rPr>
        <w:annotationRef/>
      </w:r>
      <w:r>
        <w:t>The context confirms the presence of a demographics table (Table 14.2.2) and indicates that demographics are summarized there. No further details are provided in paragraph form, so a brief reference to the table is appropriate.</w:t>
      </w:r>
    </w:p>
    <w:p>
      <w:pPr>
        <w:pStyle w:val="CommentText"/>
      </w:pPr>
    </w:p>
    <w:p>
      <w:pPr>
        <w:pStyle w:val="CommentText"/>
      </w:pPr>
      <w:r>
        <w:t>Sources:</w:t>
      </w:r>
    </w:p>
    <w:p>
      <w:pPr>
        <w:pStyle w:val="CommentText"/>
      </w:pPr>
      <w:r>
        <w:t>- Mock_CSR _Tables_30Oct25.rtf</w:t>
      </w:r>
    </w:p>
  </w:comment>
  <w:comment w:id="39" w:author="AgileWriter" w:initials="AW" w:date="2026-04-07T15:12:03Z">
    <w:p>
      <w:pPr>
        <w:pStyle w:val="CommentText"/>
      </w:pPr>
      <w:r>
        <w:rPr>
          <w:rStyle w:val="CommentReference"/>
        </w:rPr>
        <w:annotationRef/>
      </w:r>
      <w:r>
        <w:t>Summarized the procedures for documenting medical and medication history using context regarding medical records review, eCRF recording, and AE handling.</w:t>
      </w:r>
    </w:p>
    <w:p>
      <w:pPr>
        <w:pStyle w:val="CommentText"/>
      </w:pPr>
    </w:p>
    <w:p>
      <w:pPr>
        <w:pStyle w:val="CommentText"/>
      </w:pPr>
      <w:r>
        <w:t>Sources:</w:t>
      </w:r>
    </w:p>
    <w:p>
      <w:pPr>
        <w:pStyle w:val="CommentText"/>
      </w:pPr>
      <w:r>
        <w:t>- Mock_CSR_Protocol.docx &gt; Discontinuation of Study Intervention &gt; Individual Participant Discontinuation</w:t>
      </w:r>
    </w:p>
    <w:p>
      <w:pPr>
        <w:pStyle w:val="CommentText"/>
      </w:pPr>
      <w:r>
        <w:t>- Mock_CSR_Protocol.docx &gt; Adverse Events and Serious Adverse Events &gt; Time Period and Frequency for Collecting AE and SAE Information</w:t>
      </w:r>
    </w:p>
    <w:p>
      <w:pPr>
        <w:pStyle w:val="CommentText"/>
      </w:pPr>
      <w:r>
        <w:t>- Mock_CSR_Protocol.docx &gt; Appendix 5: Contraceptive Guidance and Collection of Pregnancy Information &gt; Women in the following categories are not considered WOCBP</w:t>
      </w:r>
    </w:p>
  </w:comment>
  <w:comment w:id="40" w:author="AgileWriter" w:initials="AW" w:date="2026-04-07T15:12:03Z">
    <w:p>
      <w:pPr>
        <w:pStyle w:val="CommentText"/>
      </w:pPr>
      <w:r>
        <w:rPr>
          <w:rStyle w:val="CommentReference"/>
        </w:rPr>
        <w:annotationRef/>
      </w:r>
      <w:r>
        <w:t>Synthesized key information from context regarding sample collection, processing, timing, and documentation procedures.</w:t>
      </w:r>
    </w:p>
    <w:p>
      <w:pPr>
        <w:pStyle w:val="CommentText"/>
      </w:pPr>
    </w:p>
    <w:p>
      <w:pPr>
        <w:pStyle w:val="CommentText"/>
      </w:pPr>
      <w:r>
        <w:t>Sources:</w:t>
      </w:r>
    </w:p>
    <w:p>
      <w:pPr>
        <w:pStyle w:val="CommentText"/>
      </w:pPr>
      <w:r>
        <w:t>- Mock_CSR_Protocol.docx &gt; Pharmacokinetic Assessments &gt; Sample Collection and Processing</w:t>
      </w:r>
    </w:p>
    <w:p>
      <w:pPr>
        <w:pStyle w:val="CommentText"/>
      </w:pPr>
      <w:r>
        <w:t>- Mock_CSR_Protocol.docx &gt; Pharmacokinetic Assessments</w:t>
      </w:r>
    </w:p>
  </w:comment>
  <w:comment w:id="41" w:author="AgileWriter" w:initials="AW" w:date="2026-04-07T15:12:03Z">
    <w:p>
      <w:pPr>
        <w:pStyle w:val="CommentText"/>
      </w:pPr>
      <w:r>
        <w:rPr>
          <w:rStyle w:val="CommentReference"/>
        </w:rPr>
        <w:annotationRef/>
      </w:r>
      <w:r>
        <w:t>The context provides a concise description of the analytical methodology for determining serum concentrations of ABC-123 using validated procedures, as requested.</w:t>
      </w:r>
    </w:p>
    <w:p>
      <w:pPr>
        <w:pStyle w:val="CommentText"/>
      </w:pPr>
    </w:p>
    <w:p>
      <w:pPr>
        <w:pStyle w:val="CommentText"/>
      </w:pPr>
      <w:r>
        <w:t>Sources:</w:t>
      </w:r>
    </w:p>
    <w:p>
      <w:pPr>
        <w:pStyle w:val="CommentText"/>
      </w:pPr>
      <w:r>
        <w:t>- Mock_CSR_Protocol.docx &gt; Pharmacokinetic Assessments</w:t>
      </w:r>
    </w:p>
    <w:p>
      <w:pPr>
        <w:pStyle w:val="CommentText"/>
      </w:pPr>
      <w:r>
        <w:t>- Mock_CSR_Protocol.docx &gt; Pharmacokinetic Assessments &gt; Analytical Methodology</w:t>
      </w:r>
    </w:p>
  </w:comment>
  <w:comment w:id="42" w:author="AgileWriter" w:initials="AW" w:date="2026-04-07T15:12:03Z">
    <w:p>
      <w:pPr>
        <w:pStyle w:val="CommentText"/>
      </w:pPr>
      <w:r>
        <w:rPr>
          <w:rStyle w:val="CommentReference"/>
        </w:rPr>
        <w:annotationRef/>
      </w:r>
      <w:r>
        <w:t>Summarized the context describing pharmacodynamic and biomarker assessments for ABC-123, including sample types, purposes, and operational notes.</w:t>
      </w:r>
    </w:p>
    <w:p>
      <w:pPr>
        <w:pStyle w:val="CommentText"/>
      </w:pPr>
    </w:p>
    <w:p>
      <w:pPr>
        <w:pStyle w:val="CommentText"/>
      </w:pPr>
      <w:r>
        <w:t>Sources:</w:t>
      </w:r>
    </w:p>
    <w:p>
      <w:pPr>
        <w:pStyle w:val="CommentText"/>
      </w:pPr>
      <w:r>
        <w:t>- Mock_CSR_Protocol.docx</w:t>
      </w:r>
    </w:p>
  </w:comment>
  <w:comment w:id="43" w:author="AgileWriter" w:initials="AW" w:date="2026-04-07T15:12:03Z">
    <w:p>
      <w:pPr>
        <w:pStyle w:val="CommentText"/>
      </w:pPr>
      <w:r>
        <w:rPr>
          <w:rStyle w:val="CommentReference"/>
        </w:rPr>
        <w:annotationRef/>
      </w:r>
      <w:r>
        <w:t>Summarized the protocol for exploratory biomarker blood sampling and assessment timing from the provided context.</w:t>
      </w:r>
    </w:p>
    <w:p>
      <w:pPr>
        <w:pStyle w:val="CommentText"/>
      </w:pPr>
    </w:p>
    <w:p>
      <w:pPr>
        <w:pStyle w:val="CommentText"/>
      </w:pPr>
      <w:r>
        <w:t>Sources:</w:t>
      </w:r>
    </w:p>
    <w:p>
      <w:pPr>
        <w:pStyle w:val="CommentText"/>
      </w:pPr>
      <w:r>
        <w:t>- Mock_CSR_Protocol.docx &gt; Pharmacodynamic Assessments</w:t>
      </w:r>
    </w:p>
    <w:p>
      <w:pPr>
        <w:pStyle w:val="CommentText"/>
      </w:pPr>
      <w:r>
        <w:t>- Mock_CSR_Protocol.docx &gt; Pharmacodynamic Assessments &gt; Exploratory Biomarkers</w:t>
      </w:r>
    </w:p>
  </w:comment>
  <w:comment w:id="44" w:author="AgileWriter" w:initials="AW" w:date="2026-04-07T15:12:03Z">
    <w:p>
      <w:pPr>
        <w:pStyle w:val="CommentText"/>
      </w:pPr>
      <w:r>
        <w:rPr>
          <w:rStyle w:val="CommentReference"/>
        </w:rPr>
        <w:annotationRef/>
      </w:r>
      <w:r>
        <w:t>Summarized all relevant details from the Immunogenicity Assessments section, covering collection, testing, analysis, and storage of serum samples.</w:t>
      </w:r>
    </w:p>
    <w:p>
      <w:pPr>
        <w:pStyle w:val="CommentText"/>
      </w:pPr>
    </w:p>
    <w:p>
      <w:pPr>
        <w:pStyle w:val="CommentText"/>
      </w:pPr>
      <w:r>
        <w:t>Sources:</w:t>
      </w:r>
    </w:p>
    <w:p>
      <w:pPr>
        <w:pStyle w:val="CommentText"/>
      </w:pPr>
      <w:r>
        <w:t>- Mock_CSR_Protocol.docx</w:t>
      </w:r>
    </w:p>
  </w:comment>
  <w:comment w:id="45" w:author="AgileWriter" w:initials="AW" w:date="2026-04-07T15:12:03Z">
    <w:p>
      <w:pPr>
        <w:pStyle w:val="CommentText"/>
      </w:pPr>
      <w:r>
        <w:rPr>
          <w:rStyle w:val="CommentReference"/>
        </w:rPr>
        <w:annotationRef/>
      </w:r>
      <w:r>
        <w:t>Summarized the context describing pharmacogenomics sample collection, purpose, confidentiality, and storage.</w:t>
      </w:r>
    </w:p>
    <w:p>
      <w:pPr>
        <w:pStyle w:val="CommentText"/>
      </w:pPr>
    </w:p>
    <w:p>
      <w:pPr>
        <w:pStyle w:val="CommentText"/>
      </w:pPr>
      <w:r>
        <w:t>Sources:</w:t>
      </w:r>
    </w:p>
    <w:p>
      <w:pPr>
        <w:pStyle w:val="CommentText"/>
      </w:pPr>
      <w:r>
        <w:t>- Mock_CSR_Protocol.docx</w:t>
      </w:r>
    </w:p>
  </w:comment>
  <w:comment w:id="46" w:author="AgileWriter" w:initials="AW" w:date="2026-04-07T15:12:03Z">
    <w:p>
      <w:pPr>
        <w:pStyle w:val="CommentText"/>
      </w:pPr>
      <w:r>
        <w:rPr>
          <w:rStyle w:val="CommentReference"/>
        </w:rPr>
        <w:annotationRef/>
      </w:r>
      <w:r>
        <w:t>Summarized and synthesized context describing the appropriateness and comprehensiveness of measurements used in the study, referencing safety, timing, and procedural details.</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Repeat-Dose</w:t>
      </w:r>
    </w:p>
    <w:p>
      <w:pPr>
        <w:pStyle w:val="CommentText"/>
      </w:pPr>
      <w:r>
        <w:t>- Mock_CSR_Protocol.docx &gt; Inclusion Criteria</w:t>
      </w:r>
    </w:p>
    <w:p>
      <w:pPr>
        <w:pStyle w:val="CommentText"/>
      </w:pPr>
      <w:r>
        <w:t>- Mock_CSR_Protocol.docx &gt; Safety Assessments &gt; Vital Signs</w:t>
      </w:r>
    </w:p>
    <w:p>
      <w:pPr>
        <w:pStyle w:val="CommentText"/>
      </w:pPr>
      <w:r>
        <w:t>- Mock_CSR_Protocol.docx &gt; Safety Assessments &gt; Vital Signs</w:t>
      </w:r>
    </w:p>
    <w:p>
      <w:pPr>
        <w:pStyle w:val="CommentText"/>
      </w:pPr>
      <w:r>
        <w:t>- Mock_CSR_Protocol.docx &gt; Safety Assessments &gt; Vital Signs</w:t>
      </w:r>
    </w:p>
  </w:comment>
  <w:comment w:id="47" w:author="AgileWriter" w:initials="AW" w:date="2026-04-07T15:12:03Z">
    <w:p>
      <w:pPr>
        <w:pStyle w:val="CommentText"/>
      </w:pPr>
      <w:r>
        <w:rPr>
          <w:rStyle w:val="CommentReference"/>
        </w:rPr>
        <w:annotationRef/>
      </w:r>
      <w:r>
        <w:t>Summarized the statistical and analytical plans for PD and PK, referencing descriptive statistics, SAP, and analytical methodology for ABC-123, as described in the context.</w:t>
      </w:r>
    </w:p>
    <w:p>
      <w:pPr>
        <w:pStyle w:val="CommentText"/>
      </w:pPr>
    </w:p>
    <w:p>
      <w:pPr>
        <w:pStyle w:val="CommentText"/>
      </w:pPr>
      <w:r>
        <w:t>Sources:</w:t>
      </w:r>
    </w:p>
    <w:p>
      <w:pPr>
        <w:pStyle w:val="CommentText"/>
      </w:pPr>
      <w:r>
        <w:t>- Mock_CSR_Protocol.docx &gt; Statistical Analyses &gt; Pharmacodynamic Analyses</w:t>
      </w:r>
    </w:p>
    <w:p>
      <w:pPr>
        <w:pStyle w:val="CommentText"/>
      </w:pPr>
      <w:r>
        <w:t>- Mock_CSR_Protocol.docx &gt; Pharmacokinetic Assessments</w:t>
      </w:r>
    </w:p>
    <w:p>
      <w:pPr>
        <w:pStyle w:val="CommentText"/>
      </w:pPr>
      <w:r>
        <w:t>- Mock_CSR_Protocol.docx &gt; Pharmacokinetic Assessments &gt; Analytical Methodology</w:t>
      </w:r>
    </w:p>
  </w:comment>
  <w:comment w:id="48" w:author="AgileWriter" w:initials="AW" w:date="2026-04-07T15:12:03Z">
    <w:p>
      <w:pPr>
        <w:pStyle w:val="CommentText"/>
      </w:pPr>
      <w:r>
        <w:rPr>
          <w:rStyle w:val="CommentReference"/>
        </w:rPr>
        <w:annotationRef/>
      </w:r>
      <w:r>
        <w:t>Summarized definitions of analysis populations from the authoritative table and text in the context.</w:t>
      </w:r>
    </w:p>
    <w:p>
      <w:pPr>
        <w:pStyle w:val="CommentText"/>
      </w:pPr>
    </w:p>
    <w:p>
      <w:pPr>
        <w:pStyle w:val="CommentText"/>
      </w:pPr>
      <w:r>
        <w:t>Sources:</w:t>
      </w:r>
    </w:p>
    <w:p>
      <w:pPr>
        <w:pStyle w:val="CommentText"/>
      </w:pPr>
      <w:r>
        <w:t>- Mock_CSR_Protocol.docx</w:t>
      </w:r>
    </w:p>
  </w:comment>
  <w:comment w:id="49" w:author="AgileWriter" w:initials="AW" w:date="2026-04-07T15:12:03Z">
    <w:p>
      <w:pPr>
        <w:pStyle w:val="CommentText"/>
      </w:pPr>
      <w:r>
        <w:rPr>
          <w:rStyle w:val="CommentReference"/>
        </w:rPr>
        <w:annotationRef/>
      </w:r>
      <w:r>
        <w:t>A detailed summary of the sample size determination for both single ascending dose and repeat-dose cohorts is provided, including rationale and statistical considerations.</w:t>
      </w:r>
    </w:p>
    <w:p>
      <w:pPr>
        <w:pStyle w:val="CommentText"/>
      </w:pPr>
    </w:p>
    <w:p>
      <w:pPr>
        <w:pStyle w:val="CommentText"/>
      </w:pPr>
      <w:r>
        <w:t>Sources:</w:t>
      </w:r>
    </w:p>
    <w:p>
      <w:pPr>
        <w:pStyle w:val="CommentText"/>
      </w:pPr>
      <w:r>
        <w:t>- Mock_CSR_Protocol.docx</w:t>
      </w:r>
    </w:p>
    <w:p>
      <w:pPr>
        <w:pStyle w:val="CommentText"/>
      </w:pPr>
      <w:r>
        <w:t>- Mock_CSR_Protocol.docx &gt; Sample Size Determination</w:t>
      </w:r>
    </w:p>
  </w:comment>
  <w:comment w:id="50" w:author="AgileWriter" w:initials="AW" w:date="2026-04-07T15:12:03Z">
    <w:p>
      <w:pPr>
        <w:pStyle w:val="CommentText"/>
      </w:pPr>
      <w:r>
        <w:rPr>
          <w:rStyle w:val="CommentReference"/>
        </w:rPr>
        <w:annotationRef/>
      </w:r>
      <w:r>
        <w:t>The IND number is provided as 'IND: 123456' in the context, matching the placeholder format.</w:t>
      </w:r>
    </w:p>
    <w:p>
      <w:pPr>
        <w:pStyle w:val="CommentText"/>
      </w:pPr>
    </w:p>
    <w:p>
      <w:pPr>
        <w:pStyle w:val="CommentText"/>
      </w:pPr>
      <w:r>
        <w:t>Sources:</w:t>
      </w:r>
    </w:p>
    <w:p>
      <w:pPr>
        <w:pStyle w:val="CommentText"/>
      </w:pPr>
      <w:r>
        <w:t>- Mock_CSR_Protocol.docx &gt; TITLE PAGE</w:t>
      </w:r>
    </w:p>
  </w:comment>
  <w:comment w:id="51" w:author="AgileWriter" w:initials="AW" w:date="2026-04-07T15:12:03Z">
    <w:p>
      <w:pPr>
        <w:pStyle w:val="CommentText"/>
      </w:pPr>
      <w:r>
        <w:rPr>
          <w:rStyle w:val="CommentReference"/>
        </w:rPr>
        <w:annotationRef/>
      </w:r>
      <w:r>
        <w:t>The protocol number 'SKY-2000-101' is explicitly provided in the context as the Protocol Number and matches the expected format for this placeholder.</w:t>
      </w:r>
    </w:p>
    <w:p>
      <w:pPr>
        <w:pStyle w:val="CommentText"/>
      </w:pPr>
    </w:p>
    <w:p>
      <w:pPr>
        <w:pStyle w:val="CommentText"/>
      </w:pPr>
      <w:r>
        <w:t>Sources:</w:t>
      </w:r>
    </w:p>
    <w:p>
      <w:pPr>
        <w:pStyle w:val="CommentText"/>
      </w:pPr>
      <w:r>
        <w:t>- Mock_CSR_Protocol.docx &gt; TITLE PAGE</w:t>
      </w:r>
    </w:p>
  </w:comment>
  <w:comment w:id="52" w:author="AgileWriter" w:initials="AW" w:date="2026-04-07T15:12:03Z">
    <w:p>
      <w:pPr>
        <w:pStyle w:val="CommentText"/>
      </w:pPr>
      <w:r>
        <w:rPr>
          <w:rStyle w:val="CommentReference"/>
        </w:rPr>
        <w:annotationRef/>
      </w:r>
      <w:r>
        <w:t>The context provides the date format as 'DD MM YYYY', which matches the placeholder format.</w:t>
      </w:r>
    </w:p>
    <w:p>
      <w:pPr>
        <w:pStyle w:val="CommentText"/>
      </w:pPr>
    </w:p>
    <w:p>
      <w:pPr>
        <w:pStyle w:val="CommentText"/>
      </w:pPr>
      <w:r>
        <w:t>Sources:</w:t>
      </w:r>
    </w:p>
    <w:p>
      <w:pPr>
        <w:pStyle w:val="CommentText"/>
      </w:pPr>
      <w:r>
        <w:t>- Mock_CSR Key messages_with_heading.docx &gt; Study Title:</w:t>
      </w:r>
    </w:p>
  </w:comment>
  <w:comment w:id="53" w:author="AgileWriter" w:initials="AW" w:date="2026-04-07T15:12:03Z">
    <w:p>
      <w:pPr>
        <w:pStyle w:val="CommentText"/>
      </w:pPr>
      <w:r>
        <w:rPr>
          <w:rStyle w:val="CommentReference"/>
        </w:rPr>
        <w:annotationRef/>
      </w:r>
      <w:r>
        <w:t>Table 14.1.1 is titled 'Summary of Participant Disposition,' which semantically matches the placeholder. Caption numbering is ignored per instructions.</w:t>
      </w:r>
    </w:p>
    <w:p>
      <w:pPr>
        <w:pStyle w:val="CommentText"/>
      </w:pPr>
    </w:p>
    <w:p>
      <w:pPr>
        <w:pStyle w:val="CommentText"/>
      </w:pPr>
      <w:r>
        <w:t>Sources:</w:t>
      </w:r>
    </w:p>
    <w:p>
      <w:pPr>
        <w:pStyle w:val="CommentText"/>
      </w:pPr>
      <w:r>
        <w:t>- Mock_CSR _Tables_30Oct25.rtf</w:t>
      </w:r>
    </w:p>
  </w:comment>
  <w:comment w:id="54" w:author="AgileWriter" w:initials="AW" w:date="2026-04-07T15:12:04Z">
    <w:p>
      <w:pPr>
        <w:pStyle w:val="CommentText"/>
      </w:pPr>
      <w:r>
        <w:rPr>
          <w:rStyle w:val="CommentReference"/>
        </w:rPr>
        <w:annotationRef/>
      </w:r>
      <w:r>
        <w:t>A semantically matching table caption, 'Table 14.2.1: Summary of Analysis Sets,' is present in the context and corresponds to the requested 'Table of Analysis Sets.'</w:t>
      </w:r>
    </w:p>
    <w:p>
      <w:pPr>
        <w:pStyle w:val="CommentText"/>
      </w:pPr>
    </w:p>
    <w:p>
      <w:pPr>
        <w:pStyle w:val="CommentText"/>
      </w:pPr>
      <w:r>
        <w:t>Sources:</w:t>
      </w:r>
    </w:p>
    <w:p>
      <w:pPr>
        <w:pStyle w:val="CommentText"/>
      </w:pPr>
      <w:r>
        <w:t>- Mock_CSR _Tables_30Oct25.rtf &gt; Table 14.2.1: Summary of Analysis Sets</w:t>
      </w:r>
    </w:p>
  </w:comment>
  <w:comment w:id="55" w:author="AgileWriter" w:initials="AW" w:date="2026-04-07T15:12:04Z">
    <w:p>
      <w:pPr>
        <w:pStyle w:val="CommentText"/>
      </w:pPr>
      <w:r>
        <w:rPr>
          <w:rStyle w:val="CommentReference"/>
        </w:rPr>
        <w:annotationRef/>
      </w:r>
      <w:r>
        <w:t>Synthesized a concise summary interpreting the table of Analysis Sets, reflecting participant numbers and inclusion rates for each analysis set as shown in the table.</w:t>
      </w:r>
    </w:p>
    <w:p>
      <w:pPr>
        <w:pStyle w:val="CommentText"/>
      </w:pPr>
    </w:p>
    <w:p>
      <w:pPr>
        <w:pStyle w:val="CommentText"/>
      </w:pPr>
      <w:r>
        <w:t>Sources:</w:t>
      </w:r>
    </w:p>
    <w:p>
      <w:pPr>
        <w:pStyle w:val="CommentText"/>
      </w:pPr>
      <w:r>
        <w:t>- Mock_CSR _Tables_30Oct25.rtf &gt; Table 14.2.1: Summary of Analysis Sets</w:t>
      </w:r>
    </w:p>
  </w:comment>
  <w:comment w:id="56" w:author="AgileWriter" w:initials="AW" w:date="2026-04-07T15:12:04Z">
    <w:p>
      <w:pPr>
        <w:pStyle w:val="CommentText"/>
      </w:pPr>
      <w:r>
        <w:rPr>
          <w:rStyle w:val="CommentReference"/>
        </w:rPr>
        <w:annotationRef/>
      </w:r>
      <w:r>
        <w:t>Demographics information was summarized based on the Full Analysis Set and Safety Analysis Set, with participant counts for each group. Table 14.2.2 is referenced as the source of detailed demographic parameters.</w:t>
      </w:r>
    </w:p>
    <w:p>
      <w:pPr>
        <w:pStyle w:val="CommentText"/>
      </w:pPr>
    </w:p>
    <w:p>
      <w:pPr>
        <w:pStyle w:val="CommentText"/>
      </w:pPr>
      <w:r>
        <w:t>Sources:</w:t>
      </w:r>
    </w:p>
    <w:p>
      <w:pPr>
        <w:pStyle w:val="CommentText"/>
      </w:pPr>
      <w:r>
        <w:t>- Mock_CSR _Tables_30Oct25.rtf</w:t>
      </w:r>
    </w:p>
    <w:p>
      <w:pPr>
        <w:pStyle w:val="CommentText"/>
      </w:pPr>
      <w:r>
        <w:t>- Mock_CSR _Tables_30Oct25.rtf &gt; Table 14.2.1: Summary of Analysis Sets</w:t>
      </w:r>
    </w:p>
  </w:comment>
  <w:comment w:id="57" w:author="AgileWriter" w:initials="AW" w:date="2026-04-07T15:12:04Z">
    <w:p>
      <w:pPr>
        <w:pStyle w:val="CommentText"/>
      </w:pPr>
      <w:r>
        <w:rPr>
          <w:rStyle w:val="CommentReference"/>
        </w:rPr>
        <w:annotationRef/>
      </w:r>
      <w:r>
        <w:t>A table titled 'Table 14.2.2: Demographics (Full Analysis Set)' matches the placeholder's request for a Demographics table. Table caption matched semantically, ignoring numbering.</w:t>
      </w:r>
    </w:p>
    <w:p>
      <w:pPr>
        <w:pStyle w:val="CommentText"/>
      </w:pPr>
    </w:p>
    <w:p>
      <w:pPr>
        <w:pStyle w:val="CommentText"/>
      </w:pPr>
      <w:r>
        <w:t>Sources:</w:t>
      </w:r>
    </w:p>
    <w:p>
      <w:pPr>
        <w:pStyle w:val="CommentText"/>
      </w:pPr>
      <w:r>
        <w:t>- Mock_CSR _Tables_30Oct25.rtf</w:t>
      </w:r>
    </w:p>
  </w:comment>
  <w:comment w:id="58" w:author="AgileWriter" w:initials="AW" w:date="2026-04-07T15:12:05Z">
    <w:p>
      <w:pPr>
        <w:pStyle w:val="CommentText"/>
      </w:pPr>
      <w:r>
        <w:rPr>
          <w:rStyle w:val="CommentReference"/>
        </w:rPr>
        <w:annotationRef/>
      </w:r>
      <w:r>
        <w:t>Summarized the Demographics table using the available context, referencing the table and corresponding statistics for the Full Analysis Set.</w:t>
      </w:r>
    </w:p>
    <w:p>
      <w:pPr>
        <w:pStyle w:val="CommentText"/>
      </w:pPr>
    </w:p>
    <w:p>
      <w:pPr>
        <w:pStyle w:val="CommentText"/>
      </w:pPr>
      <w:r>
        <w:t>Sources:</w:t>
      </w:r>
    </w:p>
    <w:p>
      <w:pPr>
        <w:pStyle w:val="CommentText"/>
      </w:pPr>
      <w:r>
        <w:t>- Mock_CSR _Tables_30Oct25.rtf</w:t>
      </w:r>
    </w:p>
    <w:p>
      <w:pPr>
        <w:pStyle w:val="CommentText"/>
      </w:pPr>
      <w:r>
        <w:t>- Mock_CSR _Tables_30Oct25.rtf &gt; Table 14.2.1: Summary of Analysis Sets</w:t>
      </w:r>
    </w:p>
  </w:comment>
  <w:comment w:id="59" w:author="AgileWriter" w:initials="AW" w:date="2026-04-07T15:12:05Z">
    <w:p>
      <w:pPr>
        <w:pStyle w:val="CommentText"/>
      </w:pPr>
      <w:r>
        <w:rPr>
          <w:rStyle w:val="CommentReference"/>
        </w:rPr>
        <w:annotationRef/>
      </w:r>
      <w:r>
        <w:t>Summarized PK data for both single ascending dose and repeated-dose administration, referencing the relevant context on PK parameters and their role in the study.</w:t>
      </w:r>
    </w:p>
    <w:p>
      <w:pPr>
        <w:pStyle w:val="CommentText"/>
      </w:pPr>
    </w:p>
    <w:p>
      <w:pPr>
        <w:pStyle w:val="CommentText"/>
      </w:pPr>
      <w:r>
        <w:t>Sources:</w:t>
      </w:r>
    </w:p>
    <w:p>
      <w:pPr>
        <w:pStyle w:val="CommentText"/>
      </w:pPr>
      <w:r>
        <w:t>- Mock_CSR_Protocol.docx &gt; Study Rationale</w:t>
      </w:r>
    </w:p>
    <w:p>
      <w:pPr>
        <w:pStyle w:val="CommentText"/>
      </w:pPr>
      <w:r>
        <w:t>- Mock_CSR _Tables_30Oct25.rtf</w:t>
      </w:r>
    </w:p>
    <w:p>
      <w:pPr>
        <w:pStyle w:val="CommentText"/>
      </w:pPr>
      <w:r>
        <w:t>- Mock_CSR _Tables_30Oct25.rtf</w:t>
      </w:r>
    </w:p>
  </w:comment>
  <w:comment w:id="60" w:author="AgileWriter" w:initials="AW" w:date="2026-04-07T15:12:05Z">
    <w:p>
      <w:pPr>
        <w:pStyle w:val="CommentText"/>
      </w:pPr>
      <w:r>
        <w:rPr>
          <w:rStyle w:val="CommentReference"/>
        </w:rPr>
        <w:annotationRef/>
      </w:r>
      <w:r>
        <w:t>A semantically matching table caption exists: 'Table 14.2.3  Pharmacokinetic Parameters Following Single Ascending Doses of ABC-123', which corresponds to the placeholder's intent. Table numbering differences are ignored per instructions.</w:t>
      </w:r>
    </w:p>
    <w:p>
      <w:pPr>
        <w:pStyle w:val="CommentText"/>
      </w:pPr>
    </w:p>
    <w:p>
      <w:pPr>
        <w:pStyle w:val="CommentText"/>
      </w:pPr>
      <w:r>
        <w:t>Sources:</w:t>
      </w:r>
    </w:p>
    <w:p>
      <w:pPr>
        <w:pStyle w:val="CommentText"/>
      </w:pPr>
      <w:r>
        <w:t>- Mock_CSR _Tables_30Oct25.rtf</w:t>
      </w:r>
    </w:p>
  </w:comment>
  <w:comment w:id="61" w:author="AgileWriter" w:initials="AW" w:date="2026-04-07T15:12:05Z">
    <w:p>
      <w:pPr>
        <w:pStyle w:val="CommentText"/>
      </w:pPr>
      <w:r>
        <w:rPr>
          <w:rStyle w:val="CommentReference"/>
        </w:rPr>
        <w:annotationRef/>
      </w:r>
      <w:r>
        <w:t>A direct semantic caption match exists: 'Table 14.2.4  Pharmacokinetic Parameters of ABC-123 Following Repeated-Dose  Administration' matches the placeholder. Table content is not fabricated; only the caption reference is provided.</w:t>
      </w:r>
    </w:p>
    <w:p>
      <w:pPr>
        <w:pStyle w:val="CommentText"/>
      </w:pPr>
    </w:p>
    <w:p>
      <w:pPr>
        <w:pStyle w:val="CommentText"/>
      </w:pPr>
      <w:r>
        <w:t>Sources:</w:t>
      </w:r>
    </w:p>
    <w:p>
      <w:pPr>
        <w:pStyle w:val="CommentText"/>
      </w:pPr>
      <w:r>
        <w:t>- Mock_CSR _Tables_30Oct25.rtf</w:t>
      </w:r>
    </w:p>
  </w:comment>
  <w:comment w:id="62" w:author="AgileWriter" w:initials="AW" w:date="2026-04-07T15:12:05Z">
    <w:p>
      <w:pPr>
        <w:pStyle w:val="CommentText"/>
      </w:pPr>
      <w:r>
        <w:rPr>
          <w:rStyle w:val="CommentReference"/>
        </w:rPr>
        <w:annotationRef/>
      </w:r>
      <w:r>
        <w:t>Summarized the planned pharmacokinetic analyses and their purpose based on the protocol section describing PK analyses and endpoints.</w:t>
      </w:r>
    </w:p>
    <w:p>
      <w:pPr>
        <w:pStyle w:val="CommentText"/>
      </w:pPr>
    </w:p>
    <w:p>
      <w:pPr>
        <w:pStyle w:val="CommentText"/>
      </w:pPr>
      <w:r>
        <w:t>Sources:</w:t>
      </w:r>
    </w:p>
    <w:p>
      <w:pPr>
        <w:pStyle w:val="CommentText"/>
      </w:pPr>
      <w:r>
        <w:t>- Mock_CSR_Protocol.docx &gt; Statistical Analyses</w:t>
      </w:r>
    </w:p>
  </w:comment>
  <w:comment w:id="63" w:author="AgileWriter" w:initials="AW" w:date="2026-04-07T15:12:05Z">
    <w:p>
      <w:pPr>
        <w:pStyle w:val="CommentText"/>
      </w:pPr>
      <w:r>
        <w:rPr>
          <w:rStyle w:val="CommentReference"/>
        </w:rPr>
        <w:annotationRef/>
      </w:r>
      <w:r>
        <w:t>Summarized the pharmacodynamic data approach for both SAD and repeat dose, as described in the context, including statistical methodology and study aims.</w:t>
      </w:r>
    </w:p>
    <w:p>
      <w:pPr>
        <w:pStyle w:val="CommentText"/>
      </w:pPr>
    </w:p>
    <w:p>
      <w:pPr>
        <w:pStyle w:val="CommentText"/>
      </w:pPr>
      <w:r>
        <w:t>Sources:</w:t>
      </w:r>
    </w:p>
    <w:p>
      <w:pPr>
        <w:pStyle w:val="CommentText"/>
      </w:pPr>
      <w:r>
        <w:t>- Mock_CSR_Protocol.docx &gt; Statistical Analyses &gt; Pharmacodynamic Analyses</w:t>
      </w:r>
    </w:p>
  </w:comment>
  <w:comment w:id="64" w:author="AgileWriter" w:initials="AW" w:date="2026-04-07T15:12:05Z">
    <w:p>
      <w:pPr>
        <w:pStyle w:val="CommentText"/>
      </w:pPr>
      <w:r>
        <w:rPr>
          <w:rStyle w:val="CommentReference"/>
        </w:rPr>
        <w:annotationRef/>
      </w:r>
      <w:r>
        <w:t>A semantically matching table caption was found: 'Table 14.2.5 PD Biomarker Changes Following Single Ascending Dose (SAD) of ABC-123 and Placebo in Healthy Participants.' Table numbering differences are ignored per instructions.</w:t>
      </w:r>
    </w:p>
    <w:p>
      <w:pPr>
        <w:pStyle w:val="CommentText"/>
      </w:pPr>
    </w:p>
    <w:p>
      <w:pPr>
        <w:pStyle w:val="CommentText"/>
      </w:pPr>
      <w:r>
        <w:t>Sources:</w:t>
      </w:r>
    </w:p>
    <w:p>
      <w:pPr>
        <w:pStyle w:val="CommentText"/>
      </w:pPr>
      <w:r>
        <w:t>- Mock_CSR _Tables_30Oct25.rtf</w:t>
      </w:r>
    </w:p>
  </w:comment>
  <w:comment w:id="65" w:author="AgileWriter" w:initials="AW" w:date="2026-04-07T15:12:06Z">
    <w:p>
      <w:pPr>
        <w:pStyle w:val="CommentText"/>
      </w:pPr>
      <w:r>
        <w:rPr>
          <w:rStyle w:val="CommentReference"/>
        </w:rPr>
        <w:annotationRef/>
      </w:r>
      <w:r>
        <w:t>A semantically matching table caption, 'Table 14.2.6  PD Biomarker Changes Following Repeated Dose of ABC-123 and Placebo in Boneitis Participants,' was found in the context and matches the placeholder request.</w:t>
      </w:r>
    </w:p>
    <w:p>
      <w:pPr>
        <w:pStyle w:val="CommentText"/>
      </w:pPr>
    </w:p>
    <w:p>
      <w:pPr>
        <w:pStyle w:val="CommentText"/>
      </w:pPr>
      <w:r>
        <w:t>Sources:</w:t>
      </w:r>
    </w:p>
    <w:p>
      <w:pPr>
        <w:pStyle w:val="CommentText"/>
      </w:pPr>
      <w:r>
        <w:t xml:space="preserve">- Mock_CSR _Tables_30Oct25.rtf &gt; Table 14.2.6  PD Biomarker Changes Following Repeated Dose of ABC-123 and Placebo in Boneitis Participants </w:t>
      </w:r>
    </w:p>
  </w:comment>
  <w:comment w:id="66" w:author="AgileWriter" w:initials="AW" w:date="2026-04-07T15:12:06Z">
    <w:p>
      <w:pPr>
        <w:pStyle w:val="CommentText"/>
      </w:pPr>
      <w:r>
        <w:rPr>
          <w:rStyle w:val="CommentReference"/>
        </w:rPr>
        <w:annotationRef/>
      </w:r>
      <w:r>
        <w:t>Summarized the pharmacodynamic (PD) conclusion based on nonclinical and early clinical findings indicating peripheral PD response with no central effects, as described in the context.</w:t>
      </w:r>
    </w:p>
    <w:p>
      <w:pPr>
        <w:pStyle w:val="CommentText"/>
      </w:pPr>
    </w:p>
    <w:p>
      <w:pPr>
        <w:pStyle w:val="CommentText"/>
      </w:pPr>
      <w:r>
        <w:t>Sources:</w:t>
      </w:r>
    </w:p>
    <w:p>
      <w:pPr>
        <w:pStyle w:val="CommentText"/>
      </w:pPr>
      <w:r>
        <w:t>- Mock_CSR_Protocol.docx &gt; Background</w:t>
      </w:r>
    </w:p>
  </w:comment>
  <w:comment w:id="67" w:author="AgileWriter" w:initials="AW" w:date="2026-04-07T15:12:06Z">
    <w:p>
      <w:pPr>
        <w:pStyle w:val="CommentText"/>
      </w:pPr>
      <w:r>
        <w:rPr>
          <w:rStyle w:val="CommentReference"/>
        </w:rPr>
        <w:annotationRef/>
      </w:r>
      <w:r>
        <w:t>Summarized the key exposure metrics (duration, cumulative dose, central tendency, and variability) from the Study Drug Exposure (Safety Analysis Set) table into a concise narrative paragraph, as instructed.</w:t>
      </w:r>
    </w:p>
    <w:p>
      <w:pPr>
        <w:pStyle w:val="CommentText"/>
      </w:pPr>
    </w:p>
    <w:p>
      <w:pPr>
        <w:pStyle w:val="CommentText"/>
      </w:pPr>
      <w:r>
        <w:t>Sources:</w:t>
      </w:r>
    </w:p>
    <w:p>
      <w:pPr>
        <w:pStyle w:val="CommentText"/>
      </w:pPr>
      <w:r>
        <w:t>- Mock_CSR _Tables_30Oct25.rtf &gt; Table 14.3.1: Summary of Study Drug Exposure (Safety Analysis Set)</w:t>
      </w:r>
    </w:p>
  </w:comment>
  <w:comment w:id="68" w:author="AgileWriter" w:initials="AW" w:date="2026-04-07T15:12:06Z">
    <w:p>
      <w:pPr>
        <w:pStyle w:val="CommentText"/>
      </w:pPr>
      <w:r>
        <w:rPr>
          <w:rStyle w:val="CommentReference"/>
        </w:rPr>
        <w:annotationRef/>
      </w:r>
      <w:r>
        <w:t>The caption 'Table 14.3.1: Summary of Study Drug Exposure (Safety Analysis Set)' matches the placeholder 'Table Study Drug Exposure (Safety Analysis Set)' semantically, ignoring numbering and punctuation.</w:t>
      </w:r>
    </w:p>
    <w:p>
      <w:pPr>
        <w:pStyle w:val="CommentText"/>
      </w:pPr>
    </w:p>
    <w:p>
      <w:pPr>
        <w:pStyle w:val="CommentText"/>
      </w:pPr>
      <w:r>
        <w:t>Sources:</w:t>
      </w:r>
    </w:p>
    <w:p>
      <w:pPr>
        <w:pStyle w:val="CommentText"/>
      </w:pPr>
      <w:r>
        <w:t>- Mock_CSR _Tables_30Oct25.rtf &gt; Table 14.3.1: Summary of Study Drug Exposure (Safety Analysis Set)</w:t>
      </w:r>
    </w:p>
  </w:comment>
  <w:comment w:id="69" w:author="AgileWriter" w:initials="AW" w:date="2026-04-07T15:12:08Z">
    <w:p>
      <w:pPr>
        <w:pStyle w:val="CommentText"/>
      </w:pPr>
      <w:r>
        <w:rPr>
          <w:rStyle w:val="CommentReference"/>
        </w:rPr>
        <w:annotationRef/>
      </w:r>
      <w:r>
        <w:t>Synthesized and summarized protocol requirements for adverse event reporting and monitoring from authoritative context.</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w:t>
      </w:r>
    </w:p>
  </w:comment>
  <w:comment w:id="70" w:author="AgileWriter" w:initials="AW" w:date="2026-04-07T15:12:08Z">
    <w:p>
      <w:pPr>
        <w:pStyle w:val="CommentText"/>
      </w:pPr>
      <w:r>
        <w:rPr>
          <w:rStyle w:val="CommentReference"/>
        </w:rPr>
        <w:annotationRef/>
      </w:r>
      <w:r>
        <w:t>Synthesized a concise narrative summarizing the key findings from the overall summary of adverse events as described in the context, without referencing the table number.</w:t>
      </w:r>
    </w:p>
    <w:p>
      <w:pPr>
        <w:pStyle w:val="CommentText"/>
      </w:pPr>
    </w:p>
    <w:p>
      <w:pPr>
        <w:pStyle w:val="CommentText"/>
      </w:pPr>
      <w:r>
        <w:t>Sources:</w:t>
      </w:r>
    </w:p>
    <w:p>
      <w:pPr>
        <w:pStyle w:val="CommentText"/>
      </w:pPr>
      <w:r>
        <w:t>- Mock_CSR Key messages_with_heading.docx &gt; 4. Key Results</w:t>
      </w:r>
    </w:p>
  </w:comment>
  <w:comment w:id="71" w:author="AgileWriter" w:initials="AW" w:date="2026-04-07T15:12:08Z">
    <w:p>
      <w:pPr>
        <w:pStyle w:val="CommentText"/>
      </w:pPr>
      <w:r>
        <w:rPr>
          <w:rStyle w:val="CommentReference"/>
        </w:rPr>
        <w:annotationRef/>
      </w:r>
      <w:r>
        <w:t>A semantically matching table caption 'Table 14.3.2: Overall Summary of Adverse Events (Safety Analysis Set)' was found, which directly corresponds to the placeholder request for a table summarizing adverse events.</w:t>
      </w:r>
    </w:p>
    <w:p>
      <w:pPr>
        <w:pStyle w:val="CommentText"/>
      </w:pPr>
    </w:p>
    <w:p>
      <w:pPr>
        <w:pStyle w:val="CommentText"/>
      </w:pPr>
      <w:r>
        <w:t>Sources:</w:t>
      </w:r>
    </w:p>
    <w:p>
      <w:pPr>
        <w:pStyle w:val="CommentText"/>
      </w:pPr>
      <w:r>
        <w:t>- Mock_CSR _Tables_30Oct25.rtf</w:t>
      </w:r>
    </w:p>
  </w:comment>
  <w:comment w:id="72" w:author="AgileWriter" w:initials="AW" w:date="2026-04-07T15:12:08Z">
    <w:p>
      <w:pPr>
        <w:pStyle w:val="CommentText"/>
      </w:pPr>
      <w:r>
        <w:rPr>
          <w:rStyle w:val="CommentReference"/>
        </w:rPr>
        <w:annotationRef/>
      </w:r>
      <w:r>
        <w:t>Summarized safety conclusions from the nonclinical and clinical context provided, emphasizing absence of significant risks and overall tolerability.</w:t>
      </w:r>
    </w:p>
    <w:p>
      <w:pPr>
        <w:pStyle w:val="CommentText"/>
      </w:pPr>
    </w:p>
    <w:p>
      <w:pPr>
        <w:pStyle w:val="CommentText"/>
      </w:pPr>
      <w:r>
        <w:t>Sources:</w:t>
      </w:r>
    </w:p>
    <w:p>
      <w:pPr>
        <w:pStyle w:val="CommentText"/>
      </w:pPr>
      <w:r>
        <w:t>- Mock_CSR_Protocol.docx &gt; Background</w:t>
      </w:r>
    </w:p>
    <w:p>
      <w:pPr>
        <w:pStyle w:val="CommentText"/>
      </w:pPr>
      <w:r>
        <w:t>- Mock_CSR_Protocol.docx &gt; Benefit/Risk Assessment &gt; Risk Assessment</w:t>
      </w:r>
    </w:p>
    <w:p>
      <w:pPr>
        <w:pStyle w:val="CommentText"/>
      </w:pPr>
      <w:r>
        <w:t>- Mock_CSR_Protocol.docx &gt; Study Rationale</w:t>
      </w:r>
    </w:p>
    <w:p>
      <w:pPr>
        <w:pStyle w:val="CommentText"/>
      </w:pPr>
      <w:r>
        <w:t>- Mock_CSR_Protocol.docx &gt; Study Rationale</w:t>
      </w:r>
    </w:p>
  </w:comment>
  <w:comment w:id="73" w:author="AgileWriter" w:initials="AW" w:date="2026-04-07T15:12:08Z">
    <w:p>
      <w:pPr>
        <w:pStyle w:val="CommentText"/>
      </w:pPr>
      <w:r>
        <w:rPr>
          <w:rStyle w:val="CommentReference"/>
        </w:rPr>
        <w:annotationRef/>
      </w:r>
      <w:r>
        <w:t>Synthesized a summary paragraph from the context regarding enrollment criteria, management of adverse events, and participant replacement policies.</w:t>
      </w:r>
    </w:p>
    <w:p>
      <w:pPr>
        <w:pStyle w:val="CommentText"/>
      </w:pPr>
    </w:p>
    <w:p>
      <w:pPr>
        <w:pStyle w:val="CommentText"/>
      </w:pPr>
      <w:r>
        <w:t>Sources:</w:t>
      </w:r>
    </w:p>
    <w:p>
      <w:pPr>
        <w:pStyle w:val="CommentText"/>
      </w:pPr>
      <w:r>
        <w:t>- Mock_CSR_Protocol.docx &gt; STUDY POPULATION</w:t>
      </w:r>
    </w:p>
    <w:p>
      <w:pPr>
        <w:pStyle w:val="CommentText"/>
      </w:pPr>
      <w:r>
        <w:t>- Mock_CSR_Protocol.docx &gt; Dose Modification &gt; Dose Escalation and Stopping Criteria</w:t>
      </w:r>
    </w:p>
    <w:p>
      <w:pPr>
        <w:pStyle w:val="CommentText"/>
      </w:pPr>
      <w:r>
        <w:t>- Mock_CSR_Protocol.docx &gt; Discontinuation of Study Intervention &gt; Withdrawal of Consent</w:t>
      </w:r>
    </w:p>
  </w:comment>
  <w:comment w:id="74" w:author="AgileWriter" w:initials="AW" w:date="2026-04-07T15:12:08Z">
    <w:p>
      <w:pPr>
        <w:pStyle w:val="CommentText"/>
      </w:pPr>
      <w:r>
        <w:rPr>
          <w:rStyle w:val="CommentReference"/>
        </w:rPr>
        <w:annotationRef/>
      </w:r>
      <w:r>
        <w:t>Synthesized the main study conclusions into bullet points, summarizing safety, tolerability, pharmacokinetics, pharmacodynamics, and benefit-risk assessment based on the provided context.</w:t>
      </w:r>
    </w:p>
    <w:p>
      <w:pPr>
        <w:pStyle w:val="CommentText"/>
      </w:pPr>
    </w:p>
    <w:p>
      <w:pPr>
        <w:pStyle w:val="CommentText"/>
      </w:pPr>
      <w:r>
        <w:t>Sources:</w:t>
      </w:r>
    </w:p>
    <w:p>
      <w:pPr>
        <w:pStyle w:val="CommentText"/>
      </w:pPr>
      <w:r>
        <w:t>- Mock_CSR_Protocol.docx &gt; Benefit/Risk Assessment</w:t>
      </w:r>
    </w:p>
    <w:p>
      <w:pPr>
        <w:pStyle w:val="CommentText"/>
      </w:pPr>
      <w:r>
        <w:t>- Mock_CSR Key messages_with_heading.docx</w:t>
      </w:r>
    </w:p>
  </w:comment>
  <w:comment w:id="75" w:author="AgileWriter" w:initials="AW" w:date="2026-04-07T15:12:08Z">
    <w:p>
      <w:pPr>
        <w:pStyle w:val="CommentText"/>
      </w:pPr>
      <w:r>
        <w:rPr>
          <w:rStyle w:val="CommentReference"/>
        </w:rPr>
        <w:annotationRef/>
      </w:r>
      <w:r>
        <w:t>The context provides a reference section listing a scientific publication, which matches the request for cited literature. Only one reference is present in the context.</w:t>
      </w:r>
    </w:p>
    <w:p>
      <w:pPr>
        <w:pStyle w:val="CommentText"/>
      </w:pPr>
    </w:p>
    <w:p>
      <w:pPr>
        <w:pStyle w:val="CommentText"/>
      </w:pPr>
      <w:r>
        <w:t>Sources:</w:t>
      </w:r>
    </w:p>
    <w:p>
      <w:pPr>
        <w:pStyle w:val="CommentText"/>
      </w:pPr>
      <w:r>
        <w:t>- Mock_CSR_Protocol.docx</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140C" w14:textId="77777777" w:rsidR="00F64ACA" w:rsidRDefault="00F64ACA">
      <w:pPr>
        <w:spacing w:after="0" w:line="240" w:lineRule="auto"/>
      </w:pPr>
      <w:r>
        <w:separator/>
      </w:r>
    </w:p>
  </w:endnote>
  <w:endnote w:type="continuationSeparator" w:id="0">
    <w:p w14:paraId="2580CD27" w14:textId="77777777" w:rsidR="00F64ACA" w:rsidRDefault="00F64ACA">
      <w:pPr>
        <w:spacing w:after="0" w:line="240" w:lineRule="auto"/>
      </w:pPr>
      <w:r>
        <w:continuationSeparator/>
      </w:r>
    </w:p>
  </w:endnote>
  <w:endnote w:type="continuationNotice" w:id="1">
    <w:p w14:paraId="303CF140" w14:textId="77777777" w:rsidR="00F64ACA" w:rsidRDefault="00F64A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                                                                                                                                               Page </w:t>
    </w:r>
    <w:r>
      <w:fldChar w:fldCharType="begin"/>
    </w:r>
    <w:r>
      <w:instrText xml:space="preserve"> PAGE  \* Arabic  \* MERGEFORMAT </w:instrText>
    </w:r>
    <w:r>
      <w:fldChar w:fldCharType="separate"/>
    </w:r>
    <w:r>
      <w:rPr>
        <w:noProof/>
      </w:rPr>
      <w:t xml:space="preserve">16</w:t>
    </w:r>
    <w:r>
      <w:fldChar w:fldCharType="end"/>
    </w:r>
    <w:r>
      <w:rPr/>
      <w:t xml:space="preserve"> of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Version &lt;&gt;                                                                                                                                                                                                                         Page </w:t>
    </w:r>
    <w:r>
      <w:fldChar w:fldCharType="begin"/>
    </w:r>
    <w:r>
      <w:instrText xml:space="preserve"> PAGE  \* Arabic  \* MERGEFORMAT </w:instrText>
    </w:r>
    <w:r>
      <w:fldChar w:fldCharType="separate"/>
    </w:r>
    <w:r>
      <w:rPr>
        <w:noProof/>
      </w:rPr>
      <w:t xml:space="preserve">1</w:t>
    </w:r>
    <w:r>
      <w:fldChar w:fldCharType="end"/>
    </w:r>
    <w:r>
      <w:rPr/>
      <w:t xml:space="preserve"> of </w:t>
    </w:r>
    <w:r>
      <w:rPr/>
      <w:t xml:space="preserve">                                                                                                                                                                                                                                      </w:t>
    </w:r>
    <w:del w:id="98" w:author="AgileWriter" w:date="2026-04-07T15:12:02Z">
      <w:r>
        <w:rPr/>
        <w:delText xml:space="preserve">&lt;Date of Report&gt;</w:delText>
      </w:r>
    </w:del>
    <w:commentRangeStart w:id="17"/>
    <w:ins w:id="99" w:author="AgileWriter" w:date="2026-04-07T15:12:02Z">
      <w:r>
        <w:rPr/>
        <w:t>1 March 2023</w:t>
      </w:r>
    </w:ins>
    <w:commentRangeEnd w:id="17"/>
    <w:r>
      <w:rPr>
        <w:rStyle w:val="CommentReference"/>
      </w:rPr>
      <w:commentReference w:id="17"/>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Page </w:t>
    </w:r>
    <w:r>
      <w:fldChar w:fldCharType="begin"/>
    </w:r>
    <w:r>
      <w:instrText xml:space="preserve"> PAGE  \* Arabic  \* MERGEFORMAT </w:instrText>
    </w:r>
    <w:r>
      <w:fldChar w:fldCharType="separate"/>
    </w:r>
    <w:r>
      <w:rPr>
        <w:noProof/>
      </w:rPr>
      <w:t xml:space="preserve">15</w:t>
    </w:r>
    <w:r>
      <w:fldChar w:fldCharType="end"/>
    </w:r>
    <w:r>
      <w:rPr/>
      <w:t xml:space="preserve"> of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Page </w:t>
    </w:r>
    <w:r>
      <w:fldChar w:fldCharType="begin"/>
    </w:r>
    <w:r>
      <w:instrText xml:space="preserve"> PAGE  \* Arabic  \* MERGEFORMAT </w:instrText>
    </w:r>
    <w:r>
      <w:fldChar w:fldCharType="separate"/>
    </w:r>
    <w:r>
      <w:rPr>
        <w:noProof/>
      </w:rPr>
      <w:t xml:space="preserve">1</w:t>
    </w:r>
    <w:r>
      <w:fldChar w:fldCharType="end"/>
    </w:r>
    <w:r>
      <w:rPr/>
      <w:t xml:space="preserve"> of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E11A" w14:textId="77777777" w:rsidR="00F64ACA" w:rsidRDefault="00F64ACA">
      <w:pPr>
        <w:spacing w:after="0" w:line="240" w:lineRule="auto"/>
      </w:pPr>
      <w:r>
        <w:separator/>
      </w:r>
    </w:p>
  </w:footnote>
  <w:footnote w:type="continuationSeparator" w:id="0">
    <w:p w14:paraId="46CB084C" w14:textId="77777777" w:rsidR="00F64ACA" w:rsidRDefault="00F64ACA">
      <w:pPr>
        <w:spacing w:after="0" w:line="240" w:lineRule="auto"/>
      </w:pPr>
      <w:r>
        <w:continuationSeparator/>
      </w:r>
    </w:p>
  </w:footnote>
  <w:footnote w:type="continuationNotice" w:id="1">
    <w:p w14:paraId="013F7C71" w14:textId="77777777" w:rsidR="00F64ACA" w:rsidRDefault="00F64A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0107" w14:textId="77777777" w:rsidR="00D84CED" w:rsidRDefault="00000000">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t>Product Code/Name</w:t>
    </w:r>
  </w:p>
  <w:p w14:paraId="55D846E7" w14:textId="77777777" w:rsidR="00D84CED" w:rsidRDefault="00000000">
    <w:pPr>
      <w:pStyle w:val="Header"/>
      <w:rPr>
        <w:rFonts w:ascii="Times New Roman" w:hAnsi="Times New Roman" w:cs="Times New Roman"/>
        <w:b/>
        <w:bCs/>
      </w:rPr>
    </w:pPr>
    <w:r>
      <w:rPr>
        <w:rFonts w:ascii="Times New Roman" w:hAnsi="Times New Roman" w:cs="Times New Roman"/>
      </w:rPr>
      <w:t>Type D Meeting Briefing Document</w:t>
    </w:r>
    <w:r>
      <w:rPr>
        <w:rFonts w:ascii="Times New Roman" w:hAnsi="Times New Roman" w:cs="Times New Roman"/>
      </w:rPr>
      <w:tab/>
    </w:r>
    <w:r>
      <w:rPr>
        <w:rFonts w:ascii="Times New Roman" w:hAnsi="Times New Roman" w:cs="Times New Roman"/>
      </w:rPr>
      <w:tab/>
      <w:t xml:space="preserve">Page </w:t>
    </w:r>
    <w:r>
      <w:rPr>
        <w:rFonts w:ascii="Times New Roman" w:hAnsi="Times New Roman" w:cs="Times New Roman"/>
        <w:b/>
        <w:bCs/>
      </w:rPr>
      <w:fldChar w:fldCharType="begin"/>
    </w:r>
    <w:r>
      <w:rPr>
        <w:rFonts w:ascii="Times New Roman" w:hAnsi="Times New Roman" w:cs="Times New Roman"/>
        <w:b/>
        <w:bCs/>
      </w:rPr>
      <w:instrText xml:space="preserve"> PAGE  \* Arabic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 NUMPAGES  \* Arabic  \* MERGEFORMAT </w:instrText>
    </w:r>
    <w:r>
      <w:rPr>
        <w:rFonts w:ascii="Times New Roman" w:hAnsi="Times New Roman" w:cs="Times New Roman"/>
        <w:b/>
        <w:bCs/>
      </w:rPr>
      <w:fldChar w:fldCharType="separate"/>
    </w:r>
    <w:r>
      <w:rPr>
        <w:rFonts w:ascii="Times New Roman" w:hAnsi="Times New Roman" w:cs="Times New Roman"/>
        <w:b/>
        <w:bCs/>
      </w:rPr>
      <w:t>6</w:t>
    </w:r>
    <w:r>
      <w:rPr>
        <w:rFonts w:ascii="Times New Roman" w:hAnsi="Times New Roman" w:cs="Times New Roman"/>
        <w:b/>
        <w:bCs/>
      </w:rPr>
      <w:fldChar w:fldCharType="end"/>
    </w:r>
  </w:p>
  <w:p w14:paraId="6524F231" w14:textId="77777777" w:rsidR="00D84CED" w:rsidRDefault="00D84CED">
    <w:pPr>
      <w:pStyle w:val="Header"/>
      <w:rPr>
        <w:rFonts w:ascii="Times New Roman" w:hAnsi="Times New Roman" w:cs="Times New Roman"/>
        <w:b/>
        <w:bCs/>
      </w:rPr>
    </w:pPr>
  </w:p>
  <w:p w14:paraId="556C3FAE" w14:textId="77777777" w:rsidR="00D84CED" w:rsidRDefault="00D84CED">
    <w:pPr>
      <w:pStyle w:val="Header"/>
      <w:rPr>
        <w:rFonts w:ascii="Times New Roman" w:hAnsi="Times New Roman" w:cs="Times New Roman"/>
      </w:rPr>
    </w:pPr>
  </w:p>
  <w:p w14:paraId="34D3D60C" w14:textId="77777777" w:rsidR="00D84CED" w:rsidRDefault="00D84CED">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&lt;Sponsor's Name&gt;                                                                                                                       Clinical Study Report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Clinical Study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 xml:space="preserve">&lt;Sponsor’s Name&gt;                                                                                                                       Clinical Study Report </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&lt;Sponsor’s Name&gt;                                                                                                                       Clinical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5EB"/>
    <w:multiLevelType w:val="hybridMultilevel"/>
    <w:tmpl w:val="56488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E7504"/>
    <w:multiLevelType w:val="hybridMultilevel"/>
    <w:tmpl w:val="B7444FBE"/>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775F7A"/>
    <w:multiLevelType w:val="hybridMultilevel"/>
    <w:tmpl w:val="A8404AA2"/>
    <w:lvl w:ilvl="0" w:tplc="CECAAB16">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B02C1"/>
    <w:multiLevelType w:val="hybridMultilevel"/>
    <w:tmpl w:val="896A3B64"/>
    <w:lvl w:ilvl="0" w:tplc="B68EFBEE">
      <w:start w:val="1"/>
      <w:numFmt w:val="bullet"/>
      <w:lvlRestart w:val="0"/>
      <w:lvlText w:val=""/>
      <w:lvlJc w:val="left"/>
      <w:pPr>
        <w:ind w:left="360" w:hanging="360"/>
      </w:pPr>
      <w:rPr>
        <w:rFonts w:ascii="Symbol" w:hAnsi="Symbol" w:hint="default"/>
        <w:color w:val="auto"/>
      </w:rPr>
    </w:lvl>
    <w:lvl w:ilvl="1" w:tplc="A790E15C">
      <w:start w:val="1"/>
      <w:numFmt w:val="bullet"/>
      <w:lvlText w:val=""/>
      <w:lvlJc w:val="left"/>
      <w:pPr>
        <w:ind w:left="720" w:hanging="360"/>
      </w:pPr>
      <w:rPr>
        <w:rFonts w:ascii="Symbol" w:hAnsi="Symbol" w:hint="default"/>
        <w:color w:val="auto"/>
      </w:rPr>
    </w:lvl>
    <w:lvl w:ilvl="2" w:tplc="36DCE1C6">
      <w:start w:val="1"/>
      <w:numFmt w:val="bullet"/>
      <w:lvlText w:val=""/>
      <w:lvlJc w:val="left"/>
      <w:pPr>
        <w:ind w:left="1080" w:hanging="360"/>
      </w:pPr>
      <w:rPr>
        <w:rFonts w:ascii="Symbol" w:hAnsi="Symbol" w:hint="default"/>
        <w:color w:val="auto"/>
      </w:rPr>
    </w:lvl>
    <w:lvl w:ilvl="3" w:tplc="E330243E">
      <w:start w:val="1"/>
      <w:numFmt w:val="bullet"/>
      <w:lvlText w:val=""/>
      <w:lvlJc w:val="left"/>
      <w:pPr>
        <w:ind w:left="1440" w:hanging="360"/>
      </w:pPr>
      <w:rPr>
        <w:rFonts w:ascii="Symbol" w:hAnsi="Symbol" w:hint="default"/>
        <w:color w:val="auto"/>
      </w:rPr>
    </w:lvl>
    <w:lvl w:ilvl="4" w:tplc="E808F68E">
      <w:start w:val="1"/>
      <w:numFmt w:val="bullet"/>
      <w:lvlText w:val=""/>
      <w:lvlJc w:val="left"/>
      <w:pPr>
        <w:ind w:left="1800" w:hanging="360"/>
      </w:pPr>
      <w:rPr>
        <w:rFonts w:ascii="Symbol" w:hAnsi="Symbol" w:hint="default"/>
        <w:color w:val="auto"/>
      </w:rPr>
    </w:lvl>
    <w:lvl w:ilvl="5" w:tplc="4120F6A6">
      <w:start w:val="1"/>
      <w:numFmt w:val="bullet"/>
      <w:lvlText w:val=""/>
      <w:lvlJc w:val="left"/>
      <w:pPr>
        <w:ind w:left="2160" w:hanging="360"/>
      </w:pPr>
      <w:rPr>
        <w:rFonts w:ascii="Symbol" w:hAnsi="Symbol" w:hint="default"/>
        <w:color w:val="auto"/>
      </w:rPr>
    </w:lvl>
    <w:lvl w:ilvl="6" w:tplc="FF6A12A4">
      <w:start w:val="1"/>
      <w:numFmt w:val="bullet"/>
      <w:lvlText w:val=""/>
      <w:lvlJc w:val="left"/>
      <w:pPr>
        <w:ind w:left="2520" w:hanging="360"/>
      </w:pPr>
      <w:rPr>
        <w:rFonts w:ascii="Symbol" w:hAnsi="Symbol" w:hint="default"/>
        <w:color w:val="auto"/>
      </w:rPr>
    </w:lvl>
    <w:lvl w:ilvl="7" w:tplc="853AA464">
      <w:start w:val="1"/>
      <w:numFmt w:val="bullet"/>
      <w:lvlText w:val=""/>
      <w:lvlJc w:val="left"/>
      <w:pPr>
        <w:ind w:left="2880" w:hanging="360"/>
      </w:pPr>
      <w:rPr>
        <w:rFonts w:ascii="Symbol" w:hAnsi="Symbol" w:hint="default"/>
        <w:color w:val="auto"/>
      </w:rPr>
    </w:lvl>
    <w:lvl w:ilvl="8" w:tplc="0CB6E53C">
      <w:start w:val="1"/>
      <w:numFmt w:val="bullet"/>
      <w:lvlText w:val=""/>
      <w:lvlJc w:val="left"/>
      <w:pPr>
        <w:ind w:left="3240" w:hanging="360"/>
      </w:pPr>
      <w:rPr>
        <w:rFonts w:ascii="Symbol" w:hAnsi="Symbol" w:hint="default"/>
        <w:color w:val="auto"/>
      </w:rPr>
    </w:lvl>
  </w:abstractNum>
  <w:abstractNum w:abstractNumId="4" w15:restartNumberingAfterBreak="0">
    <w:nsid w:val="23E53823"/>
    <w:multiLevelType w:val="hybridMultilevel"/>
    <w:tmpl w:val="C74EA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8E45E5"/>
    <w:multiLevelType w:val="hybridMultilevel"/>
    <w:tmpl w:val="3C4823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A87AE1"/>
    <w:multiLevelType w:val="hybridMultilevel"/>
    <w:tmpl w:val="9AB8F1AC"/>
    <w:lvl w:ilvl="0" w:tplc="6C64A7E2">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140BA"/>
    <w:multiLevelType w:val="hybridMultilevel"/>
    <w:tmpl w:val="AB020C7A"/>
    <w:styleLink w:val="Q-Appendix-numbers"/>
    <w:lvl w:ilvl="0" w:tplc="E6FE526A">
      <w:start w:val="1"/>
      <w:numFmt w:val="decimal"/>
      <w:pStyle w:val="Q-Appendix-Numeric"/>
      <w:suff w:val="space"/>
      <w:lvlText w:val="Appendix %1."/>
      <w:lvlJc w:val="left"/>
      <w:pPr>
        <w:ind w:left="360" w:hanging="360"/>
      </w:pPr>
      <w:rPr>
        <w:rFonts w:ascii="Times New Roman Bold" w:hAnsi="Times New Roman Bold" w:hint="default"/>
        <w:b/>
        <w:i w:val="0"/>
        <w:sz w:val="28"/>
      </w:rPr>
    </w:lvl>
    <w:lvl w:ilvl="1" w:tplc="148EF232">
      <w:start w:val="1"/>
      <w:numFmt w:val="lowerLetter"/>
      <w:lvlText w:val="%2)"/>
      <w:lvlJc w:val="left"/>
      <w:pPr>
        <w:ind w:left="720" w:hanging="360"/>
      </w:pPr>
      <w:rPr>
        <w:rFonts w:hint="default"/>
      </w:rPr>
    </w:lvl>
    <w:lvl w:ilvl="2" w:tplc="2340D43C">
      <w:start w:val="1"/>
      <w:numFmt w:val="lowerRoman"/>
      <w:lvlText w:val="%3)"/>
      <w:lvlJc w:val="left"/>
      <w:pPr>
        <w:ind w:left="1080" w:hanging="360"/>
      </w:pPr>
      <w:rPr>
        <w:rFonts w:hint="default"/>
      </w:rPr>
    </w:lvl>
    <w:lvl w:ilvl="3" w:tplc="91F2766A">
      <w:start w:val="1"/>
      <w:numFmt w:val="decimal"/>
      <w:lvlText w:val="(%4)"/>
      <w:lvlJc w:val="left"/>
      <w:pPr>
        <w:ind w:left="1440" w:hanging="360"/>
      </w:pPr>
      <w:rPr>
        <w:rFonts w:hint="default"/>
      </w:rPr>
    </w:lvl>
    <w:lvl w:ilvl="4" w:tplc="60749A1A">
      <w:start w:val="1"/>
      <w:numFmt w:val="lowerLetter"/>
      <w:lvlText w:val="(%5)"/>
      <w:lvlJc w:val="left"/>
      <w:pPr>
        <w:ind w:left="1800" w:hanging="360"/>
      </w:pPr>
      <w:rPr>
        <w:rFonts w:hint="default"/>
      </w:rPr>
    </w:lvl>
    <w:lvl w:ilvl="5" w:tplc="68F4F5C2">
      <w:start w:val="1"/>
      <w:numFmt w:val="lowerRoman"/>
      <w:lvlText w:val="(%6)"/>
      <w:lvlJc w:val="left"/>
      <w:pPr>
        <w:ind w:left="2160" w:hanging="360"/>
      </w:pPr>
      <w:rPr>
        <w:rFonts w:hint="default"/>
      </w:rPr>
    </w:lvl>
    <w:lvl w:ilvl="6" w:tplc="983A61DC">
      <w:start w:val="1"/>
      <w:numFmt w:val="decimal"/>
      <w:lvlText w:val="%7."/>
      <w:lvlJc w:val="left"/>
      <w:pPr>
        <w:ind w:left="2520" w:hanging="360"/>
      </w:pPr>
      <w:rPr>
        <w:rFonts w:hint="default"/>
      </w:rPr>
    </w:lvl>
    <w:lvl w:ilvl="7" w:tplc="C2BC2C78">
      <w:start w:val="1"/>
      <w:numFmt w:val="lowerLetter"/>
      <w:lvlText w:val="%8."/>
      <w:lvlJc w:val="left"/>
      <w:pPr>
        <w:ind w:left="2880" w:hanging="360"/>
      </w:pPr>
      <w:rPr>
        <w:rFonts w:hint="default"/>
      </w:rPr>
    </w:lvl>
    <w:lvl w:ilvl="8" w:tplc="3C0E599E">
      <w:start w:val="1"/>
      <w:numFmt w:val="lowerRoman"/>
      <w:lvlText w:val="%9."/>
      <w:lvlJc w:val="left"/>
      <w:pPr>
        <w:ind w:left="3240" w:hanging="360"/>
      </w:pPr>
      <w:rPr>
        <w:rFonts w:hint="default"/>
      </w:rPr>
    </w:lvl>
  </w:abstractNum>
  <w:abstractNum w:abstractNumId="8" w15:restartNumberingAfterBreak="0">
    <w:nsid w:val="3C537163"/>
    <w:multiLevelType w:val="hybridMultilevel"/>
    <w:tmpl w:val="4F32A25C"/>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E348D"/>
    <w:multiLevelType w:val="hybridMultilevel"/>
    <w:tmpl w:val="6FBE44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826D7"/>
    <w:multiLevelType w:val="hybridMultilevel"/>
    <w:tmpl w:val="AB020C7A"/>
    <w:numStyleLink w:val="Q-Appendix-numbers"/>
  </w:abstractNum>
  <w:abstractNum w:abstractNumId="11" w15:restartNumberingAfterBreak="0">
    <w:nsid w:val="49701B8B"/>
    <w:multiLevelType w:val="hybridMultilevel"/>
    <w:tmpl w:val="A85AFB96"/>
    <w:lvl w:ilvl="0" w:tplc="6876CDF6">
      <w:start w:val="3"/>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66DFA"/>
    <w:multiLevelType w:val="hybridMultilevel"/>
    <w:tmpl w:val="CC38F736"/>
    <w:lvl w:ilvl="0" w:tplc="18AE15E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B7C68B9"/>
    <w:multiLevelType w:val="hybridMultilevel"/>
    <w:tmpl w:val="83F28102"/>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4611F"/>
    <w:multiLevelType w:val="multilevel"/>
    <w:tmpl w:val="6878450C"/>
    <w:lvl w:ilvl="0">
      <w:start w:val="1"/>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061941"/>
    <w:multiLevelType w:val="hybridMultilevel"/>
    <w:tmpl w:val="4F480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FD350D9"/>
    <w:multiLevelType w:val="hybridMultilevel"/>
    <w:tmpl w:val="D5D4A672"/>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A5369"/>
    <w:multiLevelType w:val="hybridMultilevel"/>
    <w:tmpl w:val="A8404AA2"/>
    <w:lvl w:ilvl="0" w:tplc="FFFFFFFF">
      <w:start w:val="2"/>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F6227B"/>
    <w:multiLevelType w:val="hybridMultilevel"/>
    <w:tmpl w:val="14A0A85A"/>
    <w:lvl w:ilvl="0" w:tplc="2EACEF38">
      <w:start w:val="1"/>
      <w:numFmt w:val="decimal"/>
      <w:lvlText w:val="%1."/>
      <w:lvlJc w:val="left"/>
      <w:pPr>
        <w:ind w:left="360" w:hanging="360"/>
      </w:pPr>
      <w:rPr>
        <w:rFonts w:hint="default"/>
      </w:rPr>
    </w:lvl>
    <w:lvl w:ilvl="1" w:tplc="BCF2FF88">
      <w:start w:val="1"/>
      <w:numFmt w:val="lowerLetter"/>
      <w:lvlText w:val="%2."/>
      <w:lvlJc w:val="left"/>
      <w:pPr>
        <w:ind w:left="1080" w:hanging="360"/>
      </w:pPr>
    </w:lvl>
    <w:lvl w:ilvl="2" w:tplc="8E32935A">
      <w:start w:val="1"/>
      <w:numFmt w:val="lowerRoman"/>
      <w:lvlText w:val="%3."/>
      <w:lvlJc w:val="left"/>
      <w:pPr>
        <w:ind w:left="1800" w:hanging="180"/>
      </w:pPr>
    </w:lvl>
    <w:lvl w:ilvl="3" w:tplc="51FCBFD6">
      <w:start w:val="1"/>
      <w:numFmt w:val="decimal"/>
      <w:lvlText w:val="%4."/>
      <w:lvlJc w:val="left"/>
      <w:pPr>
        <w:ind w:left="2520" w:hanging="360"/>
      </w:pPr>
    </w:lvl>
    <w:lvl w:ilvl="4" w:tplc="1430D43C">
      <w:start w:val="1"/>
      <w:numFmt w:val="lowerLetter"/>
      <w:lvlText w:val="%5."/>
      <w:lvlJc w:val="left"/>
      <w:pPr>
        <w:ind w:left="3240" w:hanging="360"/>
      </w:pPr>
    </w:lvl>
    <w:lvl w:ilvl="5" w:tplc="97E80E6C">
      <w:start w:val="1"/>
      <w:numFmt w:val="lowerRoman"/>
      <w:lvlText w:val="%6."/>
      <w:lvlJc w:val="left"/>
      <w:pPr>
        <w:ind w:left="3960" w:hanging="180"/>
      </w:pPr>
    </w:lvl>
    <w:lvl w:ilvl="6" w:tplc="8A8A7B88">
      <w:start w:val="1"/>
      <w:numFmt w:val="decimal"/>
      <w:lvlText w:val="%7."/>
      <w:lvlJc w:val="left"/>
      <w:pPr>
        <w:ind w:left="4680" w:hanging="360"/>
      </w:pPr>
    </w:lvl>
    <w:lvl w:ilvl="7" w:tplc="71A42724">
      <w:start w:val="1"/>
      <w:numFmt w:val="lowerLetter"/>
      <w:lvlText w:val="%8."/>
      <w:lvlJc w:val="left"/>
      <w:pPr>
        <w:ind w:left="5400" w:hanging="360"/>
      </w:pPr>
    </w:lvl>
    <w:lvl w:ilvl="8" w:tplc="FC76ECEE">
      <w:start w:val="1"/>
      <w:numFmt w:val="lowerRoman"/>
      <w:lvlText w:val="%9."/>
      <w:lvlJc w:val="left"/>
      <w:pPr>
        <w:ind w:left="6120" w:hanging="180"/>
      </w:pPr>
    </w:lvl>
  </w:abstractNum>
  <w:abstractNum w:abstractNumId="19" w15:restartNumberingAfterBreak="0">
    <w:nsid w:val="7F576E7B"/>
    <w:multiLevelType w:val="hybridMultilevel"/>
    <w:tmpl w:val="5372C390"/>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multiLevelType w:val="multilevel"/>
    <w:lvl w:ilvl="0">
      <w:start w:val="1"/>
      <w:numFmt w:val="decimal"/>
      <w:lvlText w:val="%1."/>
      <w:lvlJc w:val="left"/>
      <w:pPr>
        <w:ind w:left="720" w:hanging="360"/>
      </w:pPr>
    </w:lvl>
    <w:lvl w:ilvl="1">
      <w:start w:val="1"/>
      <w:numFmt w:val="lowerLetter"/>
      <w:lvlText w:val="%2."/>
      <w:lvlJc w:val="left"/>
      <w:pPr>
        <w:ind w:left="1440" w:hanging="360"/>
      </w:pPr>
    </w:lvl>
  </w:abstractNum>
  <w:abstractNum w:abstractNumId="21">
    <w:multiLevelType w:val="multilevel"/>
    <w:lvl w:ilvl="0">
      <w:start w:val="1"/>
      <w:numFmt w:val="decimal"/>
      <w:lvlText w:val="%1."/>
      <w:lvlJc w:val="left"/>
      <w:pPr>
        <w:ind w:left="720" w:hanging="360"/>
      </w:pPr>
    </w:lvl>
    <w:lvl w:ilvl="1">
      <w:start w:val="1"/>
      <w:numFmt w:val="lowerLetter"/>
      <w:lvlText w:val="%2."/>
      <w:lvlJc w:val="left"/>
      <w:pPr>
        <w:ind w:left="1440" w:hanging="360"/>
      </w:pPr>
    </w:lvl>
  </w:abstractNum>
  <w:num w:numId="1" w16cid:durableId="369957159">
    <w:abstractNumId w:val="14"/>
  </w:num>
  <w:num w:numId="2" w16cid:durableId="1276444814">
    <w:abstractNumId w:val="18"/>
  </w:num>
  <w:num w:numId="3" w16cid:durableId="1015349258">
    <w:abstractNumId w:val="3"/>
  </w:num>
  <w:num w:numId="4" w16cid:durableId="709498249">
    <w:abstractNumId w:val="7"/>
  </w:num>
  <w:num w:numId="5" w16cid:durableId="931014659">
    <w:abstractNumId w:val="10"/>
  </w:num>
  <w:num w:numId="6" w16cid:durableId="1707868871">
    <w:abstractNumId w:val="9"/>
  </w:num>
  <w:num w:numId="7" w16cid:durableId="1368331956">
    <w:abstractNumId w:val="4"/>
  </w:num>
  <w:num w:numId="8" w16cid:durableId="46875197">
    <w:abstractNumId w:val="15"/>
  </w:num>
  <w:num w:numId="9" w16cid:durableId="1371106851">
    <w:abstractNumId w:val="19"/>
  </w:num>
  <w:num w:numId="10" w16cid:durableId="1041124858">
    <w:abstractNumId w:val="8"/>
  </w:num>
  <w:num w:numId="11" w16cid:durableId="2067339259">
    <w:abstractNumId w:val="2"/>
  </w:num>
  <w:num w:numId="12" w16cid:durableId="574166857">
    <w:abstractNumId w:val="16"/>
  </w:num>
  <w:num w:numId="13" w16cid:durableId="2030133652">
    <w:abstractNumId w:val="6"/>
  </w:num>
  <w:num w:numId="14" w16cid:durableId="562259237">
    <w:abstractNumId w:val="1"/>
  </w:num>
  <w:num w:numId="15" w16cid:durableId="790974288">
    <w:abstractNumId w:val="17"/>
  </w:num>
  <w:num w:numId="16" w16cid:durableId="1395199737">
    <w:abstractNumId w:val="5"/>
  </w:num>
  <w:num w:numId="17" w16cid:durableId="1959992450">
    <w:abstractNumId w:val="12"/>
  </w:num>
  <w:num w:numId="18" w16cid:durableId="1101992365">
    <w:abstractNumId w:val="13"/>
  </w:num>
  <w:num w:numId="19" w16cid:durableId="1757628722">
    <w:abstractNumId w:val="11"/>
  </w:num>
  <w:num w:numId="20" w16cid:durableId="549027541">
    <w:abstractNumId w:val="0"/>
  </w:num>
  <w:numIdMacAtCleanup w:val="5"/>
  <w:num w:numId="21">
    <w:abstractNumId w:val="20"/>
  </w:num>
  <w:num w:numId="2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CED"/>
    <w:rsid w:val="00013337"/>
    <w:rsid w:val="00096F59"/>
    <w:rsid w:val="00237E0D"/>
    <w:rsid w:val="00251FF8"/>
    <w:rsid w:val="00280957"/>
    <w:rsid w:val="003E5338"/>
    <w:rsid w:val="00642CFA"/>
    <w:rsid w:val="007A3790"/>
    <w:rsid w:val="008713E3"/>
    <w:rsid w:val="008F7725"/>
    <w:rsid w:val="009428D2"/>
    <w:rsid w:val="00A42343"/>
    <w:rsid w:val="00D84CED"/>
    <w:rsid w:val="00DD6213"/>
    <w:rsid w:val="00F64ACA"/>
    <w:rsid w:val="00F92B20"/>
    <w:rsid w:val="00FA0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05A2"/>
  <w15:docId w15:val="{B302AACA-072A-4F3B-97A8-5420DC50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eastAsia="Times New Roman" w:cs="Times New Roman"/>
      <w:sz w:val="24"/>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imes New Roman" w:eastAsiaTheme="majorEastAsia" w:hAnsi="Times New Roman" w:cstheme="majorBidi"/>
      <w:spacing w:val="-10"/>
      <w:szCs w:val="56"/>
    </w:rPr>
  </w:style>
  <w:style w:type="character" w:customStyle="1" w:styleId="TitleChar">
    <w:name w:val="Title Char"/>
    <w:basedOn w:val="DefaultParagraphFont"/>
    <w:link w:val="Title"/>
    <w:uiPriority w:val="10"/>
    <w:rPr>
      <w:rFonts w:ascii="Times New Roman" w:eastAsiaTheme="majorEastAsia" w:hAnsi="Times New Roman" w:cstheme="majorBidi"/>
      <w:spacing w:val="-10"/>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semiHidden/>
    <w:rPr>
      <w:rFonts w:ascii="Verdana" w:hAnsi="Verdana"/>
      <w:vertAlign w:val="superscript"/>
    </w:rPr>
  </w:style>
  <w:style w:type="paragraph" w:styleId="Caption">
    <w:name w:val="caption"/>
    <w:basedOn w:val="Normal"/>
    <w:next w:val="Normal"/>
    <w:link w:val="CaptionChar"/>
    <w:qFormat/>
    <w:pPr>
      <w:spacing w:after="0" w:line="240" w:lineRule="auto"/>
    </w:pPr>
    <w:rPr>
      <w:rFonts w:ascii="Verdana" w:eastAsia="SimSun" w:hAnsi="Verdana" w:cs="Verdana"/>
      <w:b/>
      <w:bCs/>
      <w:sz w:val="20"/>
      <w:szCs w:val="20"/>
      <w:lang w:val="en-GB" w:eastAsia="zh-CN"/>
      <w14:ligatures w14:val="none"/>
    </w:rPr>
  </w:style>
  <w:style w:type="character" w:customStyle="1" w:styleId="CaptionChar">
    <w:name w:val="Caption Char"/>
    <w:link w:val="Caption"/>
    <w:rPr>
      <w:rFonts w:ascii="Verdana" w:eastAsia="SimSun" w:hAnsi="Verdana" w:cs="Verdana"/>
      <w:b/>
      <w:bCs/>
      <w:sz w:val="20"/>
      <w:szCs w:val="20"/>
      <w:lang w:val="en-GB" w:eastAsia="zh-CN"/>
      <w14:ligatures w14:val="none"/>
    </w:rPr>
  </w:style>
  <w:style w:type="character" w:styleId="SubtleEmphasis">
    <w:name w:val="Subtle Emphasis"/>
    <w:basedOn w:val="DefaultParagraphFont"/>
    <w:uiPriority w:val="19"/>
    <w:qFormat/>
    <w:rsid w:val="00013337"/>
    <w:rPr>
      <w:i/>
      <w:iCs/>
      <w:color w:val="404040" w:themeColor="text1" w:themeTint="BF"/>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after="0" w:line="240" w:lineRule="auto"/>
    </w:pPr>
  </w:style>
  <w:style w:type="table" w:customStyle="1" w:styleId="NormalGrid">
    <w:name w:val="Normal Grid"/>
    <w:basedOn w:val="TableNormal"/>
    <w:uiPriority w:val="39"/>
    <w:rsid w:val="00A42343"/>
    <w:pPr>
      <w:spacing w:after="0" w:line="240" w:lineRule="auto"/>
    </w:pPr>
    <w:rPr>
      <w:rFonts w:ascii="Georgia"/>
      <w:sz w:val="21"/>
      <w:szCs w:val="22"/>
      <w14:ligatures w14:val="none"/>
    </w:rPr>
    <w:tblPr>
      <w:tblCellMar>
        <w:top w:w="80" w:type="dxa"/>
        <w:left w:w="160" w:type="dxa"/>
        <w:bottom w:w="80" w:type="dxa"/>
        <w:right w:w="160" w:type="dxa"/>
      </w:tblCellMar>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14:ligatures w14:val="none"/>
    </w:rPr>
  </w:style>
  <w:style w:type="character" w:styleId="FollowedHyperlink">
    <w:name w:val="FollowedHyperlink"/>
    <w:basedOn w:val="DefaultParagraphFont"/>
    <w:uiPriority w:val="99"/>
    <w:semiHidden/>
    <w:unhideWhenUsed/>
    <w:rPr>
      <w:color w:val="96607D" w:themeColor="followedHyperlink"/>
      <w:u w:val="single"/>
    </w:rPr>
  </w:style>
  <w:style w:type="paragraph" w:customStyle="1" w:styleId="Q-TableText-LeftAligned">
    <w:name w:val="Q-Table Text - Left Aligned"/>
    <w:basedOn w:val="Normal"/>
    <w:pPr>
      <w:spacing w:after="0" w:line="240" w:lineRule="auto"/>
    </w:pPr>
    <w:rPr>
      <w:rFonts w:ascii="Times New Roman" w:eastAsia="Times New Roman" w:hAnsi="Times New Roman" w:cs="Times New Roman"/>
      <w:sz w:val="20"/>
    </w:rPr>
  </w:style>
  <w:style w:type="numbering" w:customStyle="1" w:styleId="Q-Appendix-numbers">
    <w:name w:val="Q-Appendix - numbers"/>
    <w:uiPriority w:val="99"/>
    <w:pPr>
      <w:numPr>
        <w:numId w:val="4"/>
      </w:numPr>
    </w:pPr>
  </w:style>
  <w:style w:type="paragraph" w:customStyle="1" w:styleId="Q-Appendix-Numeric">
    <w:name w:val="Q-Appendix - Numeric"/>
    <w:basedOn w:val="Normal"/>
    <w:next w:val="Normal"/>
    <w:pPr>
      <w:numPr>
        <w:numId w:val="5"/>
      </w:numPr>
      <w:spacing w:before="240" w:after="120" w:line="240" w:lineRule="auto"/>
      <w:outlineLvl w:val="0"/>
    </w:pPr>
    <w:rPr>
      <w:rFonts w:ascii="Times New Roman" w:eastAsia="Times New Roman" w:hAnsi="Times New Roman" w:cs="Times New Roman"/>
      <w:b/>
      <w:sz w:val="28"/>
    </w:rPr>
  </w:style>
  <w:style w:type="paragraph" w:customStyle="1" w:styleId="Q-TableHeaderText-LeftAligned">
    <w:name w:val="Q-Table Header Text - Left Aligned"/>
    <w:basedOn w:val="Normal"/>
    <w:pPr>
      <w:spacing w:after="0" w:line="240" w:lineRule="auto"/>
    </w:pPr>
    <w:rPr>
      <w:rFonts w:ascii="Times New Roman" w:eastAsia="Times New Roman" w:hAnsi="Times New Roman" w:cs="Times New Roman"/>
      <w:b/>
      <w:sz w:val="20"/>
    </w:rPr>
  </w:style>
  <w:style w:type="paragraph" w:customStyle="1" w:styleId="Q-TableFoonote">
    <w:name w:val="Q-Table Foonote"/>
    <w:pPr>
      <w:spacing w:after="0" w:line="240" w:lineRule="auto"/>
    </w:pPr>
    <w:rPr>
      <w:rFonts w:ascii="Times New Roman" w:eastAsia="Times New Roman" w:hAnsi="Times New Roman" w:cs="Times New Roman"/>
      <w:sz w:val="20"/>
    </w:rPr>
  </w:style>
  <w:style w:type="paragraph" w:customStyle="1" w:styleId="Q-TableFootnote">
    <w:name w:val="Q-Table Footnote"/>
    <w:pPr>
      <w:spacing w:after="0" w:line="240" w:lineRule="auto"/>
    </w:pPr>
    <w:rPr>
      <w:rFonts w:ascii="Times New Roman" w:eastAsia="Times New Roman" w:hAnsi="Times New Roman" w:cs="Times New Roman"/>
      <w:sz w:val="20"/>
    </w:rPr>
  </w:style>
  <w:style w:type="paragraph" w:customStyle="1" w:styleId="Q-TableHeaderText-Centered">
    <w:name w:val="Q-Table Header Text - Centered"/>
    <w:basedOn w:val="Normal"/>
    <w:pPr>
      <w:spacing w:after="0" w:line="240" w:lineRule="auto"/>
      <w:jc w:val="center"/>
    </w:pPr>
    <w:rPr>
      <w:rFonts w:ascii="Times New Roman" w:eastAsia="Times New Roman" w:hAnsi="Times New Roman" w:cs="Times New Roman"/>
      <w:b/>
      <w:sz w:val="20"/>
    </w:rPr>
  </w:style>
  <w:style w:type="paragraph" w:customStyle="1" w:styleId="Q-TableText-Centered">
    <w:name w:val="Q-Table Text - Centered"/>
    <w:basedOn w:val="Normal"/>
    <w:pPr>
      <w:spacing w:after="0" w:line="240" w:lineRule="auto"/>
      <w:jc w:val="center"/>
    </w:pPr>
    <w:rPr>
      <w:rFonts w:ascii="Times New Roman" w:eastAsia="Times New Roman" w:hAnsi="Times New Roman" w:cs="Times New Roman"/>
      <w:sz w:val="20"/>
    </w:rPr>
  </w:style>
  <w:style w:type="paragraph" w:styleId="TOCHeading">
    <w:name w:val="TOC Heading"/>
    <w:basedOn w:val="Heading1"/>
    <w:next w:val="Normal"/>
    <w:uiPriority w:val="39"/>
    <w:unhideWhenUsed/>
    <w:qFormat/>
    <w:pPr>
      <w:spacing w:before="240" w:after="0" w:line="259" w:lineRule="auto"/>
      <w:outlineLvl w:val="9"/>
    </w:pPr>
    <w:rPr>
      <w:rFonts w:ascii="Times New Roman" w:hAnsi="Times New Roman" w:eastAsia="Times New Roman" w:cs="Times New Roman"/>
      <w:sz w:val="24"/>
      <w:szCs w:val="32"/>
      <w14:ligatures w14:val="none"/>
    </w:rPr>
  </w:style>
  <w:style w:type="paragraph" w:customStyle="1" w:styleId="QBodyText">
    <w:name w:val="Q Body Text"/>
    <w:basedOn w:val="BodyText"/>
    <w:qFormat/>
    <w:pPr>
      <w:spacing w:line="240" w:lineRule="auto"/>
    </w:pPr>
    <w:rPr>
      <w:rFonts w:ascii="Times New Roman" w:eastAsia="Times New Roman" w:hAnsi="Times New Roman" w:cs="Times New Roman"/>
      <w:color w:val="000000" w:themeColor="text1"/>
      <w14:ligatures w14:val="none"/>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TableofFigures">
    <w:name w:val="table of figures"/>
    <w:basedOn w:val="Normal"/>
    <w:next w:val="Normal"/>
    <w:uiPriority w:val="99"/>
    <w:unhideWhenUsed/>
    <w:pPr>
      <w:spacing w:after="0"/>
    </w:pPr>
  </w:style>
  <w:style w:type="character" w:styleId="Emphasis">
    <w:name w:val="Emphasis"/>
    <w:basedOn w:val="DefaultParagraphFont"/>
    <w:uiPriority w:val="20"/>
    <w:qFormat/>
    <w:rPr>
      <w:i/>
      <w:iCs/>
    </w:rPr>
  </w:style>
  <w:style w:type="paragraph" w:customStyle="1" w:styleId="Q-List1-2-3">
    <w:name w:val="Q-List 1-2-3"/>
    <w:pPr>
      <w:spacing w:before="60" w:after="60"/>
      <w:ind w:left="360" w:hanging="360"/>
      <w:numPr>
        <w:ilvl w:val="0"/>
        <w:numId w:val="20"/>
      </w:numPr>
    </w:pPr>
    <w:rPr>
      <w:rFonts w:ascii="Times New Roman" w:hAnsi="Times New Roman"/>
    </w:rPr>
  </w:style>
  <w:style w:type="paragraph" w:customStyle="1" w:styleId="Q-BulletList">
    <w:name w:val="Q-Bullet List"/>
    <w:pPr>
      <w:spacing w:after="120" w:line="240" w:lineRule="auto"/>
      <w:ind w:left="720" w:hanging="360"/>
    </w:pPr>
    <w:rPr>
      <w:rFonts w:ascii="Times New Roman" w:hAnsi="Times New Roman"/>
    </w:rPr>
  </w:style>
  <w:style w:type="paragraph" w:customStyle="1" w:styleId="Q-Title">
    <w:name w:val="Q-Title"/>
    <w:pPr>
      <w:tabs>
        <w:tab w:val="left" w:pos="720"/>
      </w:tabs>
      <w:spacing w:before="240" w:after="120" w:line="240" w:lineRule="auto"/>
      <w:jc w:val="center"/>
    </w:pPr>
    <w:rPr>
      <w:rFonts w:ascii="Times New Roman" w:hAnsi="Times New Roman"/>
      <w:b/>
      <w:sz w:val="28"/>
    </w:rPr>
  </w:style>
  <w:style w:type="paragraph" w:customStyle="1" w:styleId="Q-Table-Footnote">
    <w:name w:val="Q-Table-Footnote"/>
    <w:pPr>
      <w:spacing w:after="0" w:line="240" w:lineRule="auto"/>
    </w:pPr>
    <w:rPr>
      <w:rFonts w:ascii="Times New Roman" w:hAnsi="Times New Roman"/>
      <w:sz w:val="20"/>
    </w:rPr>
  </w:style>
  <w:style w:type="paragraph" w:customStyle="1" w:styleId="Q-Header">
    <w:name w:val="Q-Header"/>
    <w:pPr>
      <w:tabs>
        <w:tab w:val="center" w:pos="4680"/>
        <w:tab w:val="right" w:pos="9360"/>
      </w:tabs>
      <w:spacing w:after="0" w:line="240" w:lineRule="auto"/>
    </w:pPr>
    <w:rPr>
      <w:rFonts w:ascii="Times New Roman" w:hAnsi="Times New Roman"/>
      <w:sz w:val="20"/>
    </w:rPr>
  </w:style>
  <w:style w:type="paragraph" w:customStyle="1" w:styleId="Q-Footer">
    <w:name w:val="Q-Footer"/>
    <w:pPr>
      <w:tabs>
        <w:tab w:val="center" w:pos="4680"/>
        <w:tab w:val="right" w:pos="9360"/>
      </w:tabs>
      <w:spacing w:after="0" w:line="240" w:lineRule="auto"/>
      <w:jc w:val="center"/>
    </w:pPr>
    <w:rPr>
      <w:rFonts w:ascii="Times New Roman" w:hAnsi="Times New Roman"/>
      <w:sz w:val="20"/>
    </w:rPr>
  </w:style>
  <w:style w:type="paragraph" w:customStyle="1" w:styleId="Q-CaptionContd">
    <w:name w:val="Q-Caption (Contd)"/>
    <w:pPr>
      <w:keepNext/>
      <w:tabs>
        <w:tab w:val="left" w:pos="1440"/>
      </w:tabs>
      <w:spacing w:before="120" w:after="120"/>
      <w:ind w:left="1440" w:hanging="1440"/>
    </w:pPr>
    <w:rPr>
      <w:rFonts w:ascii="Times New Roman" w:hAnsi="Times New Roman"/>
      <w:b/>
    </w:rPr>
  </w:style>
  <w:style w:type="paragraph" w:customStyle="1" w:styleId="Q-Heading1">
    <w:name w:val="Q-Heading 1"/>
    <w:pPr>
      <w:keepNext/>
      <w:pageBreakBefore/>
      <w:tabs>
        <w:tab w:val="left" w:pos="720"/>
      </w:tabs>
      <w:spacing w:before="240" w:after="120" w:line="240" w:lineRule="auto"/>
      <w:ind w:left="475" w:hanging="475"/>
      <w:outlineLvl w:val="0"/>
      <w:numPr>
        <w:ilvl w:val="0"/>
        <w:numId w:val="1"/>
      </w:numPr>
    </w:pPr>
    <w:rPr>
      <w:rFonts w:ascii="Times New Roman" w:hAnsi="Times New Roman"/>
      <w:b/>
      <w:sz w:val="28"/>
    </w:rPr>
  </w:style>
  <w:style w:type="paragraph" w:customStyle="1" w:styleId="Q-Heading2">
    <w:name w:val="Q-Heading 2"/>
    <w:pPr>
      <w:keepNext/>
      <w:tabs>
        <w:tab w:val="left" w:pos="720"/>
      </w:tabs>
      <w:spacing w:before="120" w:after="120" w:line="240" w:lineRule="auto"/>
      <w:ind w:left="720" w:hanging="720"/>
      <w:outlineLvl w:val="1"/>
      <w:numPr>
        <w:ilvl w:val="1"/>
        <w:numId w:val="1"/>
      </w:numPr>
    </w:pPr>
    <w:rPr>
      <w:rFonts w:ascii="Times New Roman" w:hAnsi="Times New Roman"/>
      <w:b/>
    </w:rPr>
  </w:style>
  <w:style w:type="paragraph" w:customStyle="1" w:styleId="Q-Heading3">
    <w:name w:val="Q-Heading 3"/>
    <w:pPr>
      <w:keepNext/>
      <w:tabs>
        <w:tab w:val="left" w:pos="907"/>
      </w:tabs>
      <w:spacing w:before="120" w:after="120" w:line="240" w:lineRule="auto"/>
      <w:ind w:left="907" w:hanging="907"/>
      <w:outlineLvl w:val="2"/>
      <w:numPr>
        <w:ilvl w:val="2"/>
        <w:numId w:val="1"/>
      </w:numPr>
    </w:pPr>
    <w:rPr>
      <w:rFonts w:ascii="Times New Roman" w:hAnsi="Times New Roman"/>
      <w:b/>
    </w:rPr>
  </w:style>
  <w:style w:type="paragraph" w:customStyle="1" w:styleId="Q-Heading4">
    <w:name w:val="Q-Heading 4"/>
    <w:pPr>
      <w:keepNext/>
      <w:tabs>
        <w:tab w:val="left" w:pos="1123"/>
      </w:tabs>
      <w:spacing w:before="120" w:after="120" w:line="240" w:lineRule="auto"/>
      <w:ind w:left="1123" w:hanging="1123"/>
      <w:outlineLvl w:val="3"/>
      <w:numPr>
        <w:ilvl w:val="3"/>
        <w:numId w:val="1"/>
      </w:numPr>
    </w:pPr>
    <w:rPr>
      <w:rFonts w:ascii="Times New Roman" w:hAnsi="Times New Roman"/>
      <w:b/>
    </w:rPr>
  </w:style>
  <w:style w:type="paragraph" w:customStyle="1" w:styleId="Q-Heading5">
    <w:name w:val="Q-Heading 5"/>
    <w:pPr>
      <w:keepNext/>
      <w:tabs>
        <w:tab w:val="left" w:pos="1310"/>
      </w:tabs>
      <w:spacing w:before="120" w:after="120" w:line="240" w:lineRule="auto"/>
      <w:ind w:left="1310" w:hanging="1310"/>
      <w:outlineLvl w:val="4"/>
      <w:numPr>
        <w:ilvl w:val="4"/>
        <w:numId w:val="1"/>
      </w:numPr>
    </w:pPr>
    <w:rPr>
      <w:rFonts w:ascii="Times New Roman" w:hAnsi="Times New Roman"/>
      <w:b/>
    </w:rPr>
  </w:style>
  <w:style w:type="paragraph" w:customStyle="1" w:styleId="Q-Heading6">
    <w:name w:val="Q-Heading 6"/>
    <w:pPr>
      <w:keepNext/>
      <w:tabs>
        <w:tab w:val="left" w:pos="1555"/>
      </w:tabs>
      <w:spacing w:before="120" w:after="120" w:line="240" w:lineRule="auto"/>
      <w:ind w:left="1555" w:hanging="1555"/>
      <w:outlineLvl w:val="5"/>
      <w:numPr>
        <w:ilvl w:val="5"/>
        <w:numId w:val="1"/>
      </w:numPr>
    </w:pPr>
    <w:rPr>
      <w:rFonts w:ascii="Times New Roman" w:hAnsi="Times New Roman"/>
      <w:b/>
    </w:rPr>
  </w:style>
  <w:style w:type="paragraph" w:customStyle="1" w:styleId="Q-Heading7">
    <w:name w:val="Q-Heading 7"/>
    <w:pPr>
      <w:keepNext/>
      <w:tabs>
        <w:tab w:val="left" w:pos="1771"/>
      </w:tabs>
      <w:spacing w:before="120" w:after="120" w:line="240" w:lineRule="auto"/>
      <w:ind w:left="1771" w:hanging="1771"/>
      <w:numPr>
        <w:ilvl w:val="6"/>
        <w:numId w:val="1"/>
      </w:numPr>
    </w:pPr>
    <w:rPr>
      <w:rFonts w:ascii="Times New Roman" w:hAnsi="Times New Roman"/>
      <w:b/>
    </w:rPr>
  </w:style>
  <w:style w:type="paragraph" w:customStyle="1" w:styleId="Q-Heading8">
    <w:name w:val="Q-Heading 8"/>
    <w:pPr>
      <w:keepNext/>
      <w:tabs>
        <w:tab w:val="left" w:pos="1987"/>
      </w:tabs>
      <w:spacing w:before="120" w:after="120" w:line="240" w:lineRule="auto"/>
      <w:ind w:left="1987" w:hanging="1987"/>
      <w:numPr>
        <w:ilvl w:val="7"/>
        <w:numId w:val="1"/>
      </w:numPr>
    </w:pPr>
    <w:rPr>
      <w:rFonts w:ascii="Times New Roman" w:hAnsi="Times New Roman"/>
      <w:b/>
    </w:rPr>
  </w:style>
  <w:style w:type="paragraph" w:customStyle="1" w:styleId="Q-Heading9">
    <w:name w:val="Q-Heading 9"/>
    <w:pPr>
      <w:keepNext/>
      <w:tabs>
        <w:tab w:val="left" w:pos="2203"/>
      </w:tabs>
      <w:spacing w:before="120" w:after="120" w:line="240" w:lineRule="auto"/>
      <w:ind w:left="2203" w:hanging="2203"/>
      <w:numPr>
        <w:ilvl w:val="8"/>
        <w:numId w:val="1"/>
      </w:numPr>
    </w:pPr>
    <w:rPr>
      <w:rFonts w:ascii="Times New Roman" w:hAnsi="Times New Roman"/>
      <w:b/>
    </w:rPr>
  </w:style>
  <w:style w:type="character" w:styleId="Strong">
    <w:name w:val="Strong"/>
    <w:basedOn w:val="DefaultParagraphFont"/>
    <w:uiPriority w:val="22"/>
    <w:qFormat/>
    <w:rsid w:val="00F92B20"/>
    <w:rPr>
      <w:b/>
      <w:bCs/>
    </w:rPr>
  </w:style>
  <w:style w:type="paragraph" w:customStyle="1" w:styleId="TOC1">
    <w:name w:val="TOC 1"/>
    <w:rPr>
      <w:rFonts w:ascii="Times New Roman" w:hAnsi="Times New Roman" w:eastAsia="Times New Roman" w:cs="Times New Roman"/>
      <w:sz w:val="24"/>
    </w:rPr>
  </w:style>
  <w:style w:type="paragraph" w:customStyle="1" w:styleId="TOC2">
    <w:name w:val="TOC 2"/>
    <w:rPr>
      <w:rFonts w:ascii="Times New Roman" w:hAnsi="Times New Roman" w:eastAsia="Times New Roman" w:cs="Times New Roman"/>
      <w:sz w:val="24"/>
    </w:rPr>
  </w:style>
  <w:style w:type="paragraph" w:customStyle="1" w:styleId="TOC3">
    <w:name w:val="TOC 3"/>
    <w:rPr>
      <w:rFonts w:ascii="Times New Roman" w:hAnsi="Times New Roman" w:eastAsia="Times New Roman" w:cs="Times New Roman"/>
      <w:sz w:val="24"/>
    </w:rPr>
  </w:style>
  <w:style w:type="paragraph" w:customStyle="1" w:styleId="TOC4">
    <w:name w:val="TOC 4"/>
    <w:rPr>
      <w:rFonts w:ascii="Times New Roman" w:hAnsi="Times New Roman" w:eastAsia="Times New Roman" w:cs="Times New Roman"/>
      <w:sz w:val="24"/>
    </w:rPr>
  </w:style>
  <w:style w:type="paragraph" w:customStyle="1" w:styleId="TOC5">
    <w:name w:val="TOC 5"/>
    <w:rPr>
      <w:rFonts w:ascii="Times New Roman" w:hAnsi="Times New Roman" w:eastAsia="Times New Roman" w:cs="Times New Roman"/>
      <w:sz w:val="24"/>
    </w:rPr>
  </w:style>
  <w:style w:type="paragraph" w:customStyle="1" w:styleId="TOC6">
    <w:name w:val="TOC 6"/>
    <w:rPr>
      <w:rFonts w:ascii="Times New Roman" w:hAnsi="Times New Roman" w:eastAsia="Times New Roman" w:cs="Times New Roman"/>
      <w:sz w:val="24"/>
    </w:rPr>
  </w:style>
  <w:style w:type="paragraph" w:customStyle="1" w:styleId="TOC7">
    <w:name w:val="TOC 7"/>
    <w:rPr>
      <w:rFonts w:ascii="Times New Roman" w:hAnsi="Times New Roman" w:eastAsia="Times New Roman" w:cs="Times New Roman"/>
      <w:sz w:val="24"/>
    </w:rPr>
  </w:style>
  <w:style w:type="paragraph" w:customStyle="1" w:styleId="TOC8">
    <w:name w:val="TOC 8"/>
    <w:rPr>
      <w:rFonts w:ascii="Times New Roman" w:hAnsi="Times New Roman" w:eastAsia="Times New Roman" w:cs="Times New Roman"/>
      <w:sz w:val="24"/>
    </w:rPr>
  </w:style>
  <w:style w:type="paragraph" w:customStyle="1" w:styleId="TOC9">
    <w:name w:val="TOC 9"/>
    <w:rPr>
      <w:rFonts w:ascii="Times New Roman" w:hAnsi="Times New Roman" w:eastAsia="Times New Roman" w:cs="Times New Roman"/>
      <w:sz w:val="24"/>
    </w:rPr>
  </w:style>
  <w:style w:type="paragraph" w:customStyle="1" w:styleId="TableofFigures">
    <w:name w:val="Table of Figures"/>
    <w:rPr>
      <w:rFonts w:ascii="Times New Roman" w:hAnsi="Times New Roman" w:eastAsia="Times New Roman" w:cs="Times New Roman"/>
      <w:sz w:val="24"/>
    </w:rPr>
  </w:style>
  <w:style w:type="paragraph" w:customStyle="1" w:styleId="TableofTables">
    <w:name w:val="Table of Tables"/>
    <w:rPr>
      <w:rFonts w:ascii="Times New Roman" w:hAnsi="Times New Roman" w:eastAsia="Times New Roman" w:cs="Times New Roman"/>
      <w:sz w:val="24"/>
    </w:rPr>
  </w:style>
  <w:style w:type="paragraph" w:customStyle="1" w:styleId="Q-Heading1-NoNum">
    <w:name w:val="Q-Heading 1-NoNum"/>
    <w:pPr>
      <w:keepNext/>
      <w:pageBreakBefore/>
      <w:widowControl/>
      <w:spacing w:before="240" w:after="120" w:line="240" w:lineRule="auto"/>
      <w:jc w:val="left"/>
    </w:pPr>
    <w:rPr>
      <w:rFonts w:ascii="Times New Roman" w:hAnsi="Times New Roman"/>
      <w:b/>
      <w:i w:val="0"/>
      <w:color w:val="000000"/>
      <w:sz w:val="28"/>
      <w:u w:val="none"/>
    </w:rPr>
  </w:style>
  <w:style w:type="paragraph" w:customStyle="1" w:styleId="Q-BodyText">
    <w:name w:val="Q-Body Text"/>
    <w:pPr>
      <w:keepNext w:val="0"/>
      <w:pageBreakBefore w:val="0"/>
      <w:widowControl/>
      <w:spacing w:after="120" w:line="240" w:lineRule="auto"/>
      <w:jc w:val="left"/>
    </w:pPr>
    <w:rPr>
      <w:rFonts w:ascii="Times New Roman" w:hAnsi="Times New Roman"/>
      <w:b w:val="0"/>
      <w:i w:val="0"/>
      <w:color w:val="000000"/>
      <w:sz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5" Type="http://schemas.openxmlformats.org/officeDocument/2006/relationships/footer" Target="footer1.xml"/><Relationship Id="rId16" Type="http://schemas.openxmlformats.org/officeDocument/2006/relationships/comments" Target="comments.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header" Target="header4.xml"/><Relationship Id="rId20" Type="http://schemas.openxmlformats.org/officeDocument/2006/relationships/footer" Target="footer3.xml"/><Relationship Id="rId21" Type="http://schemas.openxmlformats.org/officeDocument/2006/relationships/header" Target="header5.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5915226BE4454D8719C5EF69B2EC10" ma:contentTypeVersion="3" ma:contentTypeDescription="Create a new document." ma:contentTypeScope="" ma:versionID="dba94b2e8dee589b7c84c9f276ef60e3">
  <xsd:schema xmlns:xsd="http://www.w3.org/2001/XMLSchema" xmlns:xs="http://www.w3.org/2001/XMLSchema" xmlns:p="http://schemas.microsoft.com/office/2006/metadata/properties" xmlns:ns2="ae87f620-306b-4eac-92fa-0dd126b0fa6d" targetNamespace="http://schemas.microsoft.com/office/2006/metadata/properties" ma:root="true" ma:fieldsID="69b44555872634b28a1195ce533fef2f" ns2:_="">
    <xsd:import namespace="ae87f620-306b-4eac-92fa-0dd126b0fa6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7f620-306b-4eac-92fa-0dd126b0f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E5FE0A-F2DF-4885-A400-BEC62EE00351}">
  <ds:schemaRefs>
    <ds:schemaRef ds:uri="http://schemas.microsoft.com/office/2006/metadata/properties"/>
    <ds:schemaRef ds:uri="http://schemas.microsoft.com/office/infopath/2007/PartnerControls"/>
    <ds:schemaRef ds:uri="7d460eb0-d6e3-4304-bbc8-354818987f05"/>
    <ds:schemaRef ds:uri="77d8d50f-03d4-44a7-b765-56bd6501b384"/>
  </ds:schemaRefs>
</ds:datastoreItem>
</file>

<file path=customXml/itemProps2.xml><?xml version="1.0" encoding="utf-8"?>
<ds:datastoreItem xmlns:ds="http://schemas.openxmlformats.org/officeDocument/2006/customXml" ds:itemID="{A8B2117B-5CB7-47FC-9B07-441174F28EA6}"/>
</file>

<file path=customXml/itemProps3.xml><?xml version="1.0" encoding="utf-8"?>
<ds:datastoreItem xmlns:ds="http://schemas.openxmlformats.org/officeDocument/2006/customXml" ds:itemID="{0FBEE05D-AE91-466D-90F2-9B56270B7EB1}">
  <ds:schemaRefs>
    <ds:schemaRef ds:uri="http://schemas.openxmlformats.org/officeDocument/2006/bibliography"/>
  </ds:schemaRefs>
</ds:datastoreItem>
</file>

<file path=customXml/itemProps4.xml><?xml version="1.0" encoding="utf-8"?>
<ds:datastoreItem xmlns:ds="http://schemas.openxmlformats.org/officeDocument/2006/customXml" ds:itemID="{008DF40C-90D0-4040-8B2E-DF4F363D9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Swenson</dc:creator>
  <cp:keywords/>
  <dc:description/>
  <cp:lastModifiedBy>Rahul Kumar</cp:lastModifiedBy>
  <cp:revision>6</cp:revision>
  <dcterms:created xsi:type="dcterms:W3CDTF">2026-02-03T12:22:00Z</dcterms:created>
  <dcterms:modified xsi:type="dcterms:W3CDTF">2026-02-03T13:32:00Z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0x0101006F5915226BE4454D8719C5EF69B2EC10</vt:lpwstr>
  </property>
  <property fmtid="{D5CDD505-2E9C-101B-9397-08002B2CF9AE}" pid="3" name="MediaServiceImageTags">
    <vt:lpwstr/>
  </property>
  <property fmtid="{D5CDD505-2E9C-101B-9397-08002B2CF9AE}" pid="4" name="MSIP_Label_865aba1f-78ab-46e7-90f0-72295d14a417_Enabled">
    <vt:lpwstr>true</vt:lpwstr>
  </property>
  <property fmtid="{D5CDD505-2E9C-101B-9397-08002B2CF9AE}" pid="5" name="MSIP_Label_865aba1f-78ab-46e7-90f0-72295d14a417_SetDate">
    <vt:lpwstr>2024-04-03T12:54:22Z</vt:lpwstr>
  </property>
  <property fmtid="{D5CDD505-2E9C-101B-9397-08002B2CF9AE}" pid="6" name="MSIP_Label_865aba1f-78ab-46e7-90f0-72295d14a417_Method">
    <vt:lpwstr>Standard</vt:lpwstr>
  </property>
  <property fmtid="{D5CDD505-2E9C-101B-9397-08002B2CF9AE}" pid="7" name="MSIP_Label_865aba1f-78ab-46e7-90f0-72295d14a417_Name">
    <vt:lpwstr>defa4170-0d19-0005-0004-bc88714345d2</vt:lpwstr>
  </property>
  <property fmtid="{D5CDD505-2E9C-101B-9397-08002B2CF9AE}" pid="8" name="MSIP_Label_865aba1f-78ab-46e7-90f0-72295d14a417_SiteId">
    <vt:lpwstr>9d3e1a33-cc46-4d2f-8f6f-57cfa3a754e4</vt:lpwstr>
  </property>
  <property fmtid="{D5CDD505-2E9C-101B-9397-08002B2CF9AE}" pid="9" name="MSIP_Label_865aba1f-78ab-46e7-90f0-72295d14a417_ActionId">
    <vt:lpwstr>21df96f1-56f5-4039-8ff3-191bbd9345db</vt:lpwstr>
  </property>
  <property fmtid="{D5CDD505-2E9C-101B-9397-08002B2CF9AE}" pid="10" name="MSIP_Label_865aba1f-78ab-46e7-90f0-72295d14a417_ContentBits">
    <vt:lpwstr>0</vt:lpwstr>
  </property>
</Properties>
</file>